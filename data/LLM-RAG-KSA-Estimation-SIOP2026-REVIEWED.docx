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8648" w14:textId="0646E0DA" w:rsidR="00A1227D" w:rsidRPr="00F03B08" w:rsidRDefault="00A1227D" w:rsidP="00A1227D">
      <w:pPr>
        <w:jc w:val="center"/>
        <w:rPr>
          <w:rFonts w:ascii="Times New Roman" w:hAnsi="Times New Roman" w:cs="Times New Roman"/>
        </w:rPr>
      </w:pPr>
      <w:commentRangeStart w:id="2"/>
      <w:r w:rsidRPr="00F03B08">
        <w:rPr>
          <w:rFonts w:ascii="Times New Roman" w:hAnsi="Times New Roman" w:cs="Times New Roman"/>
        </w:rPr>
        <w:t xml:space="preserve">Large Language Models (LLMs) for Job Knowledge, Skill, Attribute (KSA) Estimation: An </w:t>
      </w:r>
      <w:commentRangeStart w:id="0"/>
      <w:r w:rsidRPr="00F03B08">
        <w:rPr>
          <w:rFonts w:ascii="Times New Roman" w:hAnsi="Times New Roman" w:cs="Times New Roman"/>
        </w:rPr>
        <w:t>Evaluation</w:t>
      </w:r>
      <w:commentRangeEnd w:id="0"/>
      <w:r w:rsidR="004B4CA2" w:rsidRPr="00F03B08">
        <w:rPr>
          <w:rStyle w:val="CommentReference"/>
          <w:rFonts w:ascii="Times New Roman" w:hAnsi="Times New Roman" w:cs="Times New Roman"/>
          <w:sz w:val="24"/>
          <w:szCs w:val="24"/>
        </w:rPr>
        <w:commentReference w:id="0"/>
      </w:r>
      <w:commentRangeEnd w:id="2"/>
      <w:r>
        <w:commentReference w:id="2"/>
      </w:r>
    </w:p>
    <w:p w14:paraId="3CC25284" w14:textId="77777777" w:rsidR="00584267" w:rsidRPr="00F03B08" w:rsidRDefault="00584267" w:rsidP="00A1227D">
      <w:pPr>
        <w:jc w:val="center"/>
        <w:rPr>
          <w:rFonts w:ascii="Times New Roman" w:hAnsi="Times New Roman" w:cs="Times New Roman"/>
          <w:b/>
          <w:bCs/>
        </w:rPr>
      </w:pPr>
      <w:commentRangeStart w:id="1"/>
    </w:p>
    <w:p w14:paraId="6A170C58" w14:textId="14ADFF00" w:rsidR="003411E2" w:rsidRPr="00F03B08" w:rsidRDefault="00584267" w:rsidP="003411E2">
      <w:pPr>
        <w:spacing w:after="0" w:line="240" w:lineRule="auto"/>
        <w:jc w:val="center"/>
        <w:rPr>
          <w:rFonts w:ascii="Times New Roman" w:hAnsi="Times New Roman" w:cs="Times New Roman"/>
        </w:rPr>
      </w:pPr>
      <w:r w:rsidRPr="00F03B08">
        <w:rPr>
          <w:rFonts w:ascii="Times New Roman" w:hAnsi="Times New Roman" w:cs="Times New Roman"/>
        </w:rPr>
        <w:t>Kara L. Orvis</w:t>
      </w:r>
      <w:r w:rsidR="003411E2" w:rsidRPr="00F03B08">
        <w:rPr>
          <w:rFonts w:ascii="Times New Roman" w:hAnsi="Times New Roman" w:cs="Times New Roman"/>
        </w:rPr>
        <w:t>, PhD</w:t>
      </w:r>
    </w:p>
    <w:p w14:paraId="24EBB4BC" w14:textId="77E401D9" w:rsidR="00584267" w:rsidRPr="00F03B08" w:rsidRDefault="00584267" w:rsidP="003411E2">
      <w:pPr>
        <w:spacing w:after="0" w:line="240" w:lineRule="auto"/>
        <w:jc w:val="center"/>
        <w:rPr>
          <w:rFonts w:ascii="Times New Roman" w:hAnsi="Times New Roman" w:cs="Times New Roman"/>
        </w:rPr>
      </w:pPr>
      <w:r w:rsidRPr="00F03B08">
        <w:rPr>
          <w:rFonts w:ascii="Times New Roman" w:hAnsi="Times New Roman" w:cs="Times New Roman"/>
        </w:rPr>
        <w:t>Aptima</w:t>
      </w:r>
      <w:r w:rsidR="00FA0E41" w:rsidRPr="00F03B08">
        <w:rPr>
          <w:rFonts w:ascii="Times New Roman" w:hAnsi="Times New Roman" w:cs="Times New Roman"/>
        </w:rPr>
        <w:t>,</w:t>
      </w:r>
      <w:r w:rsidRPr="00F03B08">
        <w:rPr>
          <w:rFonts w:ascii="Times New Roman" w:hAnsi="Times New Roman" w:cs="Times New Roman"/>
        </w:rPr>
        <w:t xml:space="preserve"> Inc.</w:t>
      </w:r>
    </w:p>
    <w:p w14:paraId="461AB4CD" w14:textId="77777777" w:rsidR="003411E2" w:rsidRPr="00F03B08" w:rsidRDefault="003411E2" w:rsidP="003411E2">
      <w:pPr>
        <w:spacing w:after="0" w:line="240" w:lineRule="auto"/>
        <w:jc w:val="center"/>
        <w:rPr>
          <w:rFonts w:ascii="Times New Roman" w:hAnsi="Times New Roman" w:cs="Times New Roman"/>
        </w:rPr>
      </w:pPr>
    </w:p>
    <w:p w14:paraId="64E99EA1" w14:textId="77777777" w:rsidR="003411E2" w:rsidRPr="00F03B08" w:rsidRDefault="00B07CC8" w:rsidP="003411E2">
      <w:pPr>
        <w:spacing w:after="0" w:line="240" w:lineRule="auto"/>
        <w:jc w:val="center"/>
        <w:rPr>
          <w:rFonts w:ascii="Times New Roman" w:hAnsi="Times New Roman" w:cs="Times New Roman"/>
        </w:rPr>
      </w:pPr>
      <w:r w:rsidRPr="00F03B08">
        <w:rPr>
          <w:rFonts w:ascii="Times New Roman" w:hAnsi="Times New Roman" w:cs="Times New Roman"/>
        </w:rPr>
        <w:t>Greg Lockhart</w:t>
      </w:r>
    </w:p>
    <w:p w14:paraId="49342F3D" w14:textId="626201BD" w:rsidR="00C62408" w:rsidRPr="00F03B08" w:rsidRDefault="00B07CC8" w:rsidP="003411E2">
      <w:pPr>
        <w:spacing w:after="0" w:line="240" w:lineRule="auto"/>
        <w:jc w:val="center"/>
        <w:rPr>
          <w:rFonts w:ascii="Times New Roman" w:hAnsi="Times New Roman" w:cs="Times New Roman"/>
        </w:rPr>
      </w:pPr>
      <w:r w:rsidRPr="00F03B08">
        <w:rPr>
          <w:rFonts w:ascii="Times New Roman" w:hAnsi="Times New Roman" w:cs="Times New Roman"/>
        </w:rPr>
        <w:t>Bear Track Coaching</w:t>
      </w:r>
    </w:p>
    <w:p w14:paraId="0BC5A78B" w14:textId="77777777" w:rsidR="003411E2" w:rsidRPr="00F03B08" w:rsidRDefault="003411E2" w:rsidP="003411E2">
      <w:pPr>
        <w:spacing w:after="0" w:line="240" w:lineRule="auto"/>
        <w:jc w:val="center"/>
        <w:rPr>
          <w:rFonts w:ascii="Times New Roman" w:hAnsi="Times New Roman" w:cs="Times New Roman"/>
        </w:rPr>
      </w:pPr>
    </w:p>
    <w:p w14:paraId="36802E20" w14:textId="51472C1E" w:rsidR="003411E2" w:rsidRPr="00F03B08" w:rsidRDefault="00B07CC8" w:rsidP="003411E2">
      <w:pPr>
        <w:spacing w:after="0" w:line="240" w:lineRule="auto"/>
        <w:jc w:val="center"/>
        <w:rPr>
          <w:rFonts w:ascii="Times New Roman" w:hAnsi="Times New Roman" w:cs="Times New Roman"/>
        </w:rPr>
      </w:pPr>
      <w:r w:rsidRPr="00F03B08">
        <w:rPr>
          <w:rFonts w:ascii="Times New Roman" w:hAnsi="Times New Roman" w:cs="Times New Roman"/>
        </w:rPr>
        <w:t>Naiqing Lin</w:t>
      </w:r>
      <w:r w:rsidR="003411E2" w:rsidRPr="00F03B08">
        <w:rPr>
          <w:rFonts w:ascii="Times New Roman" w:hAnsi="Times New Roman" w:cs="Times New Roman"/>
        </w:rPr>
        <w:t>, PhD</w:t>
      </w:r>
    </w:p>
    <w:p w14:paraId="355C3764" w14:textId="4C674E8E" w:rsidR="003411E2" w:rsidRPr="00F03B08" w:rsidRDefault="003411E2" w:rsidP="003411E2">
      <w:pPr>
        <w:spacing w:after="0" w:line="240" w:lineRule="auto"/>
        <w:jc w:val="center"/>
        <w:rPr>
          <w:rFonts w:ascii="Times New Roman" w:hAnsi="Times New Roman" w:cs="Times New Roman"/>
        </w:rPr>
      </w:pPr>
      <w:r w:rsidRPr="00F03B08">
        <w:rPr>
          <w:rFonts w:ascii="Times New Roman" w:hAnsi="Times New Roman" w:cs="Times New Roman"/>
        </w:rPr>
        <w:t>Rachel Taggart, PhD</w:t>
      </w:r>
    </w:p>
    <w:p w14:paraId="49D83E8E" w14:textId="38B9445B" w:rsidR="00B07CC8" w:rsidRPr="00F03B08" w:rsidRDefault="003411E2" w:rsidP="003411E2">
      <w:pPr>
        <w:spacing w:after="0" w:line="240" w:lineRule="auto"/>
        <w:jc w:val="center"/>
        <w:rPr>
          <w:rFonts w:ascii="Times New Roman" w:hAnsi="Times New Roman" w:cs="Times New Roman"/>
        </w:rPr>
      </w:pPr>
      <w:r w:rsidRPr="00F03B08">
        <w:rPr>
          <w:rFonts w:ascii="Times New Roman" w:hAnsi="Times New Roman" w:cs="Times New Roman"/>
        </w:rPr>
        <w:t>U.S. Army Research Institute</w:t>
      </w:r>
    </w:p>
    <w:p w14:paraId="45F4838F" w14:textId="77777777" w:rsidR="003411E2" w:rsidRPr="00F03B08" w:rsidRDefault="003411E2" w:rsidP="003411E2">
      <w:pPr>
        <w:spacing w:after="0" w:line="240" w:lineRule="auto"/>
        <w:jc w:val="center"/>
        <w:rPr>
          <w:rFonts w:ascii="Times New Roman" w:hAnsi="Times New Roman" w:cs="Times New Roman"/>
        </w:rPr>
      </w:pPr>
    </w:p>
    <w:p w14:paraId="7827365A" w14:textId="71D00A0F" w:rsidR="003411E2" w:rsidRPr="00F03B08" w:rsidRDefault="003411E2" w:rsidP="003411E2">
      <w:pPr>
        <w:spacing w:after="0" w:line="240" w:lineRule="auto"/>
        <w:jc w:val="center"/>
        <w:rPr>
          <w:rFonts w:ascii="Times New Roman" w:hAnsi="Times New Roman" w:cs="Times New Roman"/>
        </w:rPr>
      </w:pPr>
      <w:r w:rsidRPr="00F03B08">
        <w:rPr>
          <w:rFonts w:ascii="Times New Roman" w:hAnsi="Times New Roman" w:cs="Times New Roman"/>
        </w:rPr>
        <w:t>Enzo Paradiso</w:t>
      </w:r>
    </w:p>
    <w:p w14:paraId="6EE409F2" w14:textId="691F7639" w:rsidR="00FA0E41" w:rsidRPr="00F03B08" w:rsidRDefault="00FA0E41" w:rsidP="003411E2">
      <w:pPr>
        <w:spacing w:after="0" w:line="240" w:lineRule="auto"/>
        <w:jc w:val="center"/>
        <w:rPr>
          <w:rFonts w:ascii="Times New Roman" w:hAnsi="Times New Roman" w:cs="Times New Roman"/>
        </w:rPr>
      </w:pPr>
      <w:r w:rsidRPr="00F03B08">
        <w:rPr>
          <w:rFonts w:ascii="Times New Roman" w:hAnsi="Times New Roman" w:cs="Times New Roman"/>
        </w:rPr>
        <w:t>Robert McCormack, PhD</w:t>
      </w:r>
    </w:p>
    <w:p w14:paraId="3BF1BC05" w14:textId="5AD35315" w:rsidR="003411E2" w:rsidRPr="00F03B08" w:rsidRDefault="003411E2" w:rsidP="003411E2">
      <w:pPr>
        <w:spacing w:after="0" w:line="240" w:lineRule="auto"/>
        <w:jc w:val="center"/>
        <w:rPr>
          <w:rFonts w:ascii="Times New Roman" w:hAnsi="Times New Roman" w:cs="Times New Roman"/>
        </w:rPr>
      </w:pPr>
      <w:r w:rsidRPr="00F03B08">
        <w:rPr>
          <w:rFonts w:ascii="Times New Roman" w:hAnsi="Times New Roman" w:cs="Times New Roman"/>
        </w:rPr>
        <w:t>Aptima, Inc.</w:t>
      </w:r>
      <w:commentRangeEnd w:id="1"/>
      <w:r w:rsidR="00FA0E41" w:rsidRPr="00F03B08">
        <w:rPr>
          <w:rStyle w:val="CommentReference"/>
          <w:rFonts w:ascii="Times New Roman" w:hAnsi="Times New Roman" w:cs="Times New Roman"/>
          <w:sz w:val="24"/>
          <w:szCs w:val="24"/>
        </w:rPr>
        <w:commentReference w:id="1"/>
      </w:r>
    </w:p>
    <w:p w14:paraId="6FBB620F" w14:textId="77777777" w:rsidR="00FA0E41" w:rsidRPr="00F03B08" w:rsidRDefault="00FA0E41" w:rsidP="003411E2">
      <w:pPr>
        <w:spacing w:after="0" w:line="240" w:lineRule="auto"/>
        <w:jc w:val="center"/>
        <w:rPr>
          <w:rFonts w:ascii="Times New Roman" w:hAnsi="Times New Roman" w:cs="Times New Roman"/>
        </w:rPr>
      </w:pPr>
    </w:p>
    <w:p w14:paraId="566D7BF2" w14:textId="2EF41F33" w:rsidR="00F6541D" w:rsidRPr="00F03B08" w:rsidRDefault="00F6541D">
      <w:pPr>
        <w:rPr>
          <w:rFonts w:ascii="Times New Roman" w:hAnsi="Times New Roman" w:cs="Times New Roman"/>
        </w:rPr>
      </w:pPr>
      <w:r w:rsidRPr="00F03B08">
        <w:rPr>
          <w:rFonts w:ascii="Times New Roman" w:hAnsi="Times New Roman" w:cs="Times New Roman"/>
        </w:rPr>
        <w:br w:type="page"/>
      </w:r>
    </w:p>
    <w:p w14:paraId="592C5235" w14:textId="10985158" w:rsidR="00F151E7" w:rsidRDefault="00F6541D" w:rsidP="00307B11">
      <w:pPr>
        <w:spacing w:after="0" w:line="480" w:lineRule="auto"/>
        <w:ind w:firstLine="720"/>
        <w:rPr>
          <w:rFonts w:ascii="Times New Roman" w:hAnsi="Times New Roman" w:cs="Times New Roman"/>
        </w:rPr>
      </w:pPr>
      <w:r>
        <w:rPr>
          <w:rFonts w:ascii="Times New Roman" w:hAnsi="Times New Roman" w:cs="Times New Roman"/>
        </w:rPr>
        <w:t xml:space="preserve">Modern Army talent management systems such as the Army Talent Alignment Process (ATAP) rely on preferencing as the primary way by which staffing decisions are made. Knowledge, Skill, Attribute (KSA) matching is an additional way to ensure person-job (P-J) </w:t>
      </w:r>
      <w:del w:id="5005" w:author="Naiqing Lin" w:date="2026-08-28T20:00:00Z">
        <w:r>
          <w:rPr>
            <w:rFonts w:ascii="Times New Roman" w:hAnsi="Times New Roman" w:cs="Times New Roman"/>
          </w:rPr>
          <w:delText xml:space="preserve">fit. (Wong &amp; Tetrick, 2017).</w:delText>
        </w:r>
      </w:del>
      <w:ins w:id="5006" w:author="Naiqing Lin" w:date="2026-08-28T20:00:00Z">
        <w:r>
          <w:t xml:space="preserve">fit (Wong &amp; Tetrick, 2017).</w:t>
        </w:r>
      </w:ins>
      <w:r>
        <w:rPr>
          <w:rFonts w:ascii="Times New Roman" w:hAnsi="Times New Roman" w:cs="Times New Roman"/>
        </w:rPr>
        <w:t xml:space="preserve"> </w:t>
      </w:r>
      <w:r>
        <w:rPr>
          <w:rFonts w:ascii="Times New Roman" w:hAnsi="Times New Roman" w:cs="Times New Roman"/>
        </w:rPr>
        <w:t xml:space="preserve">Unfortunately, </w:t>
      </w:r>
      <w:r>
        <w:rPr>
          <w:rFonts w:ascii="Times New Roman" w:hAnsi="Times New Roman" w:cs="Times New Roman"/>
        </w:rPr>
        <w:t xml:space="preserve">Orvis et al. (2024) found many </w:t>
      </w:r>
      <w:r>
        <w:rPr>
          <w:rFonts w:ascii="Times New Roman" w:hAnsi="Times New Roman" w:cs="Times New Roman"/>
        </w:rPr>
        <w:t xml:space="preserve">challenges</w:t>
      </w:r>
      <w:r>
        <w:rPr>
          <w:rFonts w:ascii="Times New Roman" w:hAnsi="Times New Roman" w:cs="Times New Roman"/>
        </w:rPr>
        <w:t xml:space="preserve"> </w:t>
      </w:r>
      <w:r>
        <w:rPr>
          <w:rFonts w:ascii="Times New Roman" w:hAnsi="Times New Roman" w:cs="Times New Roman"/>
        </w:rPr>
        <w:t xml:space="preserve">for the Army in </w:t>
      </w:r>
      <w:r>
        <w:rPr>
          <w:rFonts w:ascii="Times New Roman" w:hAnsi="Times New Roman" w:cs="Times New Roman"/>
        </w:rPr>
        <w:t xml:space="preserve">using KSAs for matching people to jobs</w:t>
      </w:r>
      <w:r>
        <w:rPr>
          <w:rFonts w:ascii="Times New Roman" w:hAnsi="Times New Roman" w:cs="Times New Roman"/>
        </w:rPr>
        <w:t xml:space="preserve"> within the ATAP process</w:t>
      </w:r>
      <w:r>
        <w:rPr>
          <w:rFonts w:ascii="Times New Roman" w:hAnsi="Times New Roman" w:cs="Times New Roman"/>
        </w:rPr>
        <w:t xml:space="preserve">, including </w:t>
      </w:r>
      <w:r>
        <w:rPr>
          <w:rFonts w:ascii="Times New Roman" w:hAnsi="Times New Roman" w:cs="Times New Roman"/>
        </w:rPr>
        <w:t xml:space="preserve">the length of the KSA lists (making it time consuming to rate KSAs), conceptual overlap (hard to distinguish between different KSAs), </w:t>
      </w:r>
      <w:r>
        <w:rPr>
          <w:rFonts w:ascii="Times New Roman" w:hAnsi="Times New Roman" w:cs="Times New Roman"/>
        </w:rPr>
        <w:t xml:space="preserve">and </w:t>
      </w:r>
      <w:r>
        <w:rPr>
          <w:rFonts w:ascii="Times New Roman" w:hAnsi="Times New Roman" w:cs="Times New Roman"/>
        </w:rPr>
        <w:t xml:space="preserve">biases in </w:t>
      </w:r>
      <w:r>
        <w:rPr>
          <w:rFonts w:ascii="Times New Roman" w:hAnsi="Times New Roman" w:cs="Times New Roman"/>
        </w:rPr>
        <w:t xml:space="preserve"> </w:t>
      </w:r>
      <w:del w:id="5001" w:author="Naiqing Lin" w:date="2026-08-28T20:00:00Z">
        <w:r>
          <w:rPr>
            <w:rFonts w:ascii="Times New Roman" w:hAnsi="Times New Roman" w:cs="Times New Roman"/>
          </w:rPr>
          <w:delText xml:space="preserve">self-professing KSAs</w:delText>
        </w:r>
      </w:del>
      <w:ins w:id="5004" w:author="Naiqing Lin" w:date="2026-08-28T20:00:00Z">
        <w:r>
          <w:t xml:space="preserve">self-professed KSAs (hesitancy to consider self-professed KSAs).</w:t>
        </w:r>
      </w:ins>
      <w:del w:id="5002" w:author="Naiqing Lin" w:date="2026-08-28T20:00:00Z">
        <w:r>
          <w:rPr>
            <w:rFonts w:ascii="Times New Roman" w:hAnsi="Times New Roman" w:cs="Times New Roman"/>
          </w:rPr>
          <w:delText xml:space="preserve"> (hesitancy to </w:delText>
        </w:r>
      </w:del>
      <w:del w:id="5003" w:author="Naiqing Lin" w:date="2026-08-28T20:00:00Z">
        <w:r>
          <w:rPr>
            <w:rFonts w:ascii="Times New Roman" w:hAnsi="Times New Roman" w:cs="Times New Roman"/>
          </w:rPr>
          <w:delText xml:space="preserve">consider self-professed KSAs.</w:delText>
        </w:r>
      </w:del>
    </w:p>
    <w:p w14:paraId="740D7398" w14:textId="4AA72D10" w:rsidR="005E73F1" w:rsidRPr="00E5723B" w:rsidRDefault="00CA31D5" w:rsidP="00E5723B">
      <w:pPr>
        <w:spacing w:after="0" w:line="480" w:lineRule="auto"/>
        <w:ind w:firstLine="720"/>
        <w:rPr>
          <w:rFonts w:ascii="Times New Roman" w:hAnsi="Times New Roman" w:cs="Times New Roman"/>
        </w:rPr>
      </w:pPr>
      <w:commentRangeStart w:id="3"/>
      <w:r>
        <w:rPr>
          <w:rFonts w:ascii="Times New Roman" w:hAnsi="Times New Roman" w:cs="Times New Roman"/>
        </w:rPr>
        <w:t xml:space="preserve">The overall objective of this </w:t>
      </w:r>
      <w:r>
        <w:rPr>
          <w:rFonts w:ascii="Times New Roman" w:hAnsi="Times New Roman" w:cs="Times New Roman"/>
        </w:rPr>
        <w:t xml:space="preserve">research</w:t>
      </w:r>
      <w:r>
        <w:rPr>
          <w:rFonts w:ascii="Times New Roman" w:hAnsi="Times New Roman" w:cs="Times New Roman"/>
        </w:rPr>
        <w:t xml:space="preserve"> was to explore the use of machine learning (ML) methods and artificial intelligence (AI) to </w:t>
      </w:r>
      <w:r>
        <w:rPr>
          <w:rFonts w:ascii="Times New Roman" w:hAnsi="Times New Roman" w:cs="Times New Roman"/>
        </w:rPr>
        <w:t xml:space="preserve">reduce biases in KSA </w:t>
      </w:r>
      <w:r>
        <w:rPr>
          <w:rFonts w:ascii="Times New Roman" w:hAnsi="Times New Roman" w:cs="Times New Roman"/>
        </w:rPr>
        <w:t xml:space="preserve">assessments</w:t>
      </w:r>
      <w:r>
        <w:rPr>
          <w:rFonts w:ascii="Times New Roman" w:hAnsi="Times New Roman" w:cs="Times New Roman"/>
        </w:rPr>
        <w:t xml:space="preserve"> and </w:t>
      </w:r>
      <w:r>
        <w:rPr>
          <w:rFonts w:ascii="Times New Roman" w:hAnsi="Times New Roman" w:cs="Times New Roman"/>
        </w:rPr>
        <w:t xml:space="preserve">reduce the load on </w:t>
      </w:r>
      <w:r>
        <w:rPr>
          <w:rFonts w:ascii="Times New Roman" w:hAnsi="Times New Roman" w:cs="Times New Roman"/>
        </w:rPr>
        <w:t xml:space="preserve">Army </w:t>
      </w:r>
      <w:r>
        <w:rPr>
          <w:rFonts w:ascii="Times New Roman" w:hAnsi="Times New Roman" w:cs="Times New Roman"/>
        </w:rPr>
        <w:t xml:space="preserve">hiring managers</w:t>
      </w:r>
      <w:r>
        <w:rPr>
          <w:rFonts w:ascii="Times New Roman" w:hAnsi="Times New Roman" w:cs="Times New Roman"/>
        </w:rPr>
        <w:t xml:space="preserve"> and job seekers</w:t>
      </w:r>
      <w:r>
        <w:rPr>
          <w:rFonts w:ascii="Times New Roman" w:hAnsi="Times New Roman" w:cs="Times New Roman"/>
        </w:rPr>
        <w:t xml:space="preserve">. </w:t>
      </w:r>
      <w:r>
        <w:rPr>
          <w:rFonts w:ascii="Times New Roman" w:hAnsi="Times New Roman" w:cs="Times New Roman"/>
        </w:rPr>
        <w:t xml:space="preserve">An analytical system was developed in which </w:t>
      </w:r>
      <w:r>
        <w:rPr>
          <w:rFonts w:ascii="Times New Roman" w:hAnsi="Times New Roman" w:cs="Times New Roman"/>
        </w:rPr>
        <w:t xml:space="preserve">Large Language Models (</w:t>
      </w:r>
      <w:r>
        <w:rPr>
          <w:rFonts w:ascii="Times New Roman" w:hAnsi="Times New Roman" w:cs="Times New Roman"/>
        </w:rPr>
        <w:t xml:space="preserve">LLMs</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t xml:space="preserve">and Retrieval Augmented Generation (RAG) </w:t>
      </w:r>
      <w:r>
        <w:rPr>
          <w:rFonts w:ascii="Times New Roman" w:hAnsi="Times New Roman" w:cs="Times New Roman"/>
        </w:rPr>
        <w:t xml:space="preserve">were used to transform a variety of structured and unstructured military documents into structured KSA </w:t>
      </w:r>
      <w:r>
        <w:rPr>
          <w:rFonts w:ascii="Times New Roman" w:hAnsi="Times New Roman" w:cs="Times New Roman"/>
        </w:rPr>
        <w:t xml:space="preserve">assessments</w:t>
      </w:r>
      <w:r>
        <w:rPr>
          <w:rFonts w:ascii="Times New Roman" w:hAnsi="Times New Roman" w:cs="Times New Roman"/>
        </w:rPr>
        <w:t xml:space="preserve"> for </w:t>
      </w:r>
      <w:r>
        <w:rPr>
          <w:rFonts w:ascii="Times New Roman" w:hAnsi="Times New Roman" w:cs="Times New Roman"/>
        </w:rPr>
        <w:t xml:space="preserve">job KSA requirements</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t xml:space="preserve">The system can </w:t>
      </w:r>
      <w:r>
        <w:rPr>
          <w:rFonts w:ascii="Times New Roman" w:hAnsi="Times New Roman" w:cs="Times New Roman"/>
        </w:rPr>
        <w:t xml:space="preserve">estimate both</w:t>
      </w:r>
      <w:r>
        <w:rPr>
          <w:rFonts w:ascii="Times New Roman" w:hAnsi="Times New Roman" w:cs="Times New Roman"/>
        </w:rPr>
        <w:t xml:space="preserve"> the current </w:t>
      </w:r>
      <w:r>
        <w:rPr>
          <w:rFonts w:ascii="Times New Roman" w:hAnsi="Times New Roman" w:cs="Times New Roman"/>
        </w:rPr>
        <w:t xml:space="preserve">KSAs</w:t>
      </w:r>
      <w:r>
        <w:rPr>
          <w:rFonts w:ascii="Times New Roman" w:hAnsi="Times New Roman" w:cs="Times New Roman"/>
        </w:rPr>
        <w:t xml:space="preserve"> a</w:t>
      </w:r>
      <w:r>
        <w:rPr>
          <w:rFonts w:ascii="Times New Roman" w:hAnsi="Times New Roman" w:cs="Times New Roman"/>
        </w:rPr>
        <w:t xml:space="preserve"> person </w:t>
      </w:r>
      <w:r>
        <w:rPr>
          <w:rFonts w:ascii="Times New Roman" w:hAnsi="Times New Roman" w:cs="Times New Roman"/>
        </w:rPr>
        <w:t xml:space="preserve">has </w:t>
      </w:r>
      <w:r>
        <w:rPr>
          <w:rFonts w:ascii="Times New Roman" w:hAnsi="Times New Roman" w:cs="Times New Roman"/>
        </w:rPr>
        <w:t xml:space="preserve">and the KSAs required for a specific job. </w:t>
      </w:r>
      <w:r>
        <w:rPr>
          <w:rFonts w:ascii="Times New Roman" w:hAnsi="Times New Roman" w:cs="Times New Roman"/>
        </w:rPr>
        <w:t xml:space="preserve">The </w:t>
      </w:r>
      <w:r>
        <w:rPr>
          <w:rFonts w:ascii="Times New Roman" w:hAnsi="Times New Roman" w:cs="Times New Roman"/>
        </w:rPr>
        <w:t xml:space="preserve">system </w:t>
      </w:r>
      <w:r>
        <w:rPr>
          <w:rFonts w:ascii="Times New Roman" w:hAnsi="Times New Roman" w:cs="Times New Roman"/>
        </w:rPr>
        <w:t xml:space="preserve">reports KSA estimations for the </w:t>
      </w:r>
      <w:r>
        <w:rPr>
          <w:rFonts w:ascii="Times New Roman" w:hAnsi="Times New Roman" w:cs="Times New Roman"/>
        </w:rPr>
        <w:t xml:space="preserve">Army Talent Attribute Framework (</w:t>
      </w:r>
      <w:r>
        <w:rPr>
          <w:rFonts w:ascii="Times New Roman" w:hAnsi="Times New Roman" w:cs="Times New Roman"/>
        </w:rPr>
        <w:t xml:space="preserve">ATAF</w:t>
      </w:r>
      <w:r>
        <w:rPr>
          <w:rFonts w:ascii="Times New Roman" w:hAnsi="Times New Roman" w:cs="Times New Roman"/>
        </w:rPr>
        <w:t xml:space="preserve">)</w:t>
      </w:r>
      <w:r>
        <w:rPr>
          <w:rFonts w:ascii="Times New Roman" w:hAnsi="Times New Roman" w:cs="Times New Roman"/>
        </w:rPr>
        <w:t xml:space="preserve">, a scientifically grounded, unified taxonomy of 137 knowledge, skills, and abilities (KSAs) required for Army Soldiers and leaders</w:t>
      </w:r>
      <w:r>
        <w:rPr>
          <w:rFonts w:ascii="Times New Roman" w:hAnsi="Times New Roman" w:cs="Times New Roman"/>
        </w:rPr>
        <w:t xml:space="preserve"> </w:t>
      </w:r>
      <w:r>
        <w:rPr>
          <w:rFonts w:ascii="Times New Roman" w:hAnsi="Times New Roman" w:cs="Times New Roman"/>
        </w:rPr>
        <w:t xml:space="preserve">(Royston &amp; Glerum, 2023). </w:t>
      </w:r>
      <w:r>
        <w:rPr>
          <w:rFonts w:ascii="Times New Roman" w:hAnsi="Times New Roman" w:cs="Times New Roman"/>
        </w:rPr>
        <w:t xml:space="preserve">For a given job, the system </w:t>
      </w:r>
      <w:r>
        <w:rPr>
          <w:rFonts w:ascii="Times New Roman" w:hAnsi="Times New Roman" w:cs="Times New Roman"/>
        </w:rPr>
        <w:t xml:space="preserve">utilizes</w:t>
      </w:r>
      <w:r>
        <w:rPr>
          <w:rFonts w:ascii="Times New Roman" w:hAnsi="Times New Roman" w:cs="Times New Roman"/>
        </w:rPr>
        <w:t xml:space="preserve"> </w:t>
      </w:r>
      <w:r>
        <w:rPr>
          <w:rFonts w:ascii="Times New Roman" w:hAnsi="Times New Roman" w:cs="Times New Roman"/>
        </w:rPr>
        <w:t xml:space="preserve">pre-defined</w:t>
      </w:r>
      <w:r>
        <w:rPr>
          <w:rFonts w:ascii="Times New Roman" w:hAnsi="Times New Roman" w:cs="Times New Roman"/>
        </w:rPr>
        <w:t xml:space="preserve"> documents </w:t>
      </w:r>
      <w:r>
        <w:rPr>
          <w:rFonts w:ascii="Times New Roman" w:hAnsi="Times New Roman" w:cs="Times New Roman"/>
        </w:rPr>
        <w:t xml:space="preserve">to return a vector </w:t>
      </w:r>
      <w:r>
        <w:rPr>
          <w:rFonts w:ascii="Times New Roman" w:hAnsi="Times New Roman" w:cs="Times New Roman"/>
        </w:rPr>
        <w:t xml:space="preserve">of three outputs for each of the 137 </w:t>
      </w:r>
      <w:del w:id="5007" w:author="Naiqing Lin" w:date="2026-08-28T20:00:00Z">
        <w:r>
          <w:rPr>
            <w:rFonts w:ascii="Times New Roman" w:hAnsi="Times New Roman" w:cs="Times New Roman"/>
          </w:rPr>
          <w:delText xml:space="preserve">KSBs. </w:delText>
        </w:r>
      </w:del>
      <w:ins w:id="5020" w:author="Naiqing Lin" w:date="2026-08-28T20:00:00Z">
        <w:r>
          <w:t xml:space="preserve">KSBs: a numerical proficiency requirement for each KSA (see Table 1 for the scale), a rationale output, and an evidence output</w:t>
        </w:r>
      </w:ins>
      <w:del w:id="5008" w:author="Naiqing Lin" w:date="2026-08-28T20:00:00Z">
        <w:r>
          <w:rPr>
            <w:rFonts w:ascii="Times New Roman" w:hAnsi="Times New Roman" w:cs="Times New Roman"/>
          </w:rPr>
          <w:delText xml:space="preserve">A numerical </w:delText>
        </w:r>
      </w:del>
      <w:del w:id="5009" w:author="Naiqing Lin" w:date="2026-08-28T20:00:00Z">
        <w:r>
          <w:rPr>
            <w:rFonts w:ascii="Times New Roman" w:hAnsi="Times New Roman" w:cs="Times New Roman"/>
          </w:rPr>
          <w:delText xml:space="preserve">proficiency</w:delText>
        </w:r>
      </w:del>
      <w:del w:id="5010" w:author="Naiqing Lin" w:date="2026-08-28T20:00:00Z">
        <w:r>
          <w:rPr>
            <w:rFonts w:ascii="Times New Roman" w:hAnsi="Times New Roman" w:cs="Times New Roman"/>
          </w:rPr>
          <w:delText xml:space="preserve"> requirement for each KSA (see Table 1 for the scale)</w:delText>
        </w:r>
      </w:del>
      <w:del w:id="5011" w:author="Naiqing Lin" w:date="2026-08-28T20:00:00Z">
        <w:r>
          <w:rPr>
            <w:rFonts w:ascii="Times New Roman" w:hAnsi="Times New Roman" w:cs="Times New Roman"/>
          </w:rPr>
          <w:delText xml:space="preserve">, a</w:delText>
        </w:r>
      </w:del>
      <w:del w:id="5012" w:author="Naiqing Lin" w:date="2026-08-28T20:00:00Z">
        <w:r>
          <w:rPr>
            <w:rFonts w:ascii="Times New Roman" w:hAnsi="Times New Roman" w:cs="Times New Roman"/>
          </w:rPr>
          <w:delText xml:space="preserve"> rational</w:delText>
        </w:r>
      </w:del>
      <w:del w:id="5013" w:author="Naiqing Lin" w:date="2026-08-28T20:00:00Z">
        <w:r>
          <w:rPr>
            <w:rFonts w:ascii="Times New Roman" w:hAnsi="Times New Roman" w:cs="Times New Roman"/>
          </w:rPr>
          <w:delText xml:space="preserve">e</w:delText>
        </w:r>
      </w:del>
      <w:del w:id="5014" w:author="Naiqing Lin" w:date="2026-08-28T20:00:00Z">
        <w:r>
          <w:rPr>
            <w:rFonts w:ascii="Times New Roman" w:hAnsi="Times New Roman" w:cs="Times New Roman"/>
          </w:rPr>
          <w:delText xml:space="preserve"> ou</w:delText>
        </w:r>
      </w:del>
      <w:del w:id="5015" w:author="Naiqing Lin" w:date="2026-08-28T20:00:00Z">
        <w:r>
          <w:rPr>
            <w:rFonts w:ascii="Times New Roman" w:hAnsi="Times New Roman" w:cs="Times New Roman"/>
          </w:rPr>
          <w:delText xml:space="preserve">tput</w:delText>
        </w:r>
      </w:del>
      <w:del w:id="5016" w:author="Naiqing Lin" w:date="2026-08-28T20:00:00Z">
        <w:r>
          <w:rPr>
            <w:rFonts w:ascii="Times New Roman" w:hAnsi="Times New Roman" w:cs="Times New Roman"/>
          </w:rPr>
          <w:delText xml:space="preserve">, and </w:delText>
        </w:r>
      </w:del>
      <w:del w:id="5017" w:author="Naiqing Lin" w:date="2026-08-28T20:00:00Z">
        <w:r>
          <w:rPr>
            <w:rFonts w:ascii="Times New Roman" w:hAnsi="Times New Roman" w:cs="Times New Roman"/>
          </w:rPr>
          <w:delText xml:space="preserve">evidence</w:delText>
        </w:r>
      </w:del>
      <w:del w:id="5018" w:author="Naiqing Lin" w:date="2026-08-28T20:00:00Z">
        <w:r>
          <w:rPr>
            <w:rFonts w:ascii="Times New Roman" w:hAnsi="Times New Roman" w:cs="Times New Roman"/>
          </w:rPr>
          <w:delText xml:space="preserve"> </w:delText>
        </w:r>
      </w:del>
      <w:del w:id="5019" w:author="Naiqing Lin" w:date="2026-08-28T20:00:00Z">
        <w:r>
          <w:rPr>
            <w:rFonts w:ascii="Times New Roman" w:hAnsi="Times New Roman" w:cs="Times New Roman"/>
          </w:rPr>
          <w:delText xml:space="preserve">output</w:delText>
        </w:r>
      </w:del>
      <w:r>
        <w:rPr>
          <w:rFonts w:ascii="Times New Roman" w:hAnsi="Times New Roman" w:cs="Times New Roman"/>
        </w:rPr>
        <w:t xml:space="preserve"> (</w:t>
      </w:r>
      <w:r>
        <w:rPr>
          <w:rFonts w:ascii="Times New Roman" w:hAnsi="Times New Roman" w:cs="Times New Roman"/>
        </w:rPr>
        <w:t xml:space="preserve">s</w:t>
      </w:r>
      <w:r>
        <w:rPr>
          <w:rFonts w:ascii="Times New Roman" w:hAnsi="Times New Roman" w:cs="Times New Roman"/>
        </w:rPr>
        <w:t xml:space="preserve">ee Figure 1 for an example)</w:t>
      </w:r>
      <w:r>
        <w:rPr>
          <w:rFonts w:ascii="Times New Roman" w:hAnsi="Times New Roman" w:cs="Times New Roman"/>
        </w:rPr>
        <w:t xml:space="preserve">. T</w:t>
      </w:r>
      <w:r>
        <w:rPr>
          <w:rFonts w:ascii="Times New Roman" w:hAnsi="Times New Roman" w:cs="Times New Roman"/>
        </w:rPr>
        <w:t xml:space="preserve">he model rationale output explains the analytical reasoning behind each proficiency assignment, outlining how the evidence supports the assigned rating and addressing any limitations or assumptions in the assessment process. The model evidence output </w:t>
      </w:r>
      <w:r>
        <w:rPr>
          <w:rFonts w:ascii="Times New Roman" w:hAnsi="Times New Roman" w:cs="Times New Roman"/>
          <w:bCs/>
        </w:rPr>
        <w:t xml:space="preserve">presents </w:t>
      </w:r>
      <w:r>
        <w:rPr>
          <w:rFonts w:ascii="Times New Roman" w:hAnsi="Times New Roman" w:cs="Times New Roman"/>
          <w:bCs/>
        </w:rPr>
        <w:t xml:space="preserve">verbatim quotes drawn directly from the source document, annotated with </w:t>
      </w:r>
      <w:r>
        <w:rPr>
          <w:rFonts w:ascii="Times New Roman" w:hAnsi="Times New Roman" w:cs="Times New Roman"/>
        </w:rPr>
        <w:t xml:space="preserve">the</w:t>
      </w:r>
      <w:r>
        <w:rPr>
          <w:rFonts w:ascii="Times New Roman" w:hAnsi="Times New Roman" w:cs="Times New Roman"/>
          <w:b/>
          <w:bCs/>
        </w:rPr>
        <w:t xml:space="preserve"> </w:t>
      </w:r>
      <w:r>
        <w:rPr>
          <w:rFonts w:ascii="Times New Roman" w:hAnsi="Times New Roman" w:cs="Times New Roman"/>
          <w:bCs/>
        </w:rPr>
        <w:t xml:space="preserve">exact character-level position within the source text. </w:t>
      </w:r>
      <w:commentRangeEnd w:id="3"/>
      <w:r>
        <w:commentReference w:id="3"/>
      </w:r>
    </w:p>
    <w:p w14:paraId="56EE33C7" w14:textId="096AFB68" w:rsidR="002F7ED1" w:rsidRDefault="00911A23" w:rsidP="00911A23">
      <w:pPr>
        <w:pStyle w:val="whitespace-normal"/>
        <w:spacing w:before="0" w:beforeAutospacing="0" w:after="0" w:afterAutospacing="0" w:line="480" w:lineRule="auto"/>
        <w:ind w:firstLine="720"/>
      </w:pPr>
      <w:r>
        <w:t xml:space="preserve">The current study evaluated the </w:t>
      </w:r>
      <w:r>
        <w:t xml:space="preserve">rationale and evidence outputs from the model</w:t>
      </w:r>
      <w:r>
        <w:t xml:space="preserve">.</w:t>
      </w:r>
      <w:r>
        <w:t xml:space="preserve"> </w:t>
      </w:r>
      <w:r>
        <w:t xml:space="preserve">These </w:t>
      </w:r>
      <w:r>
        <w:t xml:space="preserve">two outputs</w:t>
      </w:r>
      <w:r>
        <w:t xml:space="preserve"> are important in providing insight into </w:t>
      </w:r>
      <w:r>
        <w:t xml:space="preserve">the </w:t>
      </w:r>
      <w:r>
        <w:t xml:space="preserve">numerical</w:t>
      </w:r>
      <w:r>
        <w:t xml:space="preserve"> </w:t>
      </w:r>
      <w:r>
        <w:t xml:space="preserve">proficiency </w:t>
      </w:r>
      <w:r>
        <w:t xml:space="preserve">assessments</w:t>
      </w:r>
      <w:r>
        <w:t xml:space="preserve"> and</w:t>
      </w:r>
      <w:r>
        <w:t xml:space="preserve"> are</w:t>
      </w:r>
      <w:r>
        <w:t xml:space="preserve"> </w:t>
      </w:r>
      <w:del w:id="5021" w:author="Naiqing Lin" w:date="2026-08-28T20:00:00Z">
        <w:r>
          <w:delText xml:space="preserve">imperative to helping</w:delText>
        </w:r>
      </w:del>
      <w:ins w:id="5022" w:author="Naiqing Lin" w:date="2026-08-28T20:00:00Z">
        <w:r>
          <w:t xml:space="preserve">imperative for helping</w:t>
        </w:r>
      </w:ins>
      <w:r>
        <w:t xml:space="preserve"> human</w:t>
      </w:r>
      <w:r>
        <w:t xml:space="preserve">s</w:t>
      </w:r>
      <w:r>
        <w:t xml:space="preserve"> review the outputs of the model.  </w:t>
      </w:r>
    </w:p>
    <w:p w14:paraId="7B4B62F2" w14:textId="77777777" w:rsidR="00E50D8B" w:rsidRPr="00E50D8B" w:rsidRDefault="00E50D8B" w:rsidP="00E50D8B">
      <w:pPr>
        <w:rPr>
          <w:rFonts w:ascii="Times New Roman" w:hAnsi="Times New Roman" w:cs="Times New Roman"/>
          <w:b/>
          <w:bCs/>
        </w:rPr>
      </w:pPr>
      <w:r w:rsidRPr="00E50D8B">
        <w:rPr>
          <w:rFonts w:ascii="Times New Roman" w:hAnsi="Times New Roman" w:cs="Times New Roman"/>
          <w:b/>
          <w:bCs/>
        </w:rPr>
        <w:t>Table 1 </w:t>
      </w:r>
    </w:p>
    <w:p w14:paraId="161FE670" w14:textId="77777777" w:rsidR="00E50D8B" w:rsidRPr="00E50D8B" w:rsidRDefault="00E50D8B" w:rsidP="00E50D8B">
      <w:pPr>
        <w:rPr>
          <w:rFonts w:ascii="Times New Roman" w:hAnsi="Times New Roman" w:cs="Times New Roman"/>
          <w:i/>
          <w:iCs/>
        </w:rPr>
      </w:pPr>
      <w:r w:rsidRPr="00E50D8B">
        <w:rPr>
          <w:rFonts w:ascii="Times New Roman" w:hAnsi="Times New Roman" w:cs="Times New Roman"/>
          <w:i/>
          <w:iCs/>
        </w:rPr>
        <w:t>KSA Assessment Proficiency Scale </w:t>
      </w:r>
    </w:p>
    <w:tbl>
      <w:tblPr>
        <w:tblStyle w:val="TableGrid"/>
        <w:tblW w:w="9360" w:type="dxa"/>
        <w:tblLook w:val="04A0" w:firstRow="1" w:lastRow="0" w:firstColumn="1" w:lastColumn="0" w:noHBand="0" w:noVBand="1"/>
      </w:tblPr>
      <w:tblGrid>
        <w:gridCol w:w="776"/>
        <w:gridCol w:w="1489"/>
        <w:gridCol w:w="2606"/>
        <w:gridCol w:w="4489"/>
      </w:tblGrid>
      <w:tr w:rsidR="00E50D8B" w:rsidRPr="00E50D8B" w14:paraId="47F75021" w14:textId="77777777" w:rsidTr="00822755">
        <w:trPr>
          <w:trHeight w:val="300"/>
        </w:trPr>
        <w:tc>
          <w:tcPr>
            <w:tcW w:w="613" w:type="dxa"/>
            <w:hideMark/>
          </w:tcPr>
          <w:p w14:paraId="60D8085D" w14:textId="2A05EF07" w:rsidR="00E50D8B" w:rsidRPr="00822755" w:rsidRDefault="00E50D8B" w:rsidP="00822755">
            <w:pPr>
              <w:spacing w:after="160" w:line="279" w:lineRule="auto"/>
              <w:jc w:val="center"/>
              <w:rPr>
                <w:rFonts w:ascii="Times New Roman" w:hAnsi="Times New Roman" w:cs="Times New Roman"/>
                <w:b/>
                <w:bCs/>
              </w:rPr>
            </w:pPr>
            <w:r w:rsidRPr="00822755">
              <w:rPr>
                <w:rFonts w:ascii="Times New Roman" w:hAnsi="Times New Roman" w:cs="Times New Roman"/>
                <w:b/>
                <w:bCs/>
              </w:rPr>
              <w:t>Level</w:t>
            </w:r>
          </w:p>
        </w:tc>
        <w:tc>
          <w:tcPr>
            <w:tcW w:w="1273" w:type="dxa"/>
            <w:hideMark/>
          </w:tcPr>
          <w:p w14:paraId="5AC5C208" w14:textId="40AF975D" w:rsidR="00E50D8B" w:rsidRPr="00822755" w:rsidRDefault="00E50D8B" w:rsidP="00822755">
            <w:pPr>
              <w:spacing w:after="160" w:line="279" w:lineRule="auto"/>
              <w:jc w:val="center"/>
              <w:rPr>
                <w:rFonts w:ascii="Times New Roman" w:hAnsi="Times New Roman" w:cs="Times New Roman"/>
                <w:b/>
                <w:bCs/>
              </w:rPr>
            </w:pPr>
            <w:r w:rsidRPr="00822755">
              <w:rPr>
                <w:rFonts w:ascii="Times New Roman" w:hAnsi="Times New Roman" w:cs="Times New Roman"/>
                <w:b/>
                <w:bCs/>
              </w:rPr>
              <w:t>Label</w:t>
            </w:r>
          </w:p>
        </w:tc>
        <w:tc>
          <w:tcPr>
            <w:tcW w:w="2633" w:type="dxa"/>
            <w:hideMark/>
          </w:tcPr>
          <w:p w14:paraId="6FB19C79" w14:textId="2B4EB0FD" w:rsidR="00E50D8B" w:rsidRPr="00822755" w:rsidRDefault="00E50D8B" w:rsidP="00822755">
            <w:pPr>
              <w:spacing w:after="160" w:line="279" w:lineRule="auto"/>
              <w:jc w:val="center"/>
              <w:rPr>
                <w:rFonts w:ascii="Times New Roman" w:hAnsi="Times New Roman" w:cs="Times New Roman"/>
                <w:b/>
                <w:bCs/>
              </w:rPr>
            </w:pPr>
            <w:r w:rsidRPr="00822755">
              <w:rPr>
                <w:rFonts w:ascii="Times New Roman" w:hAnsi="Times New Roman" w:cs="Times New Roman"/>
                <w:b/>
                <w:bCs/>
              </w:rPr>
              <w:t>Description</w:t>
            </w:r>
          </w:p>
        </w:tc>
        <w:tc>
          <w:tcPr>
            <w:tcW w:w="4691" w:type="dxa"/>
            <w:hideMark/>
          </w:tcPr>
          <w:p w14:paraId="0BCCB98F" w14:textId="04E8AA76" w:rsidR="00E50D8B" w:rsidRPr="00822755" w:rsidRDefault="00E50D8B" w:rsidP="00822755">
            <w:pPr>
              <w:spacing w:after="160" w:line="279" w:lineRule="auto"/>
              <w:jc w:val="center"/>
              <w:rPr>
                <w:rFonts w:ascii="Times New Roman" w:hAnsi="Times New Roman" w:cs="Times New Roman"/>
                <w:b/>
                <w:bCs/>
              </w:rPr>
            </w:pPr>
            <w:r w:rsidRPr="00822755">
              <w:rPr>
                <w:rFonts w:ascii="Times New Roman" w:hAnsi="Times New Roman" w:cs="Times New Roman"/>
                <w:b/>
                <w:bCs/>
              </w:rPr>
              <w:t>Evidence Indicators</w:t>
            </w:r>
          </w:p>
        </w:tc>
      </w:tr>
      <w:tr w:rsidR="00E50D8B" w:rsidRPr="00E50D8B" w14:paraId="389D79AA" w14:textId="77777777" w:rsidTr="00822755">
        <w:trPr>
          <w:trHeight w:val="300"/>
        </w:trPr>
        <w:tc>
          <w:tcPr>
            <w:tcW w:w="613" w:type="dxa"/>
            <w:hideMark/>
          </w:tcPr>
          <w:p w14:paraId="75C9F021" w14:textId="6CE02E75" w:rsidR="00E50D8B" w:rsidRPr="00E50D8B" w:rsidRDefault="00E50D8B" w:rsidP="00822755">
            <w:pPr>
              <w:spacing w:after="160" w:line="279" w:lineRule="auto"/>
              <w:jc w:val="center"/>
              <w:rPr>
                <w:rFonts w:ascii="Times New Roman" w:hAnsi="Times New Roman" w:cs="Times New Roman"/>
              </w:rPr>
            </w:pPr>
            <w:r w:rsidRPr="00E50D8B">
              <w:rPr>
                <w:rFonts w:ascii="Times New Roman" w:hAnsi="Times New Roman" w:cs="Times New Roman"/>
              </w:rPr>
              <w:t>0</w:t>
            </w:r>
          </w:p>
        </w:tc>
        <w:tc>
          <w:tcPr>
            <w:tcW w:w="1273" w:type="dxa"/>
            <w:hideMark/>
          </w:tcPr>
          <w:p w14:paraId="5F0E22A3"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Not Present </w:t>
            </w:r>
          </w:p>
        </w:tc>
        <w:tc>
          <w:tcPr>
            <w:tcW w:w="2633" w:type="dxa"/>
            <w:hideMark/>
          </w:tcPr>
          <w:p w14:paraId="3C53C2C6" w14:textId="77777777" w:rsidR="00E50D8B" w:rsidRPr="00E50D8B" w:rsidRDefault="00E50D8B" w:rsidP="000074AF">
            <w:pPr>
              <w:spacing w:after="160" w:line="279" w:lineRule="auto"/>
              <w:rPr>
                <w:rFonts w:ascii="Times New Roman" w:hAnsi="Times New Roman" w:cs="Times New Roman"/>
              </w:rPr>
            </w:pPr>
            <w:r w:rsidRPr="00E50D8B">
              <w:rPr>
                <w:rFonts w:ascii="Times New Roman" w:hAnsi="Times New Roman" w:cs="Times New Roman"/>
              </w:rPr>
              <w:t>No evidence the KSA is required </w:t>
            </w:r>
          </w:p>
        </w:tc>
        <w:tc>
          <w:tcPr>
            <w:tcW w:w="4691" w:type="dxa"/>
            <w:hideMark/>
          </w:tcPr>
          <w:p w14:paraId="7463ED8F" w14:textId="77777777" w:rsidR="00E50D8B" w:rsidRPr="00E50D8B" w:rsidRDefault="00E50D8B" w:rsidP="000074AF">
            <w:pPr>
              <w:spacing w:after="160" w:line="279" w:lineRule="auto"/>
              <w:rPr>
                <w:rFonts w:ascii="Times New Roman" w:hAnsi="Times New Roman" w:cs="Times New Roman"/>
              </w:rPr>
            </w:pPr>
            <w:r w:rsidRPr="00E50D8B">
              <w:rPr>
                <w:rFonts w:ascii="Times New Roman" w:hAnsi="Times New Roman" w:cs="Times New Roman"/>
              </w:rPr>
              <w:t>No mention or indication related to this KSA </w:t>
            </w:r>
          </w:p>
        </w:tc>
      </w:tr>
      <w:tr w:rsidR="00E50D8B" w:rsidRPr="00E50D8B" w14:paraId="58AE8452" w14:textId="77777777" w:rsidTr="00822755">
        <w:trPr>
          <w:trHeight w:val="300"/>
        </w:trPr>
        <w:tc>
          <w:tcPr>
            <w:tcW w:w="613" w:type="dxa"/>
            <w:hideMark/>
          </w:tcPr>
          <w:p w14:paraId="0C514C32" w14:textId="6F63242E" w:rsidR="00E50D8B" w:rsidRPr="00E50D8B" w:rsidRDefault="00E50D8B" w:rsidP="00822755">
            <w:pPr>
              <w:spacing w:after="160" w:line="279" w:lineRule="auto"/>
              <w:jc w:val="center"/>
              <w:rPr>
                <w:rFonts w:ascii="Times New Roman" w:hAnsi="Times New Roman" w:cs="Times New Roman"/>
              </w:rPr>
            </w:pPr>
            <w:r w:rsidRPr="00E50D8B">
              <w:rPr>
                <w:rFonts w:ascii="Times New Roman" w:hAnsi="Times New Roman" w:cs="Times New Roman"/>
              </w:rPr>
              <w:t>1</w:t>
            </w:r>
          </w:p>
        </w:tc>
        <w:tc>
          <w:tcPr>
            <w:tcW w:w="1273" w:type="dxa"/>
            <w:hideMark/>
          </w:tcPr>
          <w:p w14:paraId="25E4E10C"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Awareness </w:t>
            </w:r>
          </w:p>
        </w:tc>
        <w:tc>
          <w:tcPr>
            <w:tcW w:w="2633" w:type="dxa"/>
            <w:hideMark/>
          </w:tcPr>
          <w:p w14:paraId="589A5CC1" w14:textId="77777777" w:rsidR="00E50D8B" w:rsidRPr="00E50D8B" w:rsidRDefault="00E50D8B" w:rsidP="000074AF">
            <w:pPr>
              <w:spacing w:after="160" w:line="279" w:lineRule="auto"/>
              <w:rPr>
                <w:rFonts w:ascii="Times New Roman" w:hAnsi="Times New Roman" w:cs="Times New Roman"/>
              </w:rPr>
            </w:pPr>
            <w:r w:rsidRPr="00E50D8B">
              <w:rPr>
                <w:rFonts w:ascii="Times New Roman" w:hAnsi="Times New Roman" w:cs="Times New Roman"/>
              </w:rPr>
              <w:t>Basic awareness or exposure only </w:t>
            </w:r>
          </w:p>
        </w:tc>
        <w:tc>
          <w:tcPr>
            <w:tcW w:w="4691" w:type="dxa"/>
            <w:hideMark/>
          </w:tcPr>
          <w:p w14:paraId="34E53852" w14:textId="77777777" w:rsidR="00E50D8B" w:rsidRPr="00E50D8B" w:rsidRDefault="00E50D8B" w:rsidP="000074AF">
            <w:pPr>
              <w:spacing w:after="160" w:line="279" w:lineRule="auto"/>
              <w:rPr>
                <w:rFonts w:ascii="Times New Roman" w:hAnsi="Times New Roman" w:cs="Times New Roman"/>
              </w:rPr>
            </w:pPr>
            <w:r w:rsidRPr="00E50D8B">
              <w:rPr>
                <w:rFonts w:ascii="Times New Roman" w:hAnsi="Times New Roman" w:cs="Times New Roman"/>
              </w:rPr>
              <w:t>Mentioned in passing; included in a list; brief reference </w:t>
            </w:r>
          </w:p>
        </w:tc>
      </w:tr>
      <w:tr w:rsidR="00E50D8B" w:rsidRPr="00E50D8B" w14:paraId="5072F634" w14:textId="77777777" w:rsidTr="00822755">
        <w:trPr>
          <w:trHeight w:val="300"/>
        </w:trPr>
        <w:tc>
          <w:tcPr>
            <w:tcW w:w="613" w:type="dxa"/>
            <w:hideMark/>
          </w:tcPr>
          <w:p w14:paraId="3A171229" w14:textId="496FE548" w:rsidR="00E50D8B" w:rsidRPr="00E50D8B" w:rsidRDefault="00E50D8B" w:rsidP="00822755">
            <w:pPr>
              <w:spacing w:after="160" w:line="279" w:lineRule="auto"/>
              <w:jc w:val="center"/>
              <w:rPr>
                <w:rFonts w:ascii="Times New Roman" w:hAnsi="Times New Roman" w:cs="Times New Roman"/>
              </w:rPr>
            </w:pPr>
            <w:r w:rsidRPr="00E50D8B">
              <w:rPr>
                <w:rFonts w:ascii="Times New Roman" w:hAnsi="Times New Roman" w:cs="Times New Roman"/>
              </w:rPr>
              <w:t>2</w:t>
            </w:r>
          </w:p>
        </w:tc>
        <w:tc>
          <w:tcPr>
            <w:tcW w:w="1273" w:type="dxa"/>
            <w:hideMark/>
          </w:tcPr>
          <w:p w14:paraId="2220769A"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Basic </w:t>
            </w:r>
          </w:p>
        </w:tc>
        <w:tc>
          <w:tcPr>
            <w:tcW w:w="2633" w:type="dxa"/>
            <w:hideMark/>
          </w:tcPr>
          <w:p w14:paraId="5272C544"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Foundational requirement </w:t>
            </w:r>
          </w:p>
        </w:tc>
        <w:tc>
          <w:tcPr>
            <w:tcW w:w="4691" w:type="dxa"/>
            <w:hideMark/>
          </w:tcPr>
          <w:p w14:paraId="18069AF2"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Listed in basic responsibilities; mentioned in standard procedures </w:t>
            </w:r>
          </w:p>
        </w:tc>
      </w:tr>
      <w:tr w:rsidR="00E50D8B" w:rsidRPr="00E50D8B" w14:paraId="1D6A27BD" w14:textId="77777777" w:rsidTr="00822755">
        <w:trPr>
          <w:trHeight w:val="300"/>
        </w:trPr>
        <w:tc>
          <w:tcPr>
            <w:tcW w:w="613" w:type="dxa"/>
            <w:hideMark/>
          </w:tcPr>
          <w:p w14:paraId="655BFCE2" w14:textId="64BBDCA3" w:rsidR="00E50D8B" w:rsidRPr="00E50D8B" w:rsidRDefault="00E50D8B" w:rsidP="00822755">
            <w:pPr>
              <w:spacing w:after="160" w:line="279" w:lineRule="auto"/>
              <w:jc w:val="center"/>
              <w:rPr>
                <w:rFonts w:ascii="Times New Roman" w:hAnsi="Times New Roman" w:cs="Times New Roman"/>
              </w:rPr>
            </w:pPr>
            <w:r w:rsidRPr="00E50D8B">
              <w:rPr>
                <w:rFonts w:ascii="Times New Roman" w:hAnsi="Times New Roman" w:cs="Times New Roman"/>
              </w:rPr>
              <w:t>3</w:t>
            </w:r>
          </w:p>
        </w:tc>
        <w:tc>
          <w:tcPr>
            <w:tcW w:w="1273" w:type="dxa"/>
            <w:hideMark/>
          </w:tcPr>
          <w:p w14:paraId="15015BB2"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Intermediate </w:t>
            </w:r>
          </w:p>
        </w:tc>
        <w:tc>
          <w:tcPr>
            <w:tcW w:w="2633" w:type="dxa"/>
            <w:hideMark/>
          </w:tcPr>
          <w:p w14:paraId="70277D39"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Core competency required </w:t>
            </w:r>
          </w:p>
        </w:tc>
        <w:tc>
          <w:tcPr>
            <w:tcW w:w="4691" w:type="dxa"/>
            <w:hideMark/>
          </w:tcPr>
          <w:p w14:paraId="35FBF170"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Emphasized in multiple contexts; central to routine duties </w:t>
            </w:r>
          </w:p>
        </w:tc>
      </w:tr>
      <w:tr w:rsidR="00E50D8B" w:rsidRPr="00E50D8B" w14:paraId="3EC7EAB7" w14:textId="77777777" w:rsidTr="00822755">
        <w:trPr>
          <w:trHeight w:val="300"/>
        </w:trPr>
        <w:tc>
          <w:tcPr>
            <w:tcW w:w="613" w:type="dxa"/>
            <w:hideMark/>
          </w:tcPr>
          <w:p w14:paraId="0C832D2B" w14:textId="160C3F1F" w:rsidR="00E50D8B" w:rsidRPr="00E50D8B" w:rsidRDefault="00E50D8B" w:rsidP="00822755">
            <w:pPr>
              <w:spacing w:after="160" w:line="279" w:lineRule="auto"/>
              <w:jc w:val="center"/>
              <w:rPr>
                <w:rFonts w:ascii="Times New Roman" w:hAnsi="Times New Roman" w:cs="Times New Roman"/>
              </w:rPr>
            </w:pPr>
            <w:r w:rsidRPr="00E50D8B">
              <w:rPr>
                <w:rFonts w:ascii="Times New Roman" w:hAnsi="Times New Roman" w:cs="Times New Roman"/>
              </w:rPr>
              <w:t>4</w:t>
            </w:r>
          </w:p>
        </w:tc>
        <w:tc>
          <w:tcPr>
            <w:tcW w:w="1273" w:type="dxa"/>
            <w:hideMark/>
          </w:tcPr>
          <w:p w14:paraId="1F68843E"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Advanced </w:t>
            </w:r>
          </w:p>
        </w:tc>
        <w:tc>
          <w:tcPr>
            <w:tcW w:w="2633" w:type="dxa"/>
            <w:hideMark/>
          </w:tcPr>
          <w:p w14:paraId="07A60C27"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Critical competency </w:t>
            </w:r>
          </w:p>
        </w:tc>
        <w:tc>
          <w:tcPr>
            <w:tcW w:w="4691" w:type="dxa"/>
            <w:hideMark/>
          </w:tcPr>
          <w:p w14:paraId="082CEE8A"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Highlighted as essential; connected to mission success </w:t>
            </w:r>
          </w:p>
        </w:tc>
      </w:tr>
      <w:tr w:rsidR="00E50D8B" w:rsidRPr="00E50D8B" w14:paraId="049CA585" w14:textId="77777777" w:rsidTr="00822755">
        <w:trPr>
          <w:trHeight w:val="300"/>
        </w:trPr>
        <w:tc>
          <w:tcPr>
            <w:tcW w:w="613" w:type="dxa"/>
            <w:hideMark/>
          </w:tcPr>
          <w:p w14:paraId="16844C5E" w14:textId="6EDE3CEF" w:rsidR="00E50D8B" w:rsidRPr="00E50D8B" w:rsidRDefault="00E50D8B" w:rsidP="00822755">
            <w:pPr>
              <w:spacing w:after="160" w:line="279" w:lineRule="auto"/>
              <w:jc w:val="center"/>
              <w:rPr>
                <w:rFonts w:ascii="Times New Roman" w:hAnsi="Times New Roman" w:cs="Times New Roman"/>
              </w:rPr>
            </w:pPr>
            <w:r w:rsidRPr="00E50D8B">
              <w:rPr>
                <w:rFonts w:ascii="Times New Roman" w:hAnsi="Times New Roman" w:cs="Times New Roman"/>
              </w:rPr>
              <w:t>5</w:t>
            </w:r>
          </w:p>
        </w:tc>
        <w:tc>
          <w:tcPr>
            <w:tcW w:w="1273" w:type="dxa"/>
            <w:hideMark/>
          </w:tcPr>
          <w:p w14:paraId="6C727C7A"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Expert </w:t>
            </w:r>
          </w:p>
        </w:tc>
        <w:tc>
          <w:tcPr>
            <w:tcW w:w="2633" w:type="dxa"/>
            <w:hideMark/>
          </w:tcPr>
          <w:p w14:paraId="7F1E3559"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Mastery required </w:t>
            </w:r>
          </w:p>
        </w:tc>
        <w:tc>
          <w:tcPr>
            <w:tcW w:w="4691" w:type="dxa"/>
            <w:hideMark/>
          </w:tcPr>
          <w:p w14:paraId="44F1A03A" w14:textId="77777777" w:rsidR="00E50D8B" w:rsidRPr="00E50D8B" w:rsidRDefault="00E50D8B" w:rsidP="0099726B">
            <w:pPr>
              <w:spacing w:after="160" w:line="279" w:lineRule="auto"/>
              <w:rPr>
                <w:rFonts w:ascii="Times New Roman" w:hAnsi="Times New Roman" w:cs="Times New Roman"/>
              </w:rPr>
            </w:pPr>
            <w:r w:rsidRPr="00E50D8B">
              <w:rPr>
                <w:rFonts w:ascii="Times New Roman" w:hAnsi="Times New Roman" w:cs="Times New Roman"/>
              </w:rPr>
              <w:t>Defined as a primary job qualifier; central to MOS identity </w:t>
            </w:r>
          </w:p>
        </w:tc>
      </w:tr>
    </w:tbl>
    <w:p w14:paraId="088687A2" w14:textId="77777777" w:rsidR="00E50D8B" w:rsidRPr="00E50D8B" w:rsidRDefault="00E50D8B" w:rsidP="00E50D8B">
      <w:pPr>
        <w:ind w:firstLine="720"/>
        <w:rPr>
          <w:rFonts w:ascii="Times New Roman" w:hAnsi="Times New Roman" w:cs="Times New Roman"/>
        </w:rPr>
      </w:pPr>
      <w:r w:rsidRPr="00E50D8B">
        <w:rPr>
          <w:rFonts w:ascii="Times New Roman" w:hAnsi="Times New Roman" w:cs="Times New Roman"/>
        </w:rPr>
        <w:t> </w:t>
      </w:r>
    </w:p>
    <w:p w14:paraId="7C238009" w14:textId="59D43283" w:rsidR="00066EAC" w:rsidRPr="00066EAC" w:rsidRDefault="00066EAC" w:rsidP="00066EAC">
      <w:pPr>
        <w:rPr>
          <w:rFonts w:ascii="Times New Roman" w:hAnsi="Times New Roman" w:cs="Times New Roman"/>
          <w:b/>
          <w:bCs/>
        </w:rPr>
      </w:pPr>
      <w:r w:rsidRPr="00066EAC">
        <w:rPr>
          <w:rFonts w:ascii="Times New Roman" w:hAnsi="Times New Roman" w:cs="Times New Roman"/>
          <w:b/>
          <w:bCs/>
        </w:rPr>
        <w:t>Figure </w:t>
      </w:r>
      <w:r>
        <w:rPr>
          <w:rFonts w:ascii="Times New Roman" w:hAnsi="Times New Roman" w:cs="Times New Roman"/>
          <w:b/>
          <w:bCs/>
        </w:rPr>
        <w:t>1</w:t>
      </w:r>
      <w:r w:rsidRPr="00066EAC">
        <w:rPr>
          <w:rFonts w:ascii="Times New Roman" w:hAnsi="Times New Roman" w:cs="Times New Roman"/>
          <w:b/>
          <w:bCs/>
        </w:rPr>
        <w:t> </w:t>
      </w:r>
    </w:p>
    <w:p w14:paraId="78F3C0BE" w14:textId="77777777" w:rsidR="00066EAC" w:rsidRPr="00066EAC" w:rsidRDefault="00066EAC" w:rsidP="00066EAC">
      <w:pPr>
        <w:rPr>
          <w:rFonts w:ascii="Times New Roman" w:hAnsi="Times New Roman" w:cs="Times New Roman"/>
        </w:rPr>
      </w:pPr>
      <w:r w:rsidRPr="00066EAC">
        <w:rPr>
          <w:rFonts w:ascii="Times New Roman" w:hAnsi="Times New Roman" w:cs="Times New Roman"/>
          <w:i/>
          <w:iCs/>
        </w:rPr>
        <w:t>High Proficiency Assessment of a Representative Job Description </w:t>
      </w:r>
      <w:r w:rsidRPr="00066EAC">
        <w:rPr>
          <w:rFonts w:ascii="Times New Roman" w:hAnsi="Times New Roman" w:cs="Times New Roman"/>
        </w:rPr>
        <w:t> </w:t>
      </w:r>
    </w:p>
    <w:p w14:paraId="2255CCA2" w14:textId="77777777" w:rsidR="00066EAC" w:rsidRDefault="00066EAC" w:rsidP="00AC4774">
      <w:pPr>
        <w:ind w:firstLine="720"/>
        <w:rPr>
          <w:rFonts w:ascii="Times New Roman" w:hAnsi="Times New Roman" w:cs="Times New Roman"/>
        </w:rPr>
      </w:pPr>
    </w:p>
    <w:p w14:paraId="7746D30B" w14:textId="4FF80BE6" w:rsidR="00066EAC" w:rsidRPr="00F03B08" w:rsidRDefault="00066EAC" w:rsidP="00041AFF">
      <w:pPr>
        <w:jc w:val="center"/>
        <w:rPr>
          <w:rFonts w:ascii="Times New Roman" w:hAnsi="Times New Roman" w:cs="Times New Roman"/>
        </w:rPr>
      </w:pPr>
      <w:r>
        <w:rPr>
          <w:noProof/>
        </w:rPr>
        <w:lastRenderedPageBreak/>
        <w:drawing>
          <wp:inline distT="0" distB="0" distL="0" distR="0" wp14:anchorId="7ABA5F52" wp14:editId="45E9571F">
            <wp:extent cx="5943600" cy="4768215"/>
            <wp:effectExtent l="0" t="0" r="0" b="0"/>
            <wp:docPr id="1829464290" name="Picture 3"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 Box 1, Textbo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68215"/>
                    </a:xfrm>
                    <a:prstGeom prst="rect">
                      <a:avLst/>
                    </a:prstGeom>
                    <a:noFill/>
                    <a:ln>
                      <a:noFill/>
                    </a:ln>
                  </pic:spPr>
                </pic:pic>
              </a:graphicData>
            </a:graphic>
          </wp:inline>
        </w:drawing>
      </w:r>
    </w:p>
    <w:p w14:paraId="2D83D7D3" w14:textId="77777777" w:rsidR="00CE4F3C" w:rsidRDefault="00CE4F3C" w:rsidP="00F6541D">
      <w:pPr>
        <w:ind w:firstLine="720"/>
        <w:rPr>
          <w:rFonts w:ascii="Times New Roman" w:hAnsi="Times New Roman" w:cs="Times New Roman"/>
        </w:rPr>
      </w:pPr>
    </w:p>
    <w:p w14:paraId="43B2A428" w14:textId="3BC36628" w:rsidR="0025767D" w:rsidRPr="0025767D" w:rsidRDefault="0025767D" w:rsidP="0025767D">
      <w:pPr>
        <w:jc w:val="center"/>
        <w:rPr>
          <w:rFonts w:ascii="Times New Roman" w:hAnsi="Times New Roman" w:cs="Times New Roman"/>
          <w:b/>
          <w:bCs/>
        </w:rPr>
      </w:pPr>
      <w:r w:rsidRPr="0025767D">
        <w:rPr>
          <w:rFonts w:ascii="Times New Roman" w:hAnsi="Times New Roman" w:cs="Times New Roman"/>
          <w:b/>
          <w:bCs/>
        </w:rPr>
        <w:t>Method</w:t>
      </w:r>
    </w:p>
    <w:p w14:paraId="5DA82A6C" w14:textId="60D76E63" w:rsidR="001F4AB1" w:rsidRPr="001F4AB1" w:rsidRDefault="001F4AB1" w:rsidP="003559C0">
      <w:pPr>
        <w:spacing w:after="0" w:line="480" w:lineRule="auto"/>
        <w:rPr>
          <w:rFonts w:ascii="Times New Roman" w:hAnsi="Times New Roman" w:cs="Times New Roman"/>
          <w:i/>
          <w:iCs/>
        </w:rPr>
      </w:pPr>
      <w:r w:rsidRPr="001F4AB1">
        <w:rPr>
          <w:rFonts w:ascii="Times New Roman" w:hAnsi="Times New Roman" w:cs="Times New Roman"/>
          <w:i/>
          <w:iCs/>
        </w:rPr>
        <w:t>Participants </w:t>
      </w:r>
    </w:p>
    <w:p w14:paraId="17705EDB" w14:textId="4D1F3DD1" w:rsidR="001F4AB1" w:rsidRPr="001F4AB1" w:rsidRDefault="001F4AB1" w:rsidP="003559C0">
      <w:pPr>
        <w:spacing w:after="0" w:line="480" w:lineRule="auto"/>
        <w:ind w:firstLine="720"/>
        <w:rPr>
          <w:rFonts w:ascii="Times New Roman" w:hAnsi="Times New Roman" w:cs="Times New Roman"/>
        </w:rPr>
      </w:pPr>
      <w:r>
        <w:rPr>
          <w:rFonts w:ascii="Times New Roman" w:hAnsi="Times New Roman" w:cs="Times New Roman"/>
        </w:rPr>
        <w:t xml:space="preserve">Participants included four human </w:t>
      </w:r>
      <w:r>
        <w:rPr>
          <w:rFonts w:ascii="Times New Roman" w:hAnsi="Times New Roman" w:cs="Times New Roman"/>
        </w:rPr>
        <w:t xml:space="preserve">raters</w:t>
      </w:r>
      <w:r>
        <w:rPr>
          <w:rFonts w:ascii="Times New Roman" w:hAnsi="Times New Roman" w:cs="Times New Roman"/>
        </w:rPr>
        <w:t xml:space="preserve">. One was a retired armor officer with extensive knowledge of the ATAF KSAs and the source documents</w:t>
      </w:r>
      <w:r>
        <w:rPr>
          <w:rFonts w:ascii="Times New Roman" w:hAnsi="Times New Roman" w:cs="Times New Roman"/>
        </w:rPr>
        <w:t xml:space="preserve">. The other three</w:t>
      </w:r>
      <w:r>
        <w:rPr>
          <w:rFonts w:ascii="Times New Roman" w:hAnsi="Times New Roman" w:cs="Times New Roman"/>
        </w:rPr>
        <w:t xml:space="preserve"> were research scientists familiar with the </w:t>
      </w:r>
      <w:del w:id="6002" w:author="Naiqing Lin" w:date="2026-08-28T20:00:00Z">
        <w:r>
          <w:rPr>
            <w:rFonts w:ascii="Times New Roman" w:hAnsi="Times New Roman" w:cs="Times New Roman"/>
          </w:rPr>
          <w:delText xml:space="preserve">KSAs and varying levels of familiarity</w:delText>
        </w:r>
      </w:del>
      <w:ins w:id="6001" w:author="Naiqing Lin" w:date="2026-08-28T20:00:00Z">
        <w:r>
          <w:t xml:space="preserve">KSAs, with varying levels of familiarity</w:t>
        </w:r>
      </w:ins>
      <w:r>
        <w:rPr>
          <w:rFonts w:ascii="Times New Roman" w:hAnsi="Times New Roman" w:cs="Times New Roman"/>
        </w:rPr>
        <w:t xml:space="preserve"> with the source documents. </w:t>
      </w:r>
      <w:proofErr w:type="gramStart"/>
      <w:proofErr w:type="gramEnd"/>
    </w:p>
    <w:p w14:paraId="1B59732A" w14:textId="660F2FB2" w:rsidR="00727A2A" w:rsidRPr="00727A2A" w:rsidRDefault="00727A2A" w:rsidP="003559C0">
      <w:pPr>
        <w:spacing w:after="0" w:line="480" w:lineRule="auto"/>
        <w:rPr>
          <w:rFonts w:ascii="Times New Roman" w:hAnsi="Times New Roman" w:cs="Times New Roman"/>
        </w:rPr>
      </w:pPr>
      <w:r w:rsidRPr="00727A2A">
        <w:rPr>
          <w:rFonts w:ascii="Times New Roman" w:hAnsi="Times New Roman" w:cs="Times New Roman"/>
          <w:i/>
          <w:iCs/>
        </w:rPr>
        <w:t>Materials and Procedure</w:t>
      </w:r>
      <w:r w:rsidRPr="00727A2A">
        <w:rPr>
          <w:rFonts w:ascii="Times New Roman" w:hAnsi="Times New Roman" w:cs="Times New Roman"/>
        </w:rPr>
        <w:t> </w:t>
      </w:r>
    </w:p>
    <w:p w14:paraId="51A3D026" w14:textId="604F8F1E" w:rsidR="00727A2A" w:rsidRPr="00727A2A" w:rsidRDefault="00727A2A" w:rsidP="003559C0">
      <w:pPr>
        <w:spacing w:after="0" w:line="480" w:lineRule="auto"/>
        <w:ind w:firstLine="720"/>
        <w:rPr>
          <w:rFonts w:ascii="Times New Roman" w:hAnsi="Times New Roman" w:cs="Times New Roman"/>
        </w:rPr>
      </w:pPr>
      <w:commentRangeStart w:id="9"/>
      <w:r>
        <w:rPr>
          <w:rFonts w:ascii="Times New Roman" w:hAnsi="Times New Roman" w:cs="Times New Roman"/>
        </w:rPr>
        <w:t xml:space="preserve">For the evaluation, we used model outputs that estimated KSA requirements for an early to mid-career armor officer</w:t>
      </w:r>
      <w:r>
        <w:rPr>
          <w:rFonts w:ascii="Times New Roman" w:hAnsi="Times New Roman" w:cs="Times New Roman"/>
        </w:rPr>
        <w:t xml:space="preserve"> entering key development </w:t>
      </w:r>
      <w:r>
        <w:rPr>
          <w:rFonts w:ascii="Times New Roman" w:hAnsi="Times New Roman" w:cs="Times New Roman"/>
        </w:rPr>
        <w:t xml:space="preserve">positions</w:t>
      </w:r>
      <w:r>
        <w:rPr>
          <w:rFonts w:ascii="Times New Roman" w:hAnsi="Times New Roman" w:cs="Times New Roman"/>
        </w:rPr>
        <w:t xml:space="preserve">. The model provided both rationale and evidence outputs for each of the 137 KSAs, across six separate Army </w:t>
      </w:r>
      <w:r>
        <w:rPr>
          <w:rFonts w:ascii="Times New Roman" w:hAnsi="Times New Roman" w:cs="Times New Roman"/>
        </w:rPr>
        <w:t xml:space="preserve">doctrine sources from which KSAs requirements could be extrapolated, resulting in 822 rationale and evidence statements </w:t>
      </w:r>
      <w:del w:id="5023" w:author="Naiqing Lin" w:date="2026-08-28T20:00:00Z">
        <w:r>
          <w:rPr>
            <w:rFonts w:ascii="Times New Roman" w:hAnsi="Times New Roman" w:cs="Times New Roman"/>
          </w:rPr>
          <w:delText xml:space="preserve">(137 times 6)</w:delText>
        </w:r>
      </w:del>
      <w:ins w:id="5024" w:author="Naiqing Lin" w:date="2026-08-28T20:00:00Z">
        <w:r>
          <w:t xml:space="preserve">(137 × 6)</w:t>
        </w:r>
      </w:ins>
      <w:r>
        <w:rPr>
          <w:rFonts w:ascii="Times New Roman" w:hAnsi="Times New Roman" w:cs="Times New Roman"/>
        </w:rPr>
        <w:t xml:space="preserve"> for each rater. </w:t>
      </w:r>
      <w:commentRangeEnd w:id="9"/>
      <w:r>
        <w:commentReference w:id="9"/>
      </w:r>
    </w:p>
    <w:p w14:paraId="14751CFF" w14:textId="708EC838" w:rsidR="00727A2A" w:rsidRPr="00727A2A" w:rsidRDefault="00727A2A" w:rsidP="003559C0">
      <w:pPr>
        <w:spacing w:after="0" w:line="480" w:lineRule="auto"/>
        <w:ind w:firstLine="720"/>
        <w:rPr>
          <w:rFonts w:ascii="Times New Roman" w:hAnsi="Times New Roman" w:cs="Times New Roman"/>
        </w:rPr>
      </w:pPr>
      <w:commentRangeStart w:id="5"/>
      <w:r w:rsidRPr="00727A2A">
        <w:rPr>
          <w:rFonts w:ascii="Times New Roman" w:hAnsi="Times New Roman" w:cs="Times New Roman"/>
        </w:rPr>
        <w:t>The raters used an Excel file to log their independent ratings. The file included the name of the source document, the name of the KSA, the KSA definition, the model numerical proficiency score (0-5), the associated proficiency score label (Table 1; not present to expert), the model confidence output (high, medium, low), the model evidence statement, the model rationale statement, and a comments field for the raters to log any observations or notes.  </w:t>
      </w:r>
      <w:commentRangeEnd w:id="5"/>
      <w:r>
        <w:commentReference w:id="5"/>
      </w:r>
    </w:p>
    <w:p w14:paraId="6BE61848" w14:textId="1EC58E5D" w:rsidR="00727A2A" w:rsidRPr="00727A2A" w:rsidRDefault="00727A2A" w:rsidP="003559C0">
      <w:pPr>
        <w:spacing w:after="0" w:line="480" w:lineRule="auto"/>
        <w:ind w:firstLine="720"/>
        <w:rPr>
          <w:rFonts w:ascii="Times New Roman" w:hAnsi="Times New Roman" w:cs="Times New Roman"/>
        </w:rPr>
      </w:pPr>
      <w:r w:rsidRPr="00727A2A">
        <w:rPr>
          <w:rFonts w:ascii="Times New Roman" w:hAnsi="Times New Roman" w:cs="Times New Roman"/>
        </w:rPr>
        <w:t>For each line, the rater first reviewed the KSA technical definition, to orient themselves to the KSA model outputs they were</w:t>
      </w:r>
      <w:r w:rsidR="0099726B">
        <w:rPr>
          <w:rFonts w:ascii="Times New Roman" w:hAnsi="Times New Roman" w:cs="Times New Roman"/>
        </w:rPr>
        <w:t xml:space="preserve"> </w:t>
      </w:r>
      <w:r w:rsidRPr="00727A2A">
        <w:rPr>
          <w:rFonts w:ascii="Times New Roman" w:hAnsi="Times New Roman" w:cs="Times New Roman"/>
        </w:rPr>
        <w:t xml:space="preserve">reviewing. The rater then reviewed the model numerical proficiency score output and associated label, as well as the confidence column. This allowed raters to get a sense of what numerical and categorical ratings the model was recommending for that specific KSA. If the proficiency score output was 1-5, the raters were asked to review the rationale and evidence model outputs. If the proficiency score output was zero, the model was instructed not to present a </w:t>
      </w:r>
      <w:proofErr w:type="gramStart"/>
      <w:r w:rsidRPr="00727A2A">
        <w:rPr>
          <w:rFonts w:ascii="Times New Roman" w:hAnsi="Times New Roman" w:cs="Times New Roman"/>
        </w:rPr>
        <w:t>rationale</w:t>
      </w:r>
      <w:proofErr w:type="gramEnd"/>
      <w:r w:rsidRPr="00727A2A">
        <w:rPr>
          <w:rFonts w:ascii="Times New Roman" w:hAnsi="Times New Roman" w:cs="Times New Roman"/>
        </w:rPr>
        <w:t xml:space="preserve"> and evidence statement, leaving </w:t>
      </w:r>
      <w:r w:rsidR="00FC5369">
        <w:rPr>
          <w:rFonts w:ascii="Times New Roman" w:hAnsi="Times New Roman" w:cs="Times New Roman"/>
        </w:rPr>
        <w:t>no rationale and evidence outputs</w:t>
      </w:r>
      <w:r w:rsidRPr="00727A2A">
        <w:rPr>
          <w:rFonts w:ascii="Times New Roman" w:hAnsi="Times New Roman" w:cs="Times New Roman"/>
        </w:rPr>
        <w:t xml:space="preserve"> for the raters to evaluate.  </w:t>
      </w:r>
    </w:p>
    <w:p w14:paraId="753E8474" w14:textId="77777777" w:rsidR="00727A2A" w:rsidRDefault="00727A2A" w:rsidP="003559C0">
      <w:pPr>
        <w:spacing w:after="0" w:line="480" w:lineRule="auto"/>
        <w:ind w:firstLine="720"/>
        <w:rPr>
          <w:rFonts w:ascii="Times New Roman" w:hAnsi="Times New Roman" w:cs="Times New Roman"/>
        </w:rPr>
      </w:pPr>
      <w:r>
        <w:rPr>
          <w:rFonts w:ascii="Times New Roman" w:hAnsi="Times New Roman" w:cs="Times New Roman"/>
        </w:rPr>
        <w:t xml:space="preserve">For KSAs with a proficiency score of 1-5, raters were asked to make three assessments. First, they were asked to review the rationale statement and assess whether the rationale conceptually aligned with the KSA definition (1=yes, rationale aligns with KSA description, 0=no, rationale </w:t>
      </w:r>
      <w:del w:id="5025" w:author="Naiqing Lin" w:date="2026-08-28T20:00:00Z">
        <w:r>
          <w:rPr>
            <w:rFonts w:ascii="Times New Roman" w:hAnsi="Times New Roman" w:cs="Times New Roman"/>
          </w:rPr>
          <w:delText xml:space="preserve">does not algin with KSA description</w:delText>
        </w:r>
      </w:del>
      <w:ins w:id="5026" w:author="Naiqing Lin" w:date="2026-08-28T20:00:00Z">
        <w:r>
          <w:t xml:space="preserve">does not align with KSA description</w:t>
        </w:r>
      </w:ins>
      <w:r>
        <w:rPr>
          <w:rFonts w:ascii="Times New Roman" w:hAnsi="Times New Roman" w:cs="Times New Roman"/>
        </w:rPr>
        <w:t xml:space="preserve">). Second, they were asked to review the evidence statement and make an assessment whether the specific evidence cited conceptually aligns with the KSA (1=yes, evidence aligns with KSA description, 0=no, evidence does not algin with KSA description). Third, raters were asked to search the source document for </w:t>
      </w:r>
      <w:r>
        <w:rPr>
          <w:rFonts w:ascii="Times New Roman" w:hAnsi="Times New Roman" w:cs="Times New Roman"/>
        </w:rPr>
        <w:t xml:space="preserve">evidence statements to check whether hallucinations were present (1=no hallucinations present, 0=hallucinations present). If there is more than one evidence example in the output, raters were asked to evaluate them as one. Finally, there was a column for the raters to note any observations.  </w:t>
      </w:r>
    </w:p>
    <w:p w14:paraId="7CDE8D10" w14:textId="75CAA7D0" w:rsidR="00DA0BDA" w:rsidRPr="000168D2" w:rsidRDefault="000168D2" w:rsidP="000168D2">
      <w:pPr>
        <w:jc w:val="center"/>
        <w:rPr>
          <w:rFonts w:ascii="Times New Roman" w:hAnsi="Times New Roman" w:cs="Times New Roman"/>
          <w:b/>
          <w:bCs/>
        </w:rPr>
      </w:pPr>
      <w:r w:rsidRPr="000168D2">
        <w:rPr>
          <w:rFonts w:ascii="Times New Roman" w:hAnsi="Times New Roman" w:cs="Times New Roman"/>
          <w:b/>
          <w:bCs/>
        </w:rPr>
        <w:t>Results</w:t>
      </w:r>
    </w:p>
    <w:p w14:paraId="3C70C4B7" w14:textId="4EA654F2" w:rsidR="00080BEE" w:rsidRDefault="00720796" w:rsidP="00DD2C56">
      <w:pPr>
        <w:pStyle w:val="whitespace-normal"/>
        <w:spacing w:before="0" w:beforeAutospacing="0" w:after="0" w:afterAutospacing="0" w:line="480" w:lineRule="auto"/>
        <w:ind w:firstLine="720"/>
      </w:pPr>
      <w:commentRangeStart w:id="4"/>
      <w:r>
        <w:t xml:space="preserve">For KSAs with a numerical proficiency score of zero</w:t>
      </w:r>
      <w:r>
        <w:t xml:space="preserve"> (meaning that KSA is not present in the </w:t>
      </w:r>
      <w:r>
        <w:t xml:space="preserve">source)</w:t>
      </w:r>
      <w:r>
        <w:t xml:space="preserve">, </w:t>
      </w:r>
      <w:del w:id="5027" w:author="Naiqing Lin" w:date="2026-08-28T20:00:00Z">
        <w:r>
          <w:delText xml:space="preserve">the model </w:delText>
        </w:r>
      </w:del>
      <w:ins w:id="5032" w:author="Naiqing Lin" w:date="2026-08-28T20:00:00Z">
        <w:r>
          <w:t xml:space="preserve">the model was instructed not to provide rationale and evidence statements</w:t>
        </w:r>
      </w:ins>
      <w:del w:id="5028" w:author="Naiqing Lin" w:date="2026-08-28T20:00:00Z">
        <w:r>
          <w:delText xml:space="preserve">is instructed</w:delText>
        </w:r>
      </w:del>
      <w:del w:id="5029" w:author="Naiqing Lin" w:date="2026-08-28T20:00:00Z">
        <w:r>
          <w:delText xml:space="preserve"> to not provide</w:delText>
        </w:r>
      </w:del>
      <w:del w:id="5030" w:author="Naiqing Lin" w:date="2026-08-28T20:00:00Z">
        <w:r>
          <w:delText xml:space="preserve"> rational and evidence statement</w:delText>
        </w:r>
      </w:del>
      <w:del w:id="5031" w:author="Naiqing Lin" w:date="2026-08-28T20:00:00Z">
        <w:r>
          <w:delText xml:space="preserve">s</w:delText>
        </w:r>
      </w:del>
      <w:r>
        <w:t xml:space="preserve">.</w:t>
      </w:r>
      <w:r>
        <w:t xml:space="preserve"> </w:t>
      </w:r>
      <w:r>
        <w:t xml:space="preserve">Rationale</w:t>
      </w:r>
      <w:r>
        <w:t xml:space="preserve"> and </w:t>
      </w:r>
      <w:r>
        <w:t xml:space="preserve">evidence statements were provided for </w:t>
      </w:r>
      <w:r>
        <w:t xml:space="preserve">numerical</w:t>
      </w:r>
      <w:r>
        <w:t xml:space="preserve"> profi</w:t>
      </w:r>
      <w:r>
        <w:t xml:space="preserve">ciency </w:t>
      </w:r>
      <w:r>
        <w:t xml:space="preserve">scores </w:t>
      </w:r>
      <w:r>
        <w:t xml:space="preserve">of 1-5. </w:t>
      </w:r>
      <w:r>
        <w:t xml:space="preserve">In total, the model provided a total of 457 rationale and evidence statements across all KSAs and document sources. </w:t>
      </w:r>
      <w:r>
        <w:t xml:space="preserve">Figure </w:t>
      </w:r>
      <w:r>
        <w:t xml:space="preserve">2</w:t>
      </w:r>
      <w:r>
        <w:t xml:space="preserve"> provides the distribution of numerical proficiency scores</w:t>
      </w:r>
      <w:r>
        <w:t xml:space="preserve">.</w:t>
      </w:r>
      <w:proofErr w:type="gramStart"/>
      <w:proofErr w:type="gramEnd"/>
      <w:commentRangeEnd w:id="4"/>
      <w:r>
        <w:commentReference w:id="4"/>
      </w:r>
    </w:p>
    <w:p w14:paraId="4D376770" w14:textId="221CA790" w:rsidR="00080BEE" w:rsidRDefault="00080BEE" w:rsidP="00080BEE">
      <w:pPr>
        <w:pStyle w:val="whitespace-normal"/>
        <w:spacing w:before="0" w:beforeAutospacing="0" w:after="240" w:afterAutospacing="0"/>
      </w:pPr>
      <w:r w:rsidRPr="00980A4E">
        <w:rPr>
          <w:b/>
          <w:bCs/>
        </w:rPr>
        <w:t xml:space="preserve">Figure </w:t>
      </w:r>
      <w:r>
        <w:rPr>
          <w:b/>
          <w:bCs/>
        </w:rPr>
        <w:t>2</w:t>
      </w:r>
      <w:r>
        <w:t xml:space="preserve"> </w:t>
      </w:r>
    </w:p>
    <w:p w14:paraId="61880E0D" w14:textId="77777777" w:rsidR="00080BEE" w:rsidRPr="00D4282B" w:rsidRDefault="00080BEE" w:rsidP="00080BEE">
      <w:pPr>
        <w:pStyle w:val="whitespace-normal"/>
        <w:spacing w:before="0" w:beforeAutospacing="0" w:after="240" w:afterAutospacing="0"/>
        <w:rPr>
          <w:i/>
          <w:iCs/>
        </w:rPr>
      </w:pPr>
      <w:r w:rsidRPr="00D4282B">
        <w:rPr>
          <w:i/>
          <w:iCs/>
        </w:rPr>
        <w:t>Numerical Proficiency Score Distribution Among the 811 Items</w:t>
      </w:r>
    </w:p>
    <w:p w14:paraId="3B8FE4CF" w14:textId="77777777" w:rsidR="00080BEE" w:rsidRDefault="00080BEE" w:rsidP="00080BEE">
      <w:pPr>
        <w:pStyle w:val="whitespace-normal"/>
        <w:spacing w:before="0" w:beforeAutospacing="0" w:after="240" w:afterAutospacing="0"/>
      </w:pPr>
      <w:r>
        <w:rPr>
          <w:noProof/>
        </w:rPr>
        <w:drawing>
          <wp:inline distT="0" distB="0" distL="0" distR="0" wp14:anchorId="3A28292B" wp14:editId="31C03508">
            <wp:extent cx="4572000" cy="2636520"/>
            <wp:effectExtent l="0" t="0" r="0" b="11430"/>
            <wp:docPr id="1612167445" name="Chart 1">
              <a:extLst xmlns:a="http://schemas.openxmlformats.org/drawingml/2006/main">
                <a:ext uri="{FF2B5EF4-FFF2-40B4-BE49-F238E27FC236}">
                  <a16:creationId xmlns:a16="http://schemas.microsoft.com/office/drawing/2014/main" id="{49B3E6DC-F07C-5FAD-1053-54EA7ED0FA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A49BC1B" w14:textId="77777777" w:rsidR="00080BEE" w:rsidRPr="000A27D0" w:rsidRDefault="00080BEE" w:rsidP="00DD2C56">
      <w:pPr>
        <w:pStyle w:val="whitespace-normal"/>
        <w:spacing w:before="0" w:beforeAutospacing="0" w:after="0" w:afterAutospacing="0" w:line="480" w:lineRule="auto"/>
      </w:pPr>
      <w:commentRangeStart w:id="8"/>
      <w:r>
        <w:t xml:space="preserve">With each rater rating 457 items, it was expected there would be a total of 1,828 ratings. After the ratings were collected, a small number of missing rater entries were found. Specifically, seven entries for the rationale alignment question, two entries for the evidence alignment question, and two entries for the evidence hallucination question were identified. </w:t>
      </w:r>
      <w:r>
        <w:t xml:space="preserve">Finally, we noted that there was </w:t>
      </w:r>
      <w:del w:id="5033" w:author="Naiqing Lin" w:date="2026-08-28T20:00:00Z">
        <w:r>
          <w:delText xml:space="preserve">a great deal of agreement with the model for all items, indicating a skewed database</w:delText>
        </w:r>
      </w:del>
      <w:ins w:id="5034" w:author="Naiqing Lin" w:date="2026-08-28T20:00:00Z">
        <w:r>
          <w:t xml:space="preserve">substantial agreement with the model across items, indicating a highly skewed rating distribution</w:t>
        </w:r>
      </w:ins>
      <w:r>
        <w:t xml:space="preserve">.  </w:t>
      </w:r>
      <w:commentRangeEnd w:id="8"/>
      <w:r>
        <w:commentReference w:id="8"/>
      </w:r>
    </w:p>
    <w:p w14:paraId="19C228A9" w14:textId="77777777" w:rsidR="00080BEE" w:rsidRPr="000E0725" w:rsidRDefault="00080BEE" w:rsidP="00DD2C56">
      <w:pPr>
        <w:pStyle w:val="whitespace-normal"/>
        <w:spacing w:before="0" w:beforeAutospacing="0" w:after="0" w:afterAutospacing="0" w:line="480" w:lineRule="auto"/>
        <w:rPr>
          <w:b/>
          <w:bCs/>
          <w:i/>
          <w:iCs/>
        </w:rPr>
      </w:pPr>
      <w:r w:rsidRPr="000E0725">
        <w:rPr>
          <w:b/>
          <w:bCs/>
          <w:i/>
          <w:iCs/>
        </w:rPr>
        <w:t>Inter-rater Agreement</w:t>
      </w:r>
    </w:p>
    <w:p w14:paraId="489E8E7F" w14:textId="793AF4E5" w:rsidR="00080BEE" w:rsidRDefault="00080BEE" w:rsidP="00DD2C56">
      <w:pPr>
        <w:pStyle w:val="whitespace-normal"/>
        <w:spacing w:before="0" w:beforeAutospacing="0" w:after="0" w:afterAutospacing="0" w:line="480" w:lineRule="auto"/>
        <w:ind w:firstLine="720"/>
      </w:pPr>
      <w:commentRangeStart w:id="6"/>
      <w:r>
        <w:t xml:space="preserve">Table </w:t>
      </w:r>
      <w:r>
        <w:t xml:space="preserve">2</w:t>
      </w:r>
      <w:r>
        <w:t xml:space="preserve"> </w:t>
      </w:r>
      <w:del w:id="5035" w:author="Naiqing Lin" w:date="2026-08-28T20:00:00Z">
        <w:r>
          <w:delText xml:space="preserve">presents </w:delText>
        </w:r>
      </w:del>
      <w:ins w:id="5038" w:author="Naiqing Lin" w:date="2026-08-28T20:00:00Z">
        <w:r>
          <w:t xml:space="preserve">presents high interrater agreement</w:t>
        </w:r>
      </w:ins>
      <w:del w:id="5036" w:author="Naiqing Lin" w:date="2026-08-28T20:00:00Z">
        <w:r>
          <w:delText xml:space="preserve">a</w:delText>
        </w:r>
      </w:del>
      <w:del w:id="5037" w:author="Naiqing Lin" w:date="2026-08-28T20:00:00Z">
        <w:r>
          <w:delText xml:space="preserve"> high interrater agreement</w:delText>
        </w:r>
      </w:del>
      <w:r>
        <w:t xml:space="preserve"> for each of the three rated variables. </w:t>
      </w:r>
      <w:commentRangeEnd w:id="6"/>
      <w:r>
        <w:commentReference w:id="6"/>
      </w:r>
    </w:p>
    <w:p w14:paraId="05CD7356" w14:textId="110F6933" w:rsidR="00080BEE" w:rsidRPr="00DD47A3" w:rsidRDefault="00080BEE" w:rsidP="00080BEE">
      <w:pPr>
        <w:pStyle w:val="whitespace-normal"/>
        <w:spacing w:after="240"/>
        <w:rPr>
          <w:b/>
          <w:bCs/>
        </w:rPr>
      </w:pPr>
      <w:r w:rsidRPr="00DD47A3">
        <w:rPr>
          <w:b/>
          <w:bCs/>
        </w:rPr>
        <w:t xml:space="preserve">Table </w:t>
      </w:r>
      <w:r>
        <w:rPr>
          <w:b/>
          <w:bCs/>
        </w:rPr>
        <w:t>2</w:t>
      </w:r>
    </w:p>
    <w:p w14:paraId="35CE4B83" w14:textId="77777777" w:rsidR="00080BEE" w:rsidRPr="00DD47A3" w:rsidRDefault="00080BEE" w:rsidP="00080BEE">
      <w:pPr>
        <w:pStyle w:val="whitespace-normal"/>
        <w:spacing w:after="240"/>
        <w:rPr>
          <w:i/>
          <w:iCs/>
        </w:rPr>
      </w:pPr>
      <w:r w:rsidRPr="00DD47A3">
        <w:rPr>
          <w:i/>
          <w:iCs/>
        </w:rPr>
        <w:t xml:space="preserve">Inter-Rater Reliability for Three Rating Variables Using </w:t>
      </w:r>
      <w:proofErr w:type="spellStart"/>
      <w:r w:rsidRPr="00DD47A3">
        <w:rPr>
          <w:i/>
          <w:iCs/>
        </w:rPr>
        <w:t>Gwet's</w:t>
      </w:r>
      <w:proofErr w:type="spellEnd"/>
      <w:r w:rsidRPr="00DD47A3">
        <w:rPr>
          <w:i/>
          <w:iCs/>
        </w:rPr>
        <w:t xml:space="preserve"> AC1</w:t>
      </w:r>
    </w:p>
    <w:tbl>
      <w:tblPr>
        <w:tblW w:w="9445" w:type="dxa"/>
        <w:shd w:val="clear" w:color="auto" w:fill="FFFFFF"/>
        <w:tblLook w:val="04A0" w:firstRow="1" w:lastRow="0" w:firstColumn="1" w:lastColumn="0" w:noHBand="0" w:noVBand="1"/>
      </w:tblPr>
      <w:tblGrid>
        <w:gridCol w:w="1728"/>
        <w:gridCol w:w="1728"/>
        <w:gridCol w:w="1728"/>
        <w:gridCol w:w="1728"/>
        <w:gridCol w:w="2533"/>
      </w:tblGrid>
      <w:tr w:rsidR="00080BEE" w:rsidRPr="00270F0A" w14:paraId="150549AF" w14:textId="77777777" w:rsidTr="00080BEE">
        <w:tc>
          <w:tcPr>
            <w:tcW w:w="1728" w:type="dxa"/>
            <w:tcBorders>
              <w:top w:val="single" w:sz="4" w:space="0" w:color="auto"/>
              <w:bottom w:val="single" w:sz="4" w:space="0" w:color="auto"/>
            </w:tcBorders>
            <w:shd w:val="clear" w:color="auto" w:fill="FFFFFF"/>
            <w:hideMark/>
          </w:tcPr>
          <w:p w14:paraId="4633ACF1" w14:textId="77777777" w:rsidR="00080BEE" w:rsidRPr="00270F0A" w:rsidRDefault="00080BEE" w:rsidP="002E1729">
            <w:pPr>
              <w:pStyle w:val="whitespace-normal"/>
            </w:pPr>
            <w:r w:rsidRPr="00270F0A">
              <w:t>Rating Variable</w:t>
            </w:r>
          </w:p>
        </w:tc>
        <w:tc>
          <w:tcPr>
            <w:tcW w:w="1728" w:type="dxa"/>
            <w:tcBorders>
              <w:top w:val="single" w:sz="4" w:space="0" w:color="auto"/>
              <w:bottom w:val="single" w:sz="4" w:space="0" w:color="auto"/>
            </w:tcBorders>
            <w:shd w:val="clear" w:color="auto" w:fill="FFFFFF"/>
            <w:hideMark/>
          </w:tcPr>
          <w:p w14:paraId="477E76E9" w14:textId="77777777" w:rsidR="00080BEE" w:rsidRPr="00270F0A" w:rsidRDefault="00080BEE" w:rsidP="002E1729">
            <w:pPr>
              <w:pStyle w:val="whitespace-normal"/>
              <w:jc w:val="center"/>
            </w:pPr>
            <w:proofErr w:type="spellStart"/>
            <w:r w:rsidRPr="00270F0A">
              <w:t>Gwet's</w:t>
            </w:r>
            <w:proofErr w:type="spellEnd"/>
            <w:r w:rsidRPr="00270F0A">
              <w:t xml:space="preserve"> AC1</w:t>
            </w:r>
          </w:p>
        </w:tc>
        <w:tc>
          <w:tcPr>
            <w:tcW w:w="1728" w:type="dxa"/>
            <w:tcBorders>
              <w:top w:val="single" w:sz="4" w:space="0" w:color="auto"/>
              <w:bottom w:val="single" w:sz="4" w:space="0" w:color="auto"/>
            </w:tcBorders>
            <w:shd w:val="clear" w:color="auto" w:fill="FFFFFF"/>
            <w:hideMark/>
          </w:tcPr>
          <w:p w14:paraId="59A4AEEC" w14:textId="77777777" w:rsidR="00080BEE" w:rsidRPr="00270F0A" w:rsidRDefault="00080BEE" w:rsidP="002E1729">
            <w:pPr>
              <w:pStyle w:val="whitespace-normal"/>
              <w:jc w:val="center"/>
            </w:pPr>
            <w:r w:rsidRPr="00270F0A">
              <w:t>95% CI</w:t>
            </w:r>
          </w:p>
        </w:tc>
        <w:tc>
          <w:tcPr>
            <w:tcW w:w="1728" w:type="dxa"/>
            <w:tcBorders>
              <w:top w:val="single" w:sz="4" w:space="0" w:color="auto"/>
              <w:bottom w:val="single" w:sz="4" w:space="0" w:color="auto"/>
            </w:tcBorders>
            <w:shd w:val="clear" w:color="auto" w:fill="FFFFFF"/>
            <w:hideMark/>
          </w:tcPr>
          <w:p w14:paraId="1DD76B41" w14:textId="77777777" w:rsidR="00080BEE" w:rsidRPr="00270F0A" w:rsidRDefault="00080BEE" w:rsidP="002E1729">
            <w:pPr>
              <w:pStyle w:val="whitespace-normal"/>
              <w:jc w:val="center"/>
            </w:pPr>
            <w:r w:rsidRPr="00270F0A">
              <w:t>p</w:t>
            </w:r>
          </w:p>
        </w:tc>
        <w:tc>
          <w:tcPr>
            <w:tcW w:w="2533" w:type="dxa"/>
            <w:tcBorders>
              <w:top w:val="single" w:sz="4" w:space="0" w:color="auto"/>
              <w:bottom w:val="single" w:sz="4" w:space="0" w:color="auto"/>
            </w:tcBorders>
            <w:shd w:val="clear" w:color="auto" w:fill="FFFFFF"/>
            <w:hideMark/>
          </w:tcPr>
          <w:p w14:paraId="6C3A5615" w14:textId="77777777" w:rsidR="00080BEE" w:rsidRPr="00270F0A" w:rsidRDefault="00080BEE" w:rsidP="002E1729">
            <w:pPr>
              <w:pStyle w:val="whitespace-normal"/>
              <w:jc w:val="center"/>
            </w:pPr>
            <w:r w:rsidRPr="00270F0A">
              <w:t>Interpretation</w:t>
            </w:r>
          </w:p>
        </w:tc>
      </w:tr>
      <w:tr w:rsidR="00080BEE" w:rsidRPr="00270F0A" w14:paraId="79A267F3" w14:textId="77777777" w:rsidTr="00080BEE">
        <w:tc>
          <w:tcPr>
            <w:tcW w:w="1728" w:type="dxa"/>
            <w:tcBorders>
              <w:top w:val="single" w:sz="4" w:space="0" w:color="auto"/>
            </w:tcBorders>
            <w:shd w:val="clear" w:color="auto" w:fill="FFFFFF"/>
            <w:hideMark/>
          </w:tcPr>
          <w:p w14:paraId="06E88157" w14:textId="77777777" w:rsidR="00080BEE" w:rsidRPr="00270F0A" w:rsidRDefault="00080BEE" w:rsidP="002E1729">
            <w:pPr>
              <w:pStyle w:val="whitespace-normal"/>
            </w:pPr>
            <w:r w:rsidRPr="00270F0A">
              <w:t>Rationale aligns with KSA description</w:t>
            </w:r>
          </w:p>
        </w:tc>
        <w:tc>
          <w:tcPr>
            <w:tcW w:w="1728" w:type="dxa"/>
            <w:tcBorders>
              <w:top w:val="single" w:sz="4" w:space="0" w:color="auto"/>
            </w:tcBorders>
            <w:shd w:val="clear" w:color="auto" w:fill="FFFFFF"/>
            <w:hideMark/>
          </w:tcPr>
          <w:p w14:paraId="20B69404" w14:textId="77777777" w:rsidR="00080BEE" w:rsidRPr="00270F0A" w:rsidRDefault="00080BEE" w:rsidP="002E1729">
            <w:pPr>
              <w:pStyle w:val="whitespace-normal"/>
              <w:jc w:val="center"/>
            </w:pPr>
            <w:r w:rsidRPr="00270F0A">
              <w:t>.82</w:t>
            </w:r>
          </w:p>
        </w:tc>
        <w:tc>
          <w:tcPr>
            <w:tcW w:w="1728" w:type="dxa"/>
            <w:tcBorders>
              <w:top w:val="single" w:sz="4" w:space="0" w:color="auto"/>
            </w:tcBorders>
            <w:shd w:val="clear" w:color="auto" w:fill="FFFFFF"/>
            <w:hideMark/>
          </w:tcPr>
          <w:p w14:paraId="175913C7" w14:textId="77777777" w:rsidR="00080BEE" w:rsidRPr="00270F0A" w:rsidRDefault="00080BEE" w:rsidP="002E1729">
            <w:pPr>
              <w:pStyle w:val="whitespace-normal"/>
              <w:jc w:val="center"/>
            </w:pPr>
            <w:r w:rsidRPr="00270F0A">
              <w:t>[.79, .86]</w:t>
            </w:r>
          </w:p>
        </w:tc>
        <w:tc>
          <w:tcPr>
            <w:tcW w:w="1728" w:type="dxa"/>
            <w:tcBorders>
              <w:top w:val="single" w:sz="4" w:space="0" w:color="auto"/>
            </w:tcBorders>
            <w:shd w:val="clear" w:color="auto" w:fill="FFFFFF"/>
            <w:hideMark/>
          </w:tcPr>
          <w:p w14:paraId="4F588738" w14:textId="77777777" w:rsidR="00080BEE" w:rsidRPr="00270F0A" w:rsidRDefault="00080BEE" w:rsidP="002E1729">
            <w:pPr>
              <w:pStyle w:val="whitespace-normal"/>
              <w:jc w:val="center"/>
            </w:pPr>
            <w:r w:rsidRPr="00270F0A">
              <w:t>&lt; .001</w:t>
            </w:r>
          </w:p>
        </w:tc>
        <w:tc>
          <w:tcPr>
            <w:tcW w:w="2533" w:type="dxa"/>
            <w:tcBorders>
              <w:top w:val="single" w:sz="4" w:space="0" w:color="auto"/>
            </w:tcBorders>
            <w:shd w:val="clear" w:color="auto" w:fill="FFFFFF"/>
            <w:hideMark/>
          </w:tcPr>
          <w:p w14:paraId="12484597" w14:textId="77777777" w:rsidR="00080BEE" w:rsidRPr="00270F0A" w:rsidRDefault="00080BEE" w:rsidP="002E1729">
            <w:pPr>
              <w:pStyle w:val="whitespace-normal"/>
              <w:jc w:val="center"/>
            </w:pPr>
            <w:r w:rsidRPr="00270F0A">
              <w:t>Almost perfect</w:t>
            </w:r>
          </w:p>
        </w:tc>
      </w:tr>
      <w:tr w:rsidR="00080BEE" w:rsidRPr="00270F0A" w14:paraId="3AA41A52" w14:textId="77777777" w:rsidTr="00080BEE">
        <w:tc>
          <w:tcPr>
            <w:tcW w:w="1728" w:type="dxa"/>
            <w:shd w:val="clear" w:color="auto" w:fill="FFFFFF"/>
            <w:hideMark/>
          </w:tcPr>
          <w:p w14:paraId="667ADB06" w14:textId="77777777" w:rsidR="00080BEE" w:rsidRPr="00270F0A" w:rsidRDefault="00080BEE" w:rsidP="002E1729">
            <w:pPr>
              <w:pStyle w:val="whitespace-normal"/>
            </w:pPr>
            <w:r w:rsidRPr="00270F0A">
              <w:t>Evidence aligns with KSA description</w:t>
            </w:r>
          </w:p>
        </w:tc>
        <w:tc>
          <w:tcPr>
            <w:tcW w:w="1728" w:type="dxa"/>
            <w:shd w:val="clear" w:color="auto" w:fill="FFFFFF"/>
            <w:hideMark/>
          </w:tcPr>
          <w:p w14:paraId="123157DD" w14:textId="77777777" w:rsidR="00080BEE" w:rsidRPr="00270F0A" w:rsidRDefault="00080BEE" w:rsidP="002E1729">
            <w:pPr>
              <w:pStyle w:val="whitespace-normal"/>
              <w:jc w:val="center"/>
            </w:pPr>
            <w:r w:rsidRPr="00270F0A">
              <w:t>.81</w:t>
            </w:r>
          </w:p>
        </w:tc>
        <w:tc>
          <w:tcPr>
            <w:tcW w:w="1728" w:type="dxa"/>
            <w:shd w:val="clear" w:color="auto" w:fill="FFFFFF"/>
            <w:hideMark/>
          </w:tcPr>
          <w:p w14:paraId="0A04753B" w14:textId="77777777" w:rsidR="00080BEE" w:rsidRPr="00270F0A" w:rsidRDefault="00080BEE" w:rsidP="002E1729">
            <w:pPr>
              <w:pStyle w:val="whitespace-normal"/>
              <w:jc w:val="center"/>
            </w:pPr>
            <w:r w:rsidRPr="00270F0A">
              <w:t>[.78, .85]</w:t>
            </w:r>
          </w:p>
        </w:tc>
        <w:tc>
          <w:tcPr>
            <w:tcW w:w="1728" w:type="dxa"/>
            <w:shd w:val="clear" w:color="auto" w:fill="FFFFFF"/>
            <w:hideMark/>
          </w:tcPr>
          <w:p w14:paraId="681217E5" w14:textId="77777777" w:rsidR="00080BEE" w:rsidRPr="00270F0A" w:rsidRDefault="00080BEE" w:rsidP="002E1729">
            <w:pPr>
              <w:pStyle w:val="whitespace-normal"/>
              <w:jc w:val="center"/>
            </w:pPr>
            <w:r w:rsidRPr="00270F0A">
              <w:t>&lt; .001</w:t>
            </w:r>
          </w:p>
        </w:tc>
        <w:tc>
          <w:tcPr>
            <w:tcW w:w="2533" w:type="dxa"/>
            <w:shd w:val="clear" w:color="auto" w:fill="FFFFFF"/>
            <w:hideMark/>
          </w:tcPr>
          <w:p w14:paraId="192BA6A0" w14:textId="77777777" w:rsidR="00080BEE" w:rsidRPr="00270F0A" w:rsidRDefault="00080BEE" w:rsidP="002E1729">
            <w:pPr>
              <w:pStyle w:val="whitespace-normal"/>
              <w:jc w:val="center"/>
            </w:pPr>
            <w:r w:rsidRPr="00270F0A">
              <w:t>Almost perfect</w:t>
            </w:r>
          </w:p>
        </w:tc>
      </w:tr>
      <w:tr w:rsidR="00080BEE" w:rsidRPr="00270F0A" w14:paraId="3084597C" w14:textId="77777777" w:rsidTr="00080BEE">
        <w:tc>
          <w:tcPr>
            <w:tcW w:w="1728" w:type="dxa"/>
            <w:tcBorders>
              <w:bottom w:val="single" w:sz="4" w:space="0" w:color="auto"/>
            </w:tcBorders>
            <w:shd w:val="clear" w:color="auto" w:fill="FFFFFF"/>
            <w:hideMark/>
          </w:tcPr>
          <w:p w14:paraId="44929F98" w14:textId="77777777" w:rsidR="00080BEE" w:rsidRPr="00270F0A" w:rsidRDefault="00080BEE" w:rsidP="002E1729">
            <w:pPr>
              <w:pStyle w:val="whitespace-normal"/>
            </w:pPr>
            <w:r w:rsidRPr="00270F0A">
              <w:t>Evidence was accurate (no hallucinations)</w:t>
            </w:r>
          </w:p>
        </w:tc>
        <w:tc>
          <w:tcPr>
            <w:tcW w:w="1728" w:type="dxa"/>
            <w:tcBorders>
              <w:bottom w:val="single" w:sz="4" w:space="0" w:color="auto"/>
            </w:tcBorders>
            <w:shd w:val="clear" w:color="auto" w:fill="FFFFFF"/>
            <w:hideMark/>
          </w:tcPr>
          <w:p w14:paraId="480161F6" w14:textId="77777777" w:rsidR="00080BEE" w:rsidRPr="00270F0A" w:rsidRDefault="00080BEE" w:rsidP="002E1729">
            <w:pPr>
              <w:pStyle w:val="whitespace-normal"/>
              <w:jc w:val="center"/>
            </w:pPr>
            <w:r w:rsidRPr="00270F0A">
              <w:t>.89</w:t>
            </w:r>
          </w:p>
        </w:tc>
        <w:tc>
          <w:tcPr>
            <w:tcW w:w="1728" w:type="dxa"/>
            <w:tcBorders>
              <w:bottom w:val="single" w:sz="4" w:space="0" w:color="auto"/>
            </w:tcBorders>
            <w:shd w:val="clear" w:color="auto" w:fill="FFFFFF"/>
            <w:hideMark/>
          </w:tcPr>
          <w:p w14:paraId="7817E8BD" w14:textId="77777777" w:rsidR="00080BEE" w:rsidRPr="00270F0A" w:rsidRDefault="00080BEE" w:rsidP="002E1729">
            <w:pPr>
              <w:pStyle w:val="whitespace-normal"/>
              <w:jc w:val="center"/>
            </w:pPr>
            <w:r w:rsidRPr="00270F0A">
              <w:t>[.87, .91]</w:t>
            </w:r>
          </w:p>
        </w:tc>
        <w:tc>
          <w:tcPr>
            <w:tcW w:w="1728" w:type="dxa"/>
            <w:tcBorders>
              <w:bottom w:val="single" w:sz="4" w:space="0" w:color="auto"/>
            </w:tcBorders>
            <w:shd w:val="clear" w:color="auto" w:fill="FFFFFF"/>
            <w:hideMark/>
          </w:tcPr>
          <w:p w14:paraId="48489AB6" w14:textId="77777777" w:rsidR="00080BEE" w:rsidRPr="00270F0A" w:rsidRDefault="00080BEE" w:rsidP="002E1729">
            <w:pPr>
              <w:pStyle w:val="whitespace-normal"/>
              <w:jc w:val="center"/>
            </w:pPr>
            <w:r w:rsidRPr="00270F0A">
              <w:t>&lt; .001</w:t>
            </w:r>
          </w:p>
        </w:tc>
        <w:tc>
          <w:tcPr>
            <w:tcW w:w="2533" w:type="dxa"/>
            <w:tcBorders>
              <w:bottom w:val="single" w:sz="4" w:space="0" w:color="auto"/>
            </w:tcBorders>
            <w:shd w:val="clear" w:color="auto" w:fill="FFFFFF"/>
            <w:hideMark/>
          </w:tcPr>
          <w:p w14:paraId="2464224B" w14:textId="77777777" w:rsidR="00080BEE" w:rsidRPr="00270F0A" w:rsidRDefault="00080BEE" w:rsidP="002E1729">
            <w:pPr>
              <w:pStyle w:val="whitespace-normal"/>
              <w:jc w:val="center"/>
            </w:pPr>
            <w:r w:rsidRPr="00270F0A">
              <w:t>Almost perfect</w:t>
            </w:r>
          </w:p>
        </w:tc>
      </w:tr>
    </w:tbl>
    <w:p w14:paraId="6069B366" w14:textId="77777777" w:rsidR="00080BEE" w:rsidRDefault="00080BEE" w:rsidP="00080BEE">
      <w:pPr>
        <w:pStyle w:val="whitespace-normal"/>
        <w:spacing w:before="0" w:beforeAutospacing="0" w:after="0" w:afterAutospacing="0"/>
        <w:ind w:firstLine="720"/>
      </w:pPr>
      <w:r>
        <w:t xml:space="preserve">  </w:t>
      </w:r>
    </w:p>
    <w:p w14:paraId="6F57F128" w14:textId="77777777" w:rsidR="00080BEE" w:rsidRPr="000E0725" w:rsidRDefault="00080BEE" w:rsidP="00DD2C56">
      <w:pPr>
        <w:pStyle w:val="whitespace-normal"/>
        <w:spacing w:before="0" w:beforeAutospacing="0" w:after="0" w:afterAutospacing="0" w:line="480" w:lineRule="auto"/>
        <w:rPr>
          <w:b/>
          <w:bCs/>
          <w:i/>
          <w:iCs/>
        </w:rPr>
      </w:pPr>
      <w:r w:rsidRPr="000E0725">
        <w:rPr>
          <w:b/>
          <w:bCs/>
          <w:i/>
          <w:iCs/>
        </w:rPr>
        <w:t>Model Accuracy and Hallucinations</w:t>
      </w:r>
    </w:p>
    <w:p w14:paraId="1BCB7A6D" w14:textId="03BADB45" w:rsidR="00080BEE" w:rsidRDefault="00080BEE" w:rsidP="00DD2C56">
      <w:pPr>
        <w:pStyle w:val="whitespace-normal"/>
        <w:spacing w:before="0" w:beforeAutospacing="0" w:after="0" w:afterAutospacing="0" w:line="480" w:lineRule="auto"/>
        <w:ind w:firstLine="720"/>
      </w:pPr>
      <w:commentRangeStart w:id="7"/>
      <w:r>
        <w:t xml:space="preserve">Across all raters and ratings, the percentage of rationale statements that received </w:t>
      </w:r>
      <w:proofErr w:type="gramStart"/>
      <w:r>
        <w:t>a one</w:t>
      </w:r>
      <w:proofErr w:type="gramEnd"/>
      <w:r>
        <w:t xml:space="preserve">, meaning the raters agreed the model rationale statement aligned with the KSA definition, </w:t>
      </w:r>
      <w:r w:rsidRPr="000155E6">
        <w:t>was 9</w:t>
      </w:r>
      <w:r>
        <w:t>2</w:t>
      </w:r>
      <w:r w:rsidRPr="000155E6">
        <w:t>% (</w:t>
      </w:r>
      <w:r>
        <w:t>1663</w:t>
      </w:r>
      <w:r w:rsidRPr="000155E6">
        <w:t xml:space="preserve"> out of </w:t>
      </w:r>
      <w:r>
        <w:t>1821 items rated</w:t>
      </w:r>
      <w:r w:rsidRPr="000155E6">
        <w:t xml:space="preserve">). The percentage of evidence statements that received </w:t>
      </w:r>
      <w:proofErr w:type="gramStart"/>
      <w:r w:rsidRPr="000155E6">
        <w:t>a one</w:t>
      </w:r>
      <w:proofErr w:type="gramEnd"/>
      <w:r w:rsidRPr="000155E6">
        <w:t>, meaning the rater</w:t>
      </w:r>
      <w:r>
        <w:t>s</w:t>
      </w:r>
      <w:r w:rsidRPr="000155E6">
        <w:t xml:space="preserve"> agreed the evidence statements from the sources aligned with the KSA definition, was 9</w:t>
      </w:r>
      <w:r>
        <w:t>0</w:t>
      </w:r>
      <w:r w:rsidRPr="000155E6">
        <w:t>% (</w:t>
      </w:r>
      <w:r>
        <w:t>1652</w:t>
      </w:r>
      <w:r w:rsidRPr="000155E6">
        <w:t xml:space="preserve"> out of </w:t>
      </w:r>
      <w:r>
        <w:t>1826</w:t>
      </w:r>
      <w:r w:rsidRPr="000155E6">
        <w:t xml:space="preserve"> ratings). </w:t>
      </w:r>
      <w:r>
        <w:t xml:space="preserve">The percentage of hallucinations raters reported across all ratings was </w:t>
      </w:r>
      <w:r w:rsidRPr="009064F2">
        <w:t>5% (96 out of 1826 ratings)</w:t>
      </w:r>
      <w:r>
        <w:t xml:space="preserve">. </w:t>
      </w:r>
      <w:commentRangeEnd w:id="7"/>
      <w:r>
        <w:commentReference w:id="7"/>
      </w:r>
    </w:p>
    <w:p w14:paraId="68247AD7" w14:textId="13787D07" w:rsidR="00080BEE" w:rsidRDefault="00080BEE" w:rsidP="00080BEE">
      <w:pPr>
        <w:pStyle w:val="paragraph"/>
        <w:textAlignment w:val="baseline"/>
        <w:rPr>
          <w:i/>
          <w:iCs/>
          <w:color w:val="000000"/>
        </w:rPr>
      </w:pPr>
      <w:r w:rsidRPr="00AB632B">
        <w:rPr>
          <w:b/>
          <w:bCs/>
          <w:color w:val="000000"/>
        </w:rPr>
        <w:t xml:space="preserve">Table </w:t>
      </w:r>
      <w:r>
        <w:rPr>
          <w:b/>
          <w:bCs/>
          <w:color w:val="000000"/>
        </w:rPr>
        <w:t>3</w:t>
      </w:r>
    </w:p>
    <w:p w14:paraId="5A8982BD" w14:textId="77777777" w:rsidR="00080BEE" w:rsidRPr="00AB632B" w:rsidRDefault="00080BEE" w:rsidP="00080BEE">
      <w:pPr>
        <w:pStyle w:val="paragraph"/>
        <w:textAlignment w:val="baseline"/>
        <w:rPr>
          <w:color w:val="000000"/>
        </w:rPr>
      </w:pPr>
      <w:r w:rsidRPr="00AB632B">
        <w:rPr>
          <w:i/>
          <w:iCs/>
          <w:color w:val="000000"/>
        </w:rPr>
        <w:t xml:space="preserve">Agreement and Hallucination Frequency Across </w:t>
      </w:r>
      <w:r>
        <w:rPr>
          <w:i/>
          <w:iCs/>
          <w:color w:val="000000"/>
        </w:rPr>
        <w:t>All Raters and Ratings</w:t>
      </w:r>
    </w:p>
    <w:tbl>
      <w:tblPr>
        <w:tblW w:w="9350" w:type="dxa"/>
        <w:shd w:val="clear" w:color="auto" w:fill="FFFFFF"/>
        <w:tblLook w:val="04A0" w:firstRow="1" w:lastRow="0" w:firstColumn="1" w:lastColumn="0" w:noHBand="0" w:noVBand="1"/>
      </w:tblPr>
      <w:tblGrid>
        <w:gridCol w:w="2272"/>
        <w:gridCol w:w="2223"/>
        <w:gridCol w:w="1948"/>
        <w:gridCol w:w="1110"/>
        <w:gridCol w:w="1797"/>
      </w:tblGrid>
      <w:tr w:rsidR="00080BEE" w:rsidRPr="00AB632B" w14:paraId="0382AA1B" w14:textId="77777777" w:rsidTr="002E1729">
        <w:tc>
          <w:tcPr>
            <w:tcW w:w="2272" w:type="dxa"/>
            <w:tcBorders>
              <w:top w:val="single" w:sz="4" w:space="0" w:color="auto"/>
              <w:bottom w:val="single" w:sz="4" w:space="0" w:color="auto"/>
            </w:tcBorders>
            <w:shd w:val="clear" w:color="auto" w:fill="FFFFFF"/>
            <w:hideMark/>
          </w:tcPr>
          <w:p w14:paraId="6869776E" w14:textId="77777777" w:rsidR="00080BEE" w:rsidRPr="00AB632B" w:rsidRDefault="00080BEE" w:rsidP="002E1729">
            <w:pPr>
              <w:pStyle w:val="paragraph"/>
              <w:textAlignment w:val="baseline"/>
              <w:rPr>
                <w:color w:val="000000"/>
              </w:rPr>
            </w:pPr>
            <w:r>
              <w:rPr>
                <w:color w:val="000000"/>
              </w:rPr>
              <w:lastRenderedPageBreak/>
              <w:t>Rating Variable</w:t>
            </w:r>
          </w:p>
        </w:tc>
        <w:tc>
          <w:tcPr>
            <w:tcW w:w="2223" w:type="dxa"/>
            <w:tcBorders>
              <w:top w:val="single" w:sz="4" w:space="0" w:color="auto"/>
              <w:bottom w:val="single" w:sz="4" w:space="0" w:color="auto"/>
            </w:tcBorders>
            <w:shd w:val="clear" w:color="auto" w:fill="FFFFFF"/>
            <w:hideMark/>
          </w:tcPr>
          <w:p w14:paraId="3117B0F2" w14:textId="77777777" w:rsidR="00080BEE" w:rsidRPr="00AB632B" w:rsidRDefault="00080BEE" w:rsidP="002E1729">
            <w:pPr>
              <w:pStyle w:val="paragraph"/>
              <w:jc w:val="center"/>
              <w:textAlignment w:val="baseline"/>
              <w:rPr>
                <w:color w:val="000000"/>
              </w:rPr>
            </w:pPr>
            <w:r>
              <w:rPr>
                <w:color w:val="000000"/>
              </w:rPr>
              <w:t>Agree Ratings</w:t>
            </w:r>
          </w:p>
        </w:tc>
        <w:tc>
          <w:tcPr>
            <w:tcW w:w="1948" w:type="dxa"/>
            <w:tcBorders>
              <w:top w:val="single" w:sz="4" w:space="0" w:color="auto"/>
              <w:bottom w:val="single" w:sz="4" w:space="0" w:color="auto"/>
            </w:tcBorders>
            <w:shd w:val="clear" w:color="auto" w:fill="FFFFFF"/>
          </w:tcPr>
          <w:p w14:paraId="74EC02A9" w14:textId="77777777" w:rsidR="00080BEE" w:rsidRPr="00AB632B" w:rsidRDefault="00080BEE" w:rsidP="002E1729">
            <w:pPr>
              <w:pStyle w:val="paragraph"/>
              <w:jc w:val="center"/>
              <w:textAlignment w:val="baseline"/>
              <w:rPr>
                <w:color w:val="000000"/>
              </w:rPr>
            </w:pPr>
            <w:r>
              <w:rPr>
                <w:color w:val="000000"/>
              </w:rPr>
              <w:t>Disagree Ratings</w:t>
            </w:r>
          </w:p>
        </w:tc>
        <w:tc>
          <w:tcPr>
            <w:tcW w:w="1110" w:type="dxa"/>
            <w:tcBorders>
              <w:top w:val="single" w:sz="4" w:space="0" w:color="auto"/>
              <w:bottom w:val="single" w:sz="4" w:space="0" w:color="auto"/>
            </w:tcBorders>
            <w:shd w:val="clear" w:color="auto" w:fill="FFFFFF"/>
            <w:hideMark/>
          </w:tcPr>
          <w:p w14:paraId="1D2F09EE" w14:textId="77777777" w:rsidR="00080BEE" w:rsidRPr="00AB632B" w:rsidRDefault="00080BEE" w:rsidP="002E1729">
            <w:pPr>
              <w:pStyle w:val="paragraph"/>
              <w:jc w:val="center"/>
              <w:textAlignment w:val="baseline"/>
              <w:rPr>
                <w:color w:val="000000"/>
              </w:rPr>
            </w:pPr>
            <w:r w:rsidRPr="00AB632B">
              <w:rPr>
                <w:color w:val="000000"/>
              </w:rPr>
              <w:t>N</w:t>
            </w:r>
          </w:p>
        </w:tc>
        <w:tc>
          <w:tcPr>
            <w:tcW w:w="1797" w:type="dxa"/>
            <w:tcBorders>
              <w:top w:val="single" w:sz="4" w:space="0" w:color="auto"/>
              <w:bottom w:val="single" w:sz="4" w:space="0" w:color="auto"/>
            </w:tcBorders>
            <w:shd w:val="clear" w:color="auto" w:fill="FFFFFF"/>
            <w:hideMark/>
          </w:tcPr>
          <w:p w14:paraId="309C9EBE" w14:textId="77777777" w:rsidR="00080BEE" w:rsidRPr="00AB632B" w:rsidRDefault="00080BEE" w:rsidP="002E1729">
            <w:pPr>
              <w:pStyle w:val="paragraph"/>
              <w:jc w:val="center"/>
              <w:textAlignment w:val="baseline"/>
              <w:rPr>
                <w:color w:val="000000"/>
              </w:rPr>
            </w:pPr>
            <w:r w:rsidRPr="00AB632B">
              <w:rPr>
                <w:color w:val="000000"/>
              </w:rPr>
              <w:t>%</w:t>
            </w:r>
            <w:r>
              <w:rPr>
                <w:color w:val="000000"/>
              </w:rPr>
              <w:t xml:space="preserve"> Agreement</w:t>
            </w:r>
          </w:p>
        </w:tc>
      </w:tr>
      <w:tr w:rsidR="00080BEE" w:rsidRPr="00AB632B" w14:paraId="17EA314B" w14:textId="77777777" w:rsidTr="002E1729">
        <w:tc>
          <w:tcPr>
            <w:tcW w:w="2272" w:type="dxa"/>
            <w:tcBorders>
              <w:top w:val="single" w:sz="4" w:space="0" w:color="auto"/>
            </w:tcBorders>
            <w:shd w:val="clear" w:color="auto" w:fill="FFFFFF"/>
            <w:hideMark/>
          </w:tcPr>
          <w:p w14:paraId="46C4816F" w14:textId="77777777" w:rsidR="00080BEE" w:rsidRPr="00AB632B" w:rsidRDefault="00080BEE" w:rsidP="002E1729">
            <w:pPr>
              <w:pStyle w:val="paragraph"/>
              <w:textAlignment w:val="baseline"/>
              <w:rPr>
                <w:color w:val="000000"/>
              </w:rPr>
            </w:pPr>
            <w:r w:rsidRPr="00AB632B">
              <w:rPr>
                <w:color w:val="000000"/>
              </w:rPr>
              <w:t xml:space="preserve">Rationale statements aligned with KSA definition </w:t>
            </w:r>
          </w:p>
        </w:tc>
        <w:tc>
          <w:tcPr>
            <w:tcW w:w="2223" w:type="dxa"/>
            <w:tcBorders>
              <w:top w:val="single" w:sz="4" w:space="0" w:color="auto"/>
            </w:tcBorders>
            <w:shd w:val="clear" w:color="auto" w:fill="FFFFFF"/>
            <w:hideMark/>
          </w:tcPr>
          <w:p w14:paraId="7BA65EEE" w14:textId="77777777" w:rsidR="00080BEE" w:rsidRPr="00AB632B" w:rsidRDefault="00080BEE" w:rsidP="002E1729">
            <w:pPr>
              <w:pStyle w:val="paragraph"/>
              <w:jc w:val="center"/>
              <w:textAlignment w:val="baseline"/>
              <w:rPr>
                <w:color w:val="000000"/>
              </w:rPr>
            </w:pPr>
            <w:r w:rsidRPr="00AB632B">
              <w:rPr>
                <w:color w:val="000000"/>
              </w:rPr>
              <w:t>1,663</w:t>
            </w:r>
          </w:p>
        </w:tc>
        <w:tc>
          <w:tcPr>
            <w:tcW w:w="1948" w:type="dxa"/>
            <w:tcBorders>
              <w:top w:val="single" w:sz="4" w:space="0" w:color="auto"/>
            </w:tcBorders>
            <w:shd w:val="clear" w:color="auto" w:fill="FFFFFF"/>
          </w:tcPr>
          <w:p w14:paraId="3894C7F9" w14:textId="77777777" w:rsidR="00080BEE" w:rsidRPr="00AB632B" w:rsidRDefault="00080BEE" w:rsidP="002E1729">
            <w:pPr>
              <w:pStyle w:val="paragraph"/>
              <w:jc w:val="center"/>
              <w:textAlignment w:val="baseline"/>
              <w:rPr>
                <w:color w:val="000000"/>
              </w:rPr>
            </w:pPr>
            <w:r>
              <w:rPr>
                <w:color w:val="000000"/>
              </w:rPr>
              <w:t>158</w:t>
            </w:r>
          </w:p>
        </w:tc>
        <w:tc>
          <w:tcPr>
            <w:tcW w:w="1110" w:type="dxa"/>
            <w:tcBorders>
              <w:top w:val="single" w:sz="4" w:space="0" w:color="auto"/>
            </w:tcBorders>
            <w:shd w:val="clear" w:color="auto" w:fill="FFFFFF"/>
            <w:hideMark/>
          </w:tcPr>
          <w:p w14:paraId="3EC86A82" w14:textId="77777777" w:rsidR="00080BEE" w:rsidRPr="00AB632B" w:rsidRDefault="00080BEE" w:rsidP="002E1729">
            <w:pPr>
              <w:pStyle w:val="paragraph"/>
              <w:jc w:val="center"/>
              <w:textAlignment w:val="baseline"/>
              <w:rPr>
                <w:color w:val="000000"/>
              </w:rPr>
            </w:pPr>
            <w:r w:rsidRPr="00AB632B">
              <w:rPr>
                <w:color w:val="000000"/>
              </w:rPr>
              <w:t>1,821</w:t>
            </w:r>
          </w:p>
        </w:tc>
        <w:tc>
          <w:tcPr>
            <w:tcW w:w="1797" w:type="dxa"/>
            <w:tcBorders>
              <w:top w:val="single" w:sz="4" w:space="0" w:color="auto"/>
            </w:tcBorders>
            <w:shd w:val="clear" w:color="auto" w:fill="FFFFFF"/>
            <w:hideMark/>
          </w:tcPr>
          <w:p w14:paraId="29AAC8E8" w14:textId="77777777" w:rsidR="00080BEE" w:rsidRPr="00AB632B" w:rsidRDefault="00080BEE" w:rsidP="002E1729">
            <w:pPr>
              <w:pStyle w:val="paragraph"/>
              <w:jc w:val="center"/>
              <w:textAlignment w:val="baseline"/>
              <w:rPr>
                <w:color w:val="000000"/>
              </w:rPr>
            </w:pPr>
            <w:r w:rsidRPr="00AB632B">
              <w:rPr>
                <w:color w:val="000000"/>
              </w:rPr>
              <w:t>91.3</w:t>
            </w:r>
            <w:r>
              <w:rPr>
                <w:color w:val="000000"/>
              </w:rPr>
              <w:t>%</w:t>
            </w:r>
          </w:p>
        </w:tc>
      </w:tr>
      <w:tr w:rsidR="00080BEE" w:rsidRPr="00AB632B" w14:paraId="54424647" w14:textId="77777777" w:rsidTr="002E1729">
        <w:tc>
          <w:tcPr>
            <w:tcW w:w="2272" w:type="dxa"/>
            <w:shd w:val="clear" w:color="auto" w:fill="FFFFFF"/>
            <w:hideMark/>
          </w:tcPr>
          <w:p w14:paraId="0E71C8E4" w14:textId="77777777" w:rsidR="00080BEE" w:rsidRPr="00AB632B" w:rsidRDefault="00080BEE" w:rsidP="002E1729">
            <w:pPr>
              <w:pStyle w:val="paragraph"/>
              <w:textAlignment w:val="baseline"/>
              <w:rPr>
                <w:color w:val="000000"/>
              </w:rPr>
            </w:pPr>
            <w:r w:rsidRPr="00AB632B">
              <w:rPr>
                <w:color w:val="000000"/>
              </w:rPr>
              <w:t>Evidence statements aligned with KSA definition</w:t>
            </w:r>
          </w:p>
        </w:tc>
        <w:tc>
          <w:tcPr>
            <w:tcW w:w="2223" w:type="dxa"/>
            <w:shd w:val="clear" w:color="auto" w:fill="FFFFFF"/>
            <w:hideMark/>
          </w:tcPr>
          <w:p w14:paraId="3E34809C" w14:textId="77777777" w:rsidR="00080BEE" w:rsidRPr="00AB632B" w:rsidRDefault="00080BEE" w:rsidP="002E1729">
            <w:pPr>
              <w:pStyle w:val="paragraph"/>
              <w:jc w:val="center"/>
              <w:textAlignment w:val="baseline"/>
              <w:rPr>
                <w:color w:val="000000"/>
              </w:rPr>
            </w:pPr>
            <w:r w:rsidRPr="00AB632B">
              <w:rPr>
                <w:color w:val="000000"/>
              </w:rPr>
              <w:t>1,652</w:t>
            </w:r>
          </w:p>
        </w:tc>
        <w:tc>
          <w:tcPr>
            <w:tcW w:w="1948" w:type="dxa"/>
            <w:shd w:val="clear" w:color="auto" w:fill="FFFFFF"/>
          </w:tcPr>
          <w:p w14:paraId="7F36B9D5" w14:textId="77777777" w:rsidR="00080BEE" w:rsidRPr="00AB632B" w:rsidRDefault="00080BEE" w:rsidP="002E1729">
            <w:pPr>
              <w:pStyle w:val="paragraph"/>
              <w:jc w:val="center"/>
              <w:textAlignment w:val="baseline"/>
              <w:rPr>
                <w:color w:val="000000"/>
              </w:rPr>
            </w:pPr>
            <w:r>
              <w:rPr>
                <w:color w:val="000000"/>
              </w:rPr>
              <w:t>174</w:t>
            </w:r>
          </w:p>
        </w:tc>
        <w:tc>
          <w:tcPr>
            <w:tcW w:w="1110" w:type="dxa"/>
            <w:shd w:val="clear" w:color="auto" w:fill="FFFFFF"/>
            <w:hideMark/>
          </w:tcPr>
          <w:p w14:paraId="7184266C" w14:textId="77777777" w:rsidR="00080BEE" w:rsidRPr="00AB632B" w:rsidRDefault="00080BEE" w:rsidP="002E1729">
            <w:pPr>
              <w:pStyle w:val="paragraph"/>
              <w:jc w:val="center"/>
              <w:textAlignment w:val="baseline"/>
              <w:rPr>
                <w:color w:val="000000"/>
              </w:rPr>
            </w:pPr>
            <w:r w:rsidRPr="00AB632B">
              <w:rPr>
                <w:color w:val="000000"/>
              </w:rPr>
              <w:t>1,826</w:t>
            </w:r>
          </w:p>
        </w:tc>
        <w:tc>
          <w:tcPr>
            <w:tcW w:w="1797" w:type="dxa"/>
            <w:shd w:val="clear" w:color="auto" w:fill="FFFFFF"/>
            <w:hideMark/>
          </w:tcPr>
          <w:p w14:paraId="75C2FBC9" w14:textId="77777777" w:rsidR="00080BEE" w:rsidRPr="00AB632B" w:rsidRDefault="00080BEE" w:rsidP="002E1729">
            <w:pPr>
              <w:pStyle w:val="paragraph"/>
              <w:jc w:val="center"/>
              <w:textAlignment w:val="baseline"/>
              <w:rPr>
                <w:color w:val="000000"/>
              </w:rPr>
            </w:pPr>
            <w:r w:rsidRPr="00AB632B">
              <w:rPr>
                <w:color w:val="000000"/>
              </w:rPr>
              <w:t>90.5</w:t>
            </w:r>
            <w:r>
              <w:rPr>
                <w:color w:val="000000"/>
              </w:rPr>
              <w:t>%</w:t>
            </w:r>
          </w:p>
        </w:tc>
      </w:tr>
      <w:tr w:rsidR="00080BEE" w:rsidRPr="00AB632B" w14:paraId="274C6E17" w14:textId="77777777" w:rsidTr="002E1729">
        <w:tc>
          <w:tcPr>
            <w:tcW w:w="2272" w:type="dxa"/>
            <w:tcBorders>
              <w:bottom w:val="single" w:sz="4" w:space="0" w:color="auto"/>
            </w:tcBorders>
            <w:shd w:val="clear" w:color="auto" w:fill="FFFFFF"/>
            <w:hideMark/>
          </w:tcPr>
          <w:p w14:paraId="0D8F002A" w14:textId="77777777" w:rsidR="00080BEE" w:rsidRPr="00AB632B" w:rsidRDefault="00080BEE" w:rsidP="002E1729">
            <w:pPr>
              <w:pStyle w:val="paragraph"/>
              <w:textAlignment w:val="baseline"/>
              <w:rPr>
                <w:color w:val="000000"/>
              </w:rPr>
            </w:pPr>
            <w:r w:rsidRPr="00AB632B">
              <w:rPr>
                <w:color w:val="000000"/>
              </w:rPr>
              <w:t xml:space="preserve">Hallucinations </w:t>
            </w:r>
            <w:r>
              <w:rPr>
                <w:color w:val="000000"/>
              </w:rPr>
              <w:t xml:space="preserve">Present </w:t>
            </w:r>
            <w:proofErr w:type="gramStart"/>
            <w:r>
              <w:rPr>
                <w:color w:val="000000"/>
              </w:rPr>
              <w:t>In</w:t>
            </w:r>
            <w:proofErr w:type="gramEnd"/>
            <w:r>
              <w:rPr>
                <w:color w:val="000000"/>
              </w:rPr>
              <w:t xml:space="preserve"> Evidence Statement</w:t>
            </w:r>
          </w:p>
        </w:tc>
        <w:tc>
          <w:tcPr>
            <w:tcW w:w="2223" w:type="dxa"/>
            <w:tcBorders>
              <w:bottom w:val="single" w:sz="4" w:space="0" w:color="auto"/>
            </w:tcBorders>
            <w:shd w:val="clear" w:color="auto" w:fill="FFFFFF"/>
            <w:hideMark/>
          </w:tcPr>
          <w:p w14:paraId="42061417" w14:textId="77777777" w:rsidR="00080BEE" w:rsidRPr="00AB632B" w:rsidRDefault="00080BEE" w:rsidP="002E1729">
            <w:pPr>
              <w:pStyle w:val="paragraph"/>
              <w:jc w:val="center"/>
              <w:textAlignment w:val="baseline"/>
              <w:rPr>
                <w:color w:val="000000"/>
              </w:rPr>
            </w:pPr>
            <w:r w:rsidRPr="00AB632B">
              <w:rPr>
                <w:color w:val="000000"/>
              </w:rPr>
              <w:t>96</w:t>
            </w:r>
          </w:p>
        </w:tc>
        <w:tc>
          <w:tcPr>
            <w:tcW w:w="1948" w:type="dxa"/>
            <w:tcBorders>
              <w:bottom w:val="single" w:sz="4" w:space="0" w:color="auto"/>
            </w:tcBorders>
            <w:shd w:val="clear" w:color="auto" w:fill="FFFFFF"/>
          </w:tcPr>
          <w:p w14:paraId="7E3D7F1B" w14:textId="77777777" w:rsidR="00080BEE" w:rsidRPr="00AB632B" w:rsidRDefault="00080BEE" w:rsidP="002E1729">
            <w:pPr>
              <w:pStyle w:val="paragraph"/>
              <w:jc w:val="center"/>
              <w:textAlignment w:val="baseline"/>
              <w:rPr>
                <w:color w:val="000000"/>
              </w:rPr>
            </w:pPr>
            <w:r>
              <w:rPr>
                <w:color w:val="000000"/>
              </w:rPr>
              <w:t>1,730</w:t>
            </w:r>
          </w:p>
        </w:tc>
        <w:tc>
          <w:tcPr>
            <w:tcW w:w="1110" w:type="dxa"/>
            <w:tcBorders>
              <w:bottom w:val="single" w:sz="4" w:space="0" w:color="auto"/>
            </w:tcBorders>
            <w:shd w:val="clear" w:color="auto" w:fill="FFFFFF"/>
            <w:hideMark/>
          </w:tcPr>
          <w:p w14:paraId="18423D53" w14:textId="77777777" w:rsidR="00080BEE" w:rsidRPr="00AB632B" w:rsidRDefault="00080BEE" w:rsidP="002E1729">
            <w:pPr>
              <w:pStyle w:val="paragraph"/>
              <w:jc w:val="center"/>
              <w:textAlignment w:val="baseline"/>
              <w:rPr>
                <w:color w:val="000000"/>
              </w:rPr>
            </w:pPr>
            <w:r w:rsidRPr="00AB632B">
              <w:rPr>
                <w:color w:val="000000"/>
              </w:rPr>
              <w:t>1,826</w:t>
            </w:r>
          </w:p>
        </w:tc>
        <w:tc>
          <w:tcPr>
            <w:tcW w:w="1797" w:type="dxa"/>
            <w:tcBorders>
              <w:bottom w:val="single" w:sz="4" w:space="0" w:color="auto"/>
            </w:tcBorders>
            <w:shd w:val="clear" w:color="auto" w:fill="FFFFFF"/>
            <w:hideMark/>
          </w:tcPr>
          <w:p w14:paraId="40375F36" w14:textId="77777777" w:rsidR="00080BEE" w:rsidRPr="00AB632B" w:rsidRDefault="00080BEE" w:rsidP="002E1729">
            <w:pPr>
              <w:pStyle w:val="paragraph"/>
              <w:jc w:val="center"/>
              <w:textAlignment w:val="baseline"/>
              <w:rPr>
                <w:color w:val="000000"/>
              </w:rPr>
            </w:pPr>
            <w:r w:rsidRPr="00AB632B">
              <w:rPr>
                <w:color w:val="000000"/>
              </w:rPr>
              <w:t>5.3</w:t>
            </w:r>
            <w:r>
              <w:rPr>
                <w:color w:val="000000"/>
              </w:rPr>
              <w:t>%</w:t>
            </w:r>
          </w:p>
        </w:tc>
      </w:tr>
    </w:tbl>
    <w:p w14:paraId="3A5A5BE6" w14:textId="77777777" w:rsidR="00743CF0" w:rsidRDefault="00743CF0" w:rsidP="00743CF0">
      <w:pPr>
        <w:pStyle w:val="paragraph"/>
        <w:spacing w:before="0" w:beforeAutospacing="0" w:after="0" w:afterAutospacing="0"/>
        <w:textAlignment w:val="baseline"/>
        <w:rPr>
          <w:b/>
          <w:bCs/>
          <w:i/>
          <w:iCs/>
          <w:color w:val="000000"/>
        </w:rPr>
      </w:pPr>
    </w:p>
    <w:p w14:paraId="045571D6" w14:textId="7C5A96DB" w:rsidR="00743CF0" w:rsidRPr="000E0725" w:rsidRDefault="00743CF0" w:rsidP="003559C0">
      <w:pPr>
        <w:pStyle w:val="paragraph"/>
        <w:spacing w:before="0" w:beforeAutospacing="0" w:after="0" w:afterAutospacing="0" w:line="480" w:lineRule="auto"/>
        <w:textAlignment w:val="baseline"/>
        <w:rPr>
          <w:b/>
          <w:bCs/>
          <w:i/>
          <w:iCs/>
          <w:color w:val="000000"/>
        </w:rPr>
      </w:pPr>
      <w:r w:rsidRPr="000E0725">
        <w:rPr>
          <w:b/>
          <w:bCs/>
          <w:i/>
          <w:iCs/>
          <w:color w:val="000000"/>
        </w:rPr>
        <w:t xml:space="preserve">Rater </w:t>
      </w:r>
      <w:r>
        <w:rPr>
          <w:b/>
          <w:bCs/>
          <w:i/>
          <w:iCs/>
          <w:color w:val="000000"/>
        </w:rPr>
        <w:t xml:space="preserve">Qualitative </w:t>
      </w:r>
      <w:r w:rsidRPr="000E0725">
        <w:rPr>
          <w:b/>
          <w:bCs/>
          <w:i/>
          <w:iCs/>
          <w:color w:val="000000"/>
        </w:rPr>
        <w:t>Observations</w:t>
      </w:r>
    </w:p>
    <w:p w14:paraId="5CFCDFC7" w14:textId="3968ABFE" w:rsidR="00743CF0" w:rsidRDefault="00743CF0" w:rsidP="003559C0">
      <w:pPr>
        <w:pStyle w:val="paragraph"/>
        <w:spacing w:before="0" w:beforeAutospacing="0" w:after="0" w:afterAutospacing="0" w:line="480" w:lineRule="auto"/>
        <w:ind w:firstLine="720"/>
        <w:textAlignment w:val="baseline"/>
        <w:rPr>
          <w:color w:val="000000"/>
        </w:rPr>
      </w:pPr>
      <w:commentRangeStart w:id="10"/>
      <w:r>
        <w:rPr>
          <w:color w:val="000000"/>
        </w:rPr>
        <w:t xml:space="preserve">In addition to the numerical scoring of </w:t>
      </w:r>
      <w:r>
        <w:rPr>
          <w:color w:val="000000"/>
        </w:rPr>
        <w:t xml:space="preserve">, researchers were asked to provide qualitative comments on the performance of the LLM to capture specific feedback on where the LLM was successful, needed improvement, or areas of confusion. </w:t>
      </w:r>
      <w:r>
        <w:rPr>
          <w:color w:val="000000"/>
        </w:rPr>
        <w:t xml:space="preserve">Raters provided</w:t>
      </w:r>
      <w:r>
        <w:rPr>
          <w:color w:val="000000"/>
        </w:rPr>
        <w:t xml:space="preserve"> 656 qualitative comments which were </w:t>
      </w:r>
      <w:del w:id="5041" w:author="Naiqing Lin" w:date="2026-08-28T20:00:00Z">
        <w:r>
          <w:rPr>
            <w:color w:val="000000"/>
          </w:rPr>
          <w:delText xml:space="preserve">captured into a series of themes</w:delText>
        </w:r>
      </w:del>
      <w:ins w:id="5042" w:author="Naiqing Lin" w:date="2026-08-28T20:00:00Z">
        <w:r>
          <w:t xml:space="preserve">consolidated into a series of themes</w:t>
        </w:r>
      </w:ins>
      <w:r>
        <w:rPr>
          <w:color w:val="000000"/>
        </w:rPr>
        <w:t xml:space="preserve">. Comments produced two overarching categories from the qualitative data. Category one consisted of model performance: positive and negative. Category two addressed perceived issues or improvements to the Army Talent Attribute Framework (ATAF) list itself.</w:t>
      </w:r>
      <w:r>
        <w:rPr>
          <w:color w:val="000000"/>
        </w:rPr>
        <w:t xml:space="preserve"> </w:t>
      </w:r>
      <w:r>
        <w:rPr>
          <w:color w:val="000000"/>
        </w:rPr>
        <w:t xml:space="preserve">These will be discussed in the presentation. </w:t>
      </w:r>
      <w:del w:id="5039" w:author="Naiqing Lin" w:date="2026-08-28T20:00:00Z">
        <w:r>
          <w:rPr>
            <w:color w:val="000000"/>
          </w:rPr>
          <w:delText xml:space="preserve">the KSAO LLM’s performance</w:delText>
        </w:r>
      </w:del>
      <w:ins w:id="5040" w:author="Naiqing Lin" w:date="2026-08-28T20:00:00Z">
        <w:r>
          <w:t xml:space="preserve">the KSA LLM’s performance</w:t>
        </w:r>
      </w:ins>
      <w:commentRangeEnd w:id="10"/>
      <w:r>
        <w:commentReference w:id="10"/>
      </w:r>
    </w:p>
    <w:p w14:paraId="187B946E" w14:textId="0AC90C6F" w:rsidR="006451F1" w:rsidRPr="00E81674" w:rsidRDefault="00E81674" w:rsidP="00E81674">
      <w:pPr>
        <w:pStyle w:val="paragraph"/>
        <w:spacing w:after="0"/>
        <w:jc w:val="center"/>
        <w:textAlignment w:val="baseline"/>
        <w:rPr>
          <w:b/>
          <w:bCs/>
          <w:color w:val="000000"/>
        </w:rPr>
      </w:pPr>
      <w:r>
        <w:rPr>
          <w:b/>
          <w:bCs/>
          <w:color w:val="000000"/>
        </w:rPr>
        <w:t>References</w:t>
      </w:r>
    </w:p>
    <w:p w14:paraId="0FF46CA6" w14:textId="77777777" w:rsidR="001F4AB1" w:rsidRPr="00E81674" w:rsidRDefault="001F4AB1" w:rsidP="00CE4F3C">
      <w:pPr>
        <w:rPr>
          <w:rFonts w:ascii="Times New Roman" w:hAnsi="Times New Roman" w:cs="Times New Roman"/>
        </w:rPr>
      </w:pPr>
    </w:p>
    <w:p w14:paraId="0699BA4A" w14:textId="1AADBEBD" w:rsidR="00E81674" w:rsidRDefault="00FC00FC" w:rsidP="00E81674">
      <w:pPr>
        <w:ind w:left="720" w:hanging="720"/>
        <w:rPr>
          <w:rStyle w:val="normaltextrun"/>
          <w:rFonts w:ascii="Times New Roman" w:hAnsi="Times New Roman" w:cs="Times New Roman"/>
          <w:shd w:val="clear" w:color="auto" w:fill="FFFFFF"/>
        </w:rPr>
      </w:pPr>
      <w:r w:rsidRPr="00E81674">
        <w:rPr>
          <w:rStyle w:val="normaltextrun"/>
          <w:rFonts w:ascii="Times New Roman" w:hAnsi="Times New Roman" w:cs="Times New Roman"/>
          <w:shd w:val="clear" w:color="auto" w:fill="FFFFFF"/>
        </w:rPr>
        <w:t xml:space="preserve">Orvis, K. L., Brown, J. E., McCormack, R. K., &amp; Lin, N. (2024). </w:t>
      </w:r>
      <w:r w:rsidRPr="00E81674">
        <w:rPr>
          <w:rStyle w:val="normaltextrun"/>
          <w:rFonts w:ascii="Times New Roman" w:hAnsi="Times New Roman" w:cs="Times New Roman"/>
          <w:i/>
          <w:iCs/>
          <w:shd w:val="clear" w:color="auto" w:fill="FFFFFF"/>
        </w:rPr>
        <w:t>Improving talent management: Army officer assignment system recommendations</w:t>
      </w:r>
      <w:r w:rsidRPr="00E81674">
        <w:rPr>
          <w:rStyle w:val="normaltextrun"/>
          <w:rFonts w:ascii="Times New Roman" w:hAnsi="Times New Roman" w:cs="Times New Roman"/>
          <w:shd w:val="clear" w:color="auto" w:fill="FFFFFF"/>
        </w:rPr>
        <w:t xml:space="preserve">. (ARI Scientist Series Scientific Report ARI-SS-SR 2024-21). U.S. Army Research Institute for the Behavioral and Social Sciences. </w:t>
      </w:r>
      <w:hyperlink r:id="rId14" w:history="1">
        <w:r w:rsidR="00E81674" w:rsidRPr="002B09D9">
          <w:rPr>
            <w:rStyle w:val="Hyperlink"/>
            <w:rFonts w:ascii="Times New Roman" w:hAnsi="Times New Roman" w:cs="Times New Roman"/>
            <w:shd w:val="clear" w:color="auto" w:fill="FFFFFF"/>
          </w:rPr>
          <w:t>http://dx.doi.org/10.2139/ssrn.4924877</w:t>
        </w:r>
      </w:hyperlink>
    </w:p>
    <w:p w14:paraId="0B06F764" w14:textId="4DC23245" w:rsidR="003559C0" w:rsidRPr="003559C0" w:rsidRDefault="003559C0" w:rsidP="003559C0">
      <w:pPr>
        <w:ind w:left="720" w:hanging="720"/>
        <w:rPr>
          <w:rStyle w:val="normaltextrun"/>
          <w:rFonts w:ascii="Times New Roman" w:hAnsi="Times New Roman" w:cs="Times New Roman"/>
          <w:color w:val="000000" w:themeColor="text1"/>
        </w:rPr>
      </w:pPr>
      <w:r w:rsidRPr="00E81674">
        <w:rPr>
          <w:rStyle w:val="normaltextrun"/>
          <w:rFonts w:ascii="Times New Roman" w:hAnsi="Times New Roman" w:cs="Times New Roman"/>
          <w:color w:val="000000" w:themeColor="text1"/>
        </w:rPr>
        <w:t xml:space="preserve">Royston, R. P. &amp; Glerum, D. R. (2023). </w:t>
      </w:r>
      <w:r w:rsidRPr="00E81674">
        <w:rPr>
          <w:rStyle w:val="normaltextrun"/>
          <w:rFonts w:ascii="Times New Roman" w:hAnsi="Times New Roman" w:cs="Times New Roman"/>
          <w:i/>
          <w:iCs/>
          <w:color w:val="000000" w:themeColor="text1"/>
        </w:rPr>
        <w:t>Army talent attribute framework: FY23 annual updates</w:t>
      </w:r>
      <w:r w:rsidRPr="00E81674">
        <w:rPr>
          <w:rStyle w:val="normaltextrun"/>
          <w:rFonts w:ascii="Times New Roman" w:hAnsi="Times New Roman" w:cs="Times New Roman"/>
          <w:color w:val="000000" w:themeColor="text1"/>
        </w:rPr>
        <w:t>. (ARI Research Note 2023-11).</w:t>
      </w:r>
      <w:r w:rsidRPr="00E81674">
        <w:rPr>
          <w:rFonts w:ascii="Times New Roman" w:hAnsi="Times New Roman" w:cs="Times New Roman"/>
        </w:rPr>
        <w:t xml:space="preserve"> </w:t>
      </w:r>
      <w:r w:rsidRPr="00E81674">
        <w:rPr>
          <w:rStyle w:val="normaltextrun"/>
          <w:rFonts w:ascii="Times New Roman" w:hAnsi="Times New Roman" w:cs="Times New Roman"/>
          <w:color w:val="000000" w:themeColor="text1"/>
        </w:rPr>
        <w:t>U.S. Army Research Institute for the Behavioral and Social Sciences. https://apps.dtic.mil/sti/trecms/pdf/AD1210090.pdf</w:t>
      </w:r>
    </w:p>
    <w:p w14:paraId="09C1AC71" w14:textId="77777777" w:rsidR="00E81674" w:rsidRDefault="00E83F3A" w:rsidP="00E81674">
      <w:pPr>
        <w:ind w:left="720" w:hanging="720"/>
        <w:rPr>
          <w:rFonts w:ascii="Times New Roman" w:hAnsi="Times New Roman" w:cs="Times New Roman"/>
          <w:shd w:val="clear" w:color="auto" w:fill="FFFFFF"/>
        </w:rPr>
      </w:pPr>
      <w:r w:rsidRPr="00E81674">
        <w:rPr>
          <w:rFonts w:ascii="Times New Roman" w:hAnsi="Times New Roman" w:cs="Times New Roman"/>
        </w:rPr>
        <w:t>U.S. Department of the Army. (2019). </w:t>
      </w:r>
      <w:r w:rsidRPr="00E81674">
        <w:rPr>
          <w:rFonts w:ascii="Times New Roman" w:hAnsi="Times New Roman" w:cs="Times New Roman"/>
          <w:i/>
          <w:iCs/>
        </w:rPr>
        <w:t>2019 Army modernization strategy: investing in the future</w:t>
      </w:r>
      <w:r w:rsidRPr="00E81674">
        <w:rPr>
          <w:rFonts w:ascii="Times New Roman" w:hAnsi="Times New Roman" w:cs="Times New Roman"/>
        </w:rPr>
        <w:t>. https://www.usarpac.army.mil/Portals/113/PDF%20Files/2019_army_modernization_strategy_final.pdf    </w:t>
      </w:r>
    </w:p>
    <w:p w14:paraId="6BAE00BF" w14:textId="4F83AE47" w:rsidR="00E83F3A" w:rsidRPr="00E81674" w:rsidRDefault="00E83F3A" w:rsidP="00E81674">
      <w:pPr>
        <w:ind w:left="720" w:hanging="720"/>
        <w:rPr>
          <w:rFonts w:ascii="Times New Roman" w:hAnsi="Times New Roman" w:cs="Times New Roman"/>
          <w:shd w:val="clear" w:color="auto" w:fill="FFFFFF"/>
        </w:rPr>
      </w:pPr>
      <w:r w:rsidRPr="00E81674">
        <w:rPr>
          <w:rFonts w:ascii="Times New Roman" w:hAnsi="Times New Roman" w:cs="Times New Roman"/>
        </w:rPr>
        <w:lastRenderedPageBreak/>
        <w:t>Wong, C. M., &amp; Tetrick, L. (2017). Job crafting: Older workers’ mechanism for maintaining person-job fit. </w:t>
      </w:r>
      <w:r w:rsidRPr="00E81674">
        <w:rPr>
          <w:rFonts w:ascii="Times New Roman" w:hAnsi="Times New Roman" w:cs="Times New Roman"/>
          <w:i/>
          <w:iCs/>
        </w:rPr>
        <w:t>Frontiers in Psychology</w:t>
      </w:r>
      <w:r w:rsidRPr="00E81674">
        <w:rPr>
          <w:rFonts w:ascii="Times New Roman" w:hAnsi="Times New Roman" w:cs="Times New Roman"/>
        </w:rPr>
        <w:t>,</w:t>
      </w:r>
      <w:r w:rsidRPr="00E81674">
        <w:rPr>
          <w:rFonts w:ascii="Times New Roman" w:hAnsi="Times New Roman" w:cs="Times New Roman"/>
          <w:i/>
          <w:iCs/>
        </w:rPr>
        <w:t> 8</w:t>
      </w:r>
      <w:r w:rsidRPr="00E81674">
        <w:rPr>
          <w:rFonts w:ascii="Times New Roman" w:hAnsi="Times New Roman" w:cs="Times New Roman"/>
        </w:rPr>
        <w:t>, 1-12. https://doi.org/10.3389/fpsyg.2017.01548 </w:t>
      </w:r>
    </w:p>
    <w:sectPr w:rsidR="00E83F3A" w:rsidRPr="00E8167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a Orvis" w:date="2026-08-28T07:14:00Z" w:initials="KO">
    <w:p w14:paraId="175C0491" w14:textId="77777777" w:rsidR="004B4CA2" w:rsidRDefault="004B4CA2" w:rsidP="004B4CA2">
      <w:pPr>
        <w:pStyle w:val="CommentText"/>
      </w:pPr>
      <w:r>
        <w:rPr>
          <w:rStyle w:val="CommentReference"/>
        </w:rPr>
        <w:annotationRef/>
      </w:r>
      <w:r>
        <w:rPr>
          <w:rFonts w:hint="eastAsia"/>
        </w:rPr>
        <w:t>●</w:t>
      </w:r>
      <w:r>
        <w:rPr>
          <w:rFonts w:hint="eastAsia"/>
        </w:rPr>
        <w:t xml:space="preserve"> 750-word summary and 1,000 words for each component paper.</w:t>
      </w:r>
    </w:p>
    <w:p w14:paraId="4027E72C" w14:textId="77777777" w:rsidR="004B4CA2" w:rsidRDefault="004B4CA2" w:rsidP="004B4CA2">
      <w:pPr>
        <w:pStyle w:val="CommentText"/>
      </w:pPr>
      <w:r>
        <w:rPr>
          <w:rFonts w:hint="eastAsia"/>
        </w:rPr>
        <w:t>●</w:t>
      </w:r>
      <w:r>
        <w:rPr>
          <w:rFonts w:hint="eastAsia"/>
        </w:rPr>
        <w:t xml:space="preserve"> References, tables, and figures do not count toward the limit, but appendices do count toward </w:t>
      </w:r>
    </w:p>
    <w:p w14:paraId="55DC5B2D" w14:textId="77777777" w:rsidR="004B4CA2" w:rsidRDefault="004B4CA2" w:rsidP="004B4CA2">
      <w:pPr>
        <w:pStyle w:val="CommentText"/>
      </w:pPr>
      <w:r>
        <w:t xml:space="preserve">the limit. </w:t>
      </w:r>
    </w:p>
    <w:p w14:paraId="01A29F2C" w14:textId="77777777" w:rsidR="004B4CA2" w:rsidRDefault="004B4CA2" w:rsidP="004B4CA2">
      <w:pPr>
        <w:pStyle w:val="CommentText"/>
      </w:pPr>
      <w:r>
        <w:rPr>
          <w:rFonts w:hint="eastAsia"/>
        </w:rPr>
        <w:t>●</w:t>
      </w:r>
      <w:r>
        <w:rPr>
          <w:rFonts w:hint="eastAsia"/>
        </w:rPr>
        <w:t xml:space="preserve"> Participants in a symposium should include a chair and three to five presenters (five only if no </w:t>
      </w:r>
    </w:p>
    <w:p w14:paraId="56C11BF2" w14:textId="77777777" w:rsidR="004B4CA2" w:rsidRDefault="004B4CA2" w:rsidP="004B4CA2">
      <w:pPr>
        <w:pStyle w:val="CommentText"/>
      </w:pPr>
      <w:r>
        <w:t xml:space="preserve">discussant is included). </w:t>
      </w:r>
    </w:p>
    <w:p w14:paraId="4959FF43" w14:textId="77777777" w:rsidR="004B4CA2" w:rsidRDefault="004B4CA2" w:rsidP="004B4CA2">
      <w:pPr>
        <w:pStyle w:val="CommentText"/>
      </w:pPr>
      <w:r>
        <w:rPr>
          <w:rFonts w:hint="eastAsia"/>
        </w:rPr>
        <w:t>●</w:t>
      </w:r>
      <w:r>
        <w:rPr>
          <w:rFonts w:hint="eastAsia"/>
        </w:rPr>
        <w:t xml:space="preserve"> Please note that discussants cannot be an author on any of the papers in the symposium.</w:t>
      </w:r>
    </w:p>
    <w:p w14:paraId="1CA2854F" w14:textId="77777777" w:rsidR="004B4CA2" w:rsidRDefault="004B4CA2" w:rsidP="004B4CA2">
      <w:pPr>
        <w:pStyle w:val="CommentText"/>
      </w:pPr>
      <w:r>
        <w:rPr>
          <w:rFonts w:hint="eastAsia"/>
        </w:rPr>
        <w:t>●</w:t>
      </w:r>
      <w:r>
        <w:rPr>
          <w:rFonts w:hint="eastAsia"/>
        </w:rPr>
        <w:t xml:space="preserve"> Sessions may be 50 or 80 minutes long.</w:t>
      </w:r>
    </w:p>
    <w:p w14:paraId="274A2F6F" w14:textId="77777777" w:rsidR="004B4CA2" w:rsidRDefault="004B4CA2" w:rsidP="004B4CA2">
      <w:pPr>
        <w:pStyle w:val="CommentText"/>
      </w:pPr>
      <w:r>
        <w:rPr>
          <w:rFonts w:hint="eastAsia"/>
        </w:rPr>
        <w:t>●</w:t>
      </w:r>
      <w:r>
        <w:rPr>
          <w:rFonts w:hint="eastAsia"/>
        </w:rPr>
        <w:t xml:space="preserve"> Should not be prepared for blind review; however presenter bios should NOT be included.</w:t>
      </w:r>
    </w:p>
  </w:comment>
  <w:comment w:id="1" w:author="Kara Orvis" w:date="2026-08-28T07:20:00Z" w:initials="KO">
    <w:p w14:paraId="02ADCDF7" w14:textId="77777777" w:rsidR="00FA0E41" w:rsidRDefault="00FA0E41" w:rsidP="00FA0E41">
      <w:pPr>
        <w:pStyle w:val="CommentText"/>
      </w:pPr>
      <w:r>
        <w:rPr>
          <w:rStyle w:val="CommentReference"/>
        </w:rPr>
        <w:annotationRef/>
      </w:r>
      <w:r>
        <w:t>Nai, this order is not set in stone. Happy to discuss.</w:t>
      </w:r>
    </w:p>
  </w:comment>
  <w:comment w:id="4" w:author="Naiqing Lin" w:date="2026-08-28T20:00:00Z" w:initials="NL">
    <w:p>
      <w:r>
        <w:t xml:space="preserve">Number check: 137 × 6 = 822 cells, Figure 2's caption says “811 Items,” and Results reports 457 rationale/evidence statements. Please reconcile explicitly (presumably 811 cells had proficiency data, of which 457 scored ≥1). Consider one clarifying sentence.</w:t>
      </w:r>
    </w:p>
  </w:comment>
  <w:comment w:id="5" w:author="Naiqing Lin" w:date="2026-08-28T20:00:00Z" w:initials="NL">
    <w:p>
      <w:r>
        <w:t xml:space="preserve">Unclear phrase “not present to expert” — do you mean the proficiency label was not shown to raters? Please clarify wording.</w:t>
      </w:r>
    </w:p>
  </w:comment>
  <w:comment w:id="6" w:author="Naiqing Lin" w:date="2026-08-28T20:00:00Z" w:initials="NL">
    <w:p>
      <w:r>
        <w:t xml:space="preserve">Table 2 is titled “Inter-Rater Reliability…” but Gwet's AC1 is an agreement coefficient — consider “Inter-Rater Agreement” to match this heading. (Good call using AC1 given the high agreement base rate you note.)</w:t>
      </w:r>
    </w:p>
  </w:comment>
  <w:comment w:id="7" w:author="Naiqing Lin" w:date="2026-08-28T20:00:00Z" w:initials="NL">
    <w:p>
      <w:r>
        <w:t xml:space="preserve">Text reports 92%/90%/5% but Table 3 shows 91.3%/90.5%/5.3%. Align rounding in both places (suggest one decimal throughout).</w:t>
      </w:r>
    </w:p>
  </w:comment>
  <w:comment w:id="10" w:author="Naiqing Lin" w:date="2026-08-28T20:00:00Z" w:initials="NL">
    <w:p>
      <w:r>
        <w:t xml:space="preserve">Missing final paragraph — suggest a brief Discussion/Conclusion: (a) headline takeaway (≥90% alignment, ~5% hallucinations); (b) limitations (single job type, four raters, skewed agreement base rates); (c) next steps (additional job types, ATAF refinements from the qualitative themes).</w:t>
      </w:r>
    </w:p>
  </w:comment>
  <w:comment w:id="8" w:author="Naiqing Lin" w:date="2026-08-28T20:00:00Z" w:initials="NL">
    <w:p>
      <w:r>
        <w:t xml:space="preserve">Consider naming the statistical consequence: high agreement base rates inflate raw percent-agreement and limit the interpretability of the accuracy figures — a sentence of caution here would preempt reviewer questions.</w:t>
      </w:r>
    </w:p>
  </w:comment>
  <w:comment w:id="2" w:author="Naiqing Lin" w:date="2026-08-28T20:00:00Z" w:initials="NL">
    <w:p>
      <w:r>
        <w:t xml:space="preserve">Title length: 96 characters vs. SIOP's 85-character limit. Suggestion (83 chars): “Evaluating LLM and RAG Estimates of Job KSA Requirements: Rationale and Evidence”.</w:t>
      </w:r>
    </w:p>
  </w:comment>
  <w:comment w:id="3" w:author="Naiqing Lin" w:date="2026-08-28T20:00:00Z" w:initials="NL">
    <w:p>
      <w:r>
        <w:t xml:space="preserve">Terminology: ATAF officially uses “knowledge, skills, and behaviors” (KSBs), and later in this paragraph you write “137 KSBs.” Consider standardizing to KSB throughout (and reconcile with the title's “Knowledge, Skill, Attribute”).</w:t>
      </w:r>
    </w:p>
  </w:comment>
  <w:comment w:id="9" w:author="Naiqing Lin" w:date="2026-08-28T20:00:00Z" w:initials="NL">
    <w:p>
      <w:r>
        <w:t xml:space="preserve">Word count: body is ~1,150 vs. the 1,000-word component limit, before the concluding paragraph. Suggested trims (~200 words): (a) tighten the rationale/evidence output description in the intro; (b) merge the two sentences describing the rating workbook orientation; (c) compress the “meaning the raters agreed…” glosses in Results since Table 3 already defines them; (d) merge the two qualitative-summary sentences in the final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4A2F6F" w15:done="0"/>
  <w15:commentEx w15:paraId="02ADCD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DCA34" w16cex:dateUtc="2026-08-28T14:14:00Z"/>
  <w16cex:commentExtensible w16cex:durableId="0518B915" w16cex:dateUtc="2026-08-28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4A2F6F" w16cid:durableId="401DCA34"/>
  <w16cid:commentId w16cid:paraId="02ADCDF7" w16cid:durableId="0518B9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a Orvis">
    <w15:presenceInfo w15:providerId="AD" w15:userId="S::korvis@aptima.com::72ada76a-a332-4bc6-9f9c-ac5191cfd8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5AD355"/>
    <w:rsid w:val="000011E6"/>
    <w:rsid w:val="000074AF"/>
    <w:rsid w:val="00012BD2"/>
    <w:rsid w:val="000142F6"/>
    <w:rsid w:val="000168D2"/>
    <w:rsid w:val="00041AFF"/>
    <w:rsid w:val="00051716"/>
    <w:rsid w:val="00066EAC"/>
    <w:rsid w:val="00073544"/>
    <w:rsid w:val="00080BEE"/>
    <w:rsid w:val="001159F7"/>
    <w:rsid w:val="001239DF"/>
    <w:rsid w:val="001F4AB1"/>
    <w:rsid w:val="0025767D"/>
    <w:rsid w:val="002675AC"/>
    <w:rsid w:val="002F7ED1"/>
    <w:rsid w:val="00307B11"/>
    <w:rsid w:val="00313931"/>
    <w:rsid w:val="003411E2"/>
    <w:rsid w:val="003559C0"/>
    <w:rsid w:val="00383C94"/>
    <w:rsid w:val="00397BA0"/>
    <w:rsid w:val="003B7E93"/>
    <w:rsid w:val="003C7F22"/>
    <w:rsid w:val="00405C8D"/>
    <w:rsid w:val="004147C5"/>
    <w:rsid w:val="0041788E"/>
    <w:rsid w:val="00453CD6"/>
    <w:rsid w:val="00492C27"/>
    <w:rsid w:val="004B4CA2"/>
    <w:rsid w:val="004C6035"/>
    <w:rsid w:val="004C72CD"/>
    <w:rsid w:val="00584267"/>
    <w:rsid w:val="005E73F1"/>
    <w:rsid w:val="006451F1"/>
    <w:rsid w:val="00667F26"/>
    <w:rsid w:val="006844A9"/>
    <w:rsid w:val="006C333F"/>
    <w:rsid w:val="00720796"/>
    <w:rsid w:val="00727A2A"/>
    <w:rsid w:val="00732AE0"/>
    <w:rsid w:val="00743CF0"/>
    <w:rsid w:val="007B2734"/>
    <w:rsid w:val="007C1ECB"/>
    <w:rsid w:val="007F1079"/>
    <w:rsid w:val="007F50ED"/>
    <w:rsid w:val="007F7C4D"/>
    <w:rsid w:val="00822755"/>
    <w:rsid w:val="00830926"/>
    <w:rsid w:val="00857A0A"/>
    <w:rsid w:val="00884E41"/>
    <w:rsid w:val="00887BDF"/>
    <w:rsid w:val="008C50F3"/>
    <w:rsid w:val="008D1FF6"/>
    <w:rsid w:val="00911A23"/>
    <w:rsid w:val="009462D9"/>
    <w:rsid w:val="009573B4"/>
    <w:rsid w:val="0099726B"/>
    <w:rsid w:val="009C694E"/>
    <w:rsid w:val="009E663F"/>
    <w:rsid w:val="00A1227D"/>
    <w:rsid w:val="00A46D47"/>
    <w:rsid w:val="00A74704"/>
    <w:rsid w:val="00A82EA5"/>
    <w:rsid w:val="00AA4F2F"/>
    <w:rsid w:val="00AC1AC8"/>
    <w:rsid w:val="00AC4774"/>
    <w:rsid w:val="00B07CC8"/>
    <w:rsid w:val="00BB1A03"/>
    <w:rsid w:val="00C16722"/>
    <w:rsid w:val="00C20128"/>
    <w:rsid w:val="00C444BE"/>
    <w:rsid w:val="00C62408"/>
    <w:rsid w:val="00C667EB"/>
    <w:rsid w:val="00CA31D5"/>
    <w:rsid w:val="00CC0431"/>
    <w:rsid w:val="00CD65E5"/>
    <w:rsid w:val="00CE4F3C"/>
    <w:rsid w:val="00D81168"/>
    <w:rsid w:val="00D97AEC"/>
    <w:rsid w:val="00DA0BDA"/>
    <w:rsid w:val="00DC3FE0"/>
    <w:rsid w:val="00DC666F"/>
    <w:rsid w:val="00DD2C56"/>
    <w:rsid w:val="00DF0806"/>
    <w:rsid w:val="00E50D8B"/>
    <w:rsid w:val="00E5723B"/>
    <w:rsid w:val="00E663BE"/>
    <w:rsid w:val="00E81674"/>
    <w:rsid w:val="00E83F3A"/>
    <w:rsid w:val="00EA3A20"/>
    <w:rsid w:val="00EC7362"/>
    <w:rsid w:val="00ED6F1D"/>
    <w:rsid w:val="00EF77A9"/>
    <w:rsid w:val="00F03B08"/>
    <w:rsid w:val="00F151E7"/>
    <w:rsid w:val="00F22236"/>
    <w:rsid w:val="00F23DAB"/>
    <w:rsid w:val="00F6541D"/>
    <w:rsid w:val="00F84B6B"/>
    <w:rsid w:val="00F855FF"/>
    <w:rsid w:val="00FA0E41"/>
    <w:rsid w:val="00FB02A2"/>
    <w:rsid w:val="00FC00FC"/>
    <w:rsid w:val="00FC5369"/>
    <w:rsid w:val="14EA0974"/>
    <w:rsid w:val="2C5AD355"/>
    <w:rsid w:val="4A5ADDFA"/>
    <w:rsid w:val="5DD239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FF30"/>
  <w15:chartTrackingRefBased/>
  <w15:docId w15:val="{DE935978-7350-43EC-8374-0916180D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B4CA2"/>
    <w:rPr>
      <w:sz w:val="16"/>
      <w:szCs w:val="16"/>
    </w:rPr>
  </w:style>
  <w:style w:type="paragraph" w:styleId="CommentText">
    <w:name w:val="annotation text"/>
    <w:basedOn w:val="Normal"/>
    <w:link w:val="CommentTextChar"/>
    <w:uiPriority w:val="99"/>
    <w:unhideWhenUsed/>
    <w:rsid w:val="004B4CA2"/>
    <w:pPr>
      <w:spacing w:line="240" w:lineRule="auto"/>
    </w:pPr>
    <w:rPr>
      <w:sz w:val="20"/>
      <w:szCs w:val="20"/>
    </w:rPr>
  </w:style>
  <w:style w:type="character" w:customStyle="1" w:styleId="CommentTextChar">
    <w:name w:val="Comment Text Char"/>
    <w:basedOn w:val="DefaultParagraphFont"/>
    <w:link w:val="CommentText"/>
    <w:uiPriority w:val="99"/>
    <w:rsid w:val="004B4CA2"/>
    <w:rPr>
      <w:sz w:val="20"/>
      <w:szCs w:val="20"/>
    </w:rPr>
  </w:style>
  <w:style w:type="paragraph" w:styleId="CommentSubject">
    <w:name w:val="annotation subject"/>
    <w:basedOn w:val="CommentText"/>
    <w:next w:val="CommentText"/>
    <w:link w:val="CommentSubjectChar"/>
    <w:uiPriority w:val="99"/>
    <w:semiHidden/>
    <w:unhideWhenUsed/>
    <w:rsid w:val="004B4CA2"/>
    <w:rPr>
      <w:b/>
      <w:bCs/>
    </w:rPr>
  </w:style>
  <w:style w:type="character" w:customStyle="1" w:styleId="CommentSubjectChar">
    <w:name w:val="Comment Subject Char"/>
    <w:basedOn w:val="CommentTextChar"/>
    <w:link w:val="CommentSubject"/>
    <w:uiPriority w:val="99"/>
    <w:semiHidden/>
    <w:rsid w:val="004B4CA2"/>
    <w:rPr>
      <w:b/>
      <w:bCs/>
      <w:sz w:val="20"/>
      <w:szCs w:val="20"/>
    </w:rPr>
  </w:style>
  <w:style w:type="paragraph" w:customStyle="1" w:styleId="whitespace-normal">
    <w:name w:val="whitespace-normal"/>
    <w:basedOn w:val="Normal"/>
    <w:rsid w:val="002F7ED1"/>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aragraph">
    <w:name w:val="paragraph"/>
    <w:basedOn w:val="Normal"/>
    <w:rsid w:val="00080BEE"/>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FC00FC"/>
  </w:style>
  <w:style w:type="character" w:styleId="Hyperlink">
    <w:name w:val="Hyperlink"/>
    <w:basedOn w:val="DefaultParagraphFont"/>
    <w:uiPriority w:val="99"/>
    <w:unhideWhenUsed/>
    <w:rsid w:val="00E81674"/>
    <w:rPr>
      <w:color w:val="467886" w:themeColor="hyperlink"/>
      <w:u w:val="single"/>
    </w:rPr>
  </w:style>
  <w:style w:type="character" w:styleId="UnresolvedMention">
    <w:name w:val="Unresolved Mention"/>
    <w:basedOn w:val="DefaultParagraphFont"/>
    <w:uiPriority w:val="99"/>
    <w:semiHidden/>
    <w:unhideWhenUsed/>
    <w:rsid w:val="00E81674"/>
    <w:rPr>
      <w:color w:val="605E5C"/>
      <w:shd w:val="clear" w:color="auto" w:fill="E1DFDD"/>
    </w:rPr>
  </w:style>
  <w:style w:type="table" w:styleId="TableGrid">
    <w:name w:val="Table Grid"/>
    <w:basedOn w:val="TableNormal"/>
    <w:uiPriority w:val="39"/>
    <w:rsid w:val="00822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hart" Target="charts/chart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dx.doi.org/10.2139/ssrn.492487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aptima-my.sharepoint.us/personal/korvis_aptima_com/Documents/Desktop%20Nov%202021/Desktop/R%20Analyses/ICC%20Data_Resume%20Practic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Distribution of Numerical Proficiency</a:t>
            </a:r>
            <a:r>
              <a:rPr lang="en-US" sz="1200" baseline="0">
                <a:latin typeface="Times New Roman" panose="02020603050405020304" pitchFamily="18" charset="0"/>
                <a:cs typeface="Times New Roman" panose="02020603050405020304" pitchFamily="18" charset="0"/>
              </a:rPr>
              <a:t> Scores</a:t>
            </a:r>
            <a:endParaRPr lang="en-US"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'Model Map Values'!$B$1</c:f>
              <c:strCache>
                <c:ptCount val="1"/>
                <c:pt idx="0">
                  <c:v># of Model Ratings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'Model Map Values'!$A$2:$A$7</c:f>
              <c:numCache>
                <c:formatCode>General</c:formatCode>
                <c:ptCount val="6"/>
                <c:pt idx="0">
                  <c:v>0</c:v>
                </c:pt>
                <c:pt idx="1">
                  <c:v>1</c:v>
                </c:pt>
                <c:pt idx="2">
                  <c:v>2</c:v>
                </c:pt>
                <c:pt idx="3">
                  <c:v>3</c:v>
                </c:pt>
                <c:pt idx="4">
                  <c:v>4</c:v>
                </c:pt>
                <c:pt idx="5">
                  <c:v>5</c:v>
                </c:pt>
              </c:numCache>
            </c:numRef>
          </c:cat>
          <c:val>
            <c:numRef>
              <c:f>'Model Map Values'!$B$2:$B$7</c:f>
              <c:numCache>
                <c:formatCode>General</c:formatCode>
                <c:ptCount val="6"/>
                <c:pt idx="0">
                  <c:v>354</c:v>
                </c:pt>
                <c:pt idx="1">
                  <c:v>78</c:v>
                </c:pt>
                <c:pt idx="2">
                  <c:v>50</c:v>
                </c:pt>
                <c:pt idx="3">
                  <c:v>136</c:v>
                </c:pt>
                <c:pt idx="4">
                  <c:v>176</c:v>
                </c:pt>
                <c:pt idx="5">
                  <c:v>17</c:v>
                </c:pt>
              </c:numCache>
            </c:numRef>
          </c:val>
          <c:extLst>
            <c:ext xmlns:c16="http://schemas.microsoft.com/office/drawing/2014/chart" uri="{C3380CC4-5D6E-409C-BE32-E72D297353CC}">
              <c16:uniqueId val="{00000000-2C87-4AE9-A969-A57B2604DEE3}"/>
            </c:ext>
          </c:extLst>
        </c:ser>
        <c:dLbls>
          <c:dLblPos val="outEnd"/>
          <c:showLegendKey val="0"/>
          <c:showVal val="1"/>
          <c:showCatName val="0"/>
          <c:showSerName val="0"/>
          <c:showPercent val="0"/>
          <c:showBubbleSize val="0"/>
        </c:dLbls>
        <c:gapWidth val="219"/>
        <c:overlap val="-27"/>
        <c:axId val="1636207551"/>
        <c:axId val="1636206111"/>
      </c:barChart>
      <c:catAx>
        <c:axId val="1636207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6206111"/>
        <c:crosses val="autoZero"/>
        <c:auto val="1"/>
        <c:lblAlgn val="ctr"/>
        <c:lblOffset val="100"/>
        <c:noMultiLvlLbl val="0"/>
      </c:catAx>
      <c:valAx>
        <c:axId val="163620611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62075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42549ec-3633-4947-b5bf-0b1d7e2ee469">
      <Terms xmlns="http://schemas.microsoft.com/office/infopath/2007/PartnerControls"/>
    </lcf76f155ced4ddcb4097134ff3c332f>
    <TaxCatchAll xmlns="f1e09bee-d841-4090-b920-e2b459be9e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230BD62A0C984C83D718941C460FB9" ma:contentTypeVersion="10" ma:contentTypeDescription="Create a new document." ma:contentTypeScope="" ma:versionID="cd10e4a75a32b7c2f1963b53185f973a">
  <xsd:schema xmlns:xsd="http://www.w3.org/2001/XMLSchema" xmlns:xs="http://www.w3.org/2001/XMLSchema" xmlns:p="http://schemas.microsoft.com/office/2006/metadata/properties" xmlns:ns2="542549ec-3633-4947-b5bf-0b1d7e2ee469" xmlns:ns3="f1e09bee-d841-4090-b920-e2b459be9e3c" targetNamespace="http://schemas.microsoft.com/office/2006/metadata/properties" ma:root="true" ma:fieldsID="457a316fe2601815f3bd121a9b106902" ns2:_="" ns3:_="">
    <xsd:import namespace="542549ec-3633-4947-b5bf-0b1d7e2ee469"/>
    <xsd:import namespace="f1e09bee-d841-4090-b920-e2b459be9e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2549ec-3633-4947-b5bf-0b1d7e2ee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3c513b-d286-4d0e-a3f9-a4207c3108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09bee-d841-4090-b920-e2b459be9e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d3f196a-729a-4eb7-8028-95535b2eab84}" ma:internalName="TaxCatchAll" ma:showField="CatchAllData" ma:web="f1e09bee-d841-4090-b920-e2b459be9e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A1C9BC-A4EE-48C6-9444-22E377C355BC}">
  <ds:schemaRefs>
    <ds:schemaRef ds:uri="http://purl.org/dc/elements/1.1/"/>
    <ds:schemaRef ds:uri="542549ec-3633-4947-b5bf-0b1d7e2ee469"/>
    <ds:schemaRef ds:uri="f1e09bee-d841-4090-b920-e2b459be9e3c"/>
    <ds:schemaRef ds:uri="http://schemas.openxmlformats.org/package/2006/metadata/core-properties"/>
    <ds:schemaRef ds:uri="http://www.w3.org/XML/1998/namespace"/>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860B0A97-F929-4881-9B27-DF4DAC7A8444}">
  <ds:schemaRefs>
    <ds:schemaRef ds:uri="http://schemas.microsoft.com/sharepoint/v3/contenttype/forms"/>
  </ds:schemaRefs>
</ds:datastoreItem>
</file>

<file path=customXml/itemProps3.xml><?xml version="1.0" encoding="utf-8"?>
<ds:datastoreItem xmlns:ds="http://schemas.openxmlformats.org/officeDocument/2006/customXml" ds:itemID="{6521AAF6-FC5A-4141-AAB4-F13806CA3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2549ec-3633-4947-b5bf-0b1d7e2ee469"/>
    <ds:schemaRef ds:uri="f1e09bee-d841-4090-b920-e2b459be9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 id="{c0b8bdd8-d286-4b74-bc5c-a60cf60f6939}" enabled="1" method="Standard" siteId="{f84861f0-b682-4e29-8d67-014158fc40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1533</Words>
  <Characters>8739</Characters>
  <Application>Microsoft Office Word</Application>
  <DocSecurity>0</DocSecurity>
  <Lines>72</Lines>
  <Paragraphs>20</Paragraphs>
  <ScaleCrop>false</ScaleCrop>
  <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Orvis</dc:creator>
  <cp:keywords/>
  <dc:description/>
  <cp:lastModifiedBy>Lin, Naiqing  (Nai) CIV USARMY HQDA (USA)</cp:lastModifiedBy>
  <cp:revision>2</cp:revision>
  <dcterms:created xsi:type="dcterms:W3CDTF">2026-08-28T17:17:00Z</dcterms:created>
  <dcterms:modified xsi:type="dcterms:W3CDTF">2026-08-28T17:17:00Z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0x0101006F230BD62A0C984C83D718941C460FB9</vt:lpwstr>
  </property>
  <property fmtid="{D5CDD505-2E9C-101B-9397-08002B2CF9AE}" pid="3" name="MediaServiceImageTags">
    <vt:lpwstr/>
  </property>
</Properties>
</file>