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29C1" w14:textId="77777777" w:rsidR="00401ED1" w:rsidRPr="00C94FC4" w:rsidRDefault="00401ED1" w:rsidP="00032139">
      <w:pPr>
        <w:spacing w:after="0" w:line="240" w:lineRule="auto"/>
        <w:jc w:val="right"/>
        <w:rPr>
          <w:rFonts w:ascii="Arial" w:eastAsia="Arial" w:hAnsi="Arial" w:cs="Arial"/>
          <w:b/>
          <w:bCs/>
        </w:rPr>
      </w:pPr>
      <w:bookmarkStart w:id="0" w:name="_Hlk513463944"/>
      <w:bookmarkStart w:id="1" w:name="_Hlk516498657"/>
      <w:bookmarkStart w:id="2" w:name="_Hlk229145654"/>
      <w:bookmarkStart w:id="3" w:name="_Toc511538282"/>
      <w:bookmarkEnd w:id="2"/>
      <w:r w:rsidRPr="00C94FC4">
        <w:rPr>
          <w:rFonts w:ascii="Arial" w:eastAsia="Arial" w:hAnsi="Arial" w:cs="Arial"/>
          <w:b/>
          <w:bCs/>
        </w:rPr>
        <w:t>ARI</w:t>
      </w:r>
      <w:r>
        <w:rPr>
          <w:rFonts w:ascii="Arial" w:eastAsia="Arial" w:hAnsi="Arial" w:cs="Arial"/>
          <w:b/>
          <w:bCs/>
        </w:rPr>
        <w:t xml:space="preserve"> TR </w:t>
      </w:r>
      <w:r w:rsidRPr="00603E95">
        <w:rPr>
          <w:rFonts w:ascii="Arial" w:eastAsia="Arial" w:hAnsi="Arial" w:cs="Arial"/>
          <w:b/>
          <w:bCs/>
          <w:highlight w:val="yellow"/>
        </w:rPr>
        <w:t>####</w:t>
      </w:r>
    </w:p>
    <w:p w14:paraId="2985AEA0" w14:textId="55CAD66F" w:rsidR="00401ED1" w:rsidRDefault="00401ED1" w:rsidP="00032139">
      <w:pPr>
        <w:spacing w:after="0" w:line="240" w:lineRule="auto"/>
        <w:jc w:val="right"/>
        <w:rPr>
          <w:rFonts w:ascii="Arial" w:eastAsia="Arial" w:hAnsi="Arial" w:cs="Arial"/>
          <w:b/>
          <w:bCs/>
        </w:rPr>
      </w:pPr>
      <w:r>
        <w:rPr>
          <w:rFonts w:ascii="Arial" w:eastAsia="Arial" w:hAnsi="Arial" w:cs="Arial"/>
          <w:b/>
          <w:bCs/>
        </w:rPr>
        <w:t>Technical</w:t>
      </w:r>
      <w:r w:rsidRPr="00C94FC4">
        <w:rPr>
          <w:rFonts w:ascii="Arial" w:eastAsia="Arial" w:hAnsi="Arial" w:cs="Arial"/>
          <w:b/>
          <w:bCs/>
        </w:rPr>
        <w:t xml:space="preserve"> Report</w:t>
      </w:r>
      <w:r w:rsidR="00055F6B">
        <w:rPr>
          <w:rFonts w:ascii="Arial" w:hAnsi="Arial" w:cs="Arial"/>
          <w:b/>
          <w:bCs/>
        </w:rPr>
        <w:pict w14:anchorId="314F99C5">
          <v:rect id="_x0000_i1045" style="width:468pt;height:1.5pt" o:hralign="center" o:hrstd="t" o:hrnoshade="t" o:hr="t" fillcolor="black [3213]" stroked="f"/>
        </w:pict>
      </w:r>
    </w:p>
    <w:p w14:paraId="697DDC49" w14:textId="3A7CB90C" w:rsidR="00B67D90" w:rsidRPr="007D6F4D" w:rsidRDefault="00032D36" w:rsidP="00032139">
      <w:pPr>
        <w:spacing w:after="0" w:line="240" w:lineRule="auto"/>
        <w:jc w:val="right"/>
        <w:rPr>
          <w:rFonts w:ascii="Arial" w:hAnsi="Arial"/>
          <w:b/>
          <w:sz w:val="20"/>
        </w:rPr>
      </w:pPr>
      <w:r w:rsidRPr="00032D36">
        <w:rPr>
          <w:rFonts w:ascii="ArialMT" w:eastAsia="Times New Roman" w:hAnsi="ArialMT" w:cs="ArialMT"/>
          <w:sz w:val="24"/>
          <w:szCs w:val="24"/>
        </w:rPr>
        <w:t>July 202</w:t>
      </w:r>
      <w:r w:rsidR="00EC6AC8">
        <w:rPr>
          <w:rFonts w:ascii="ArialMT" w:eastAsia="Times New Roman" w:hAnsi="ArialMT" w:cs="ArialMT"/>
          <w:sz w:val="24"/>
          <w:szCs w:val="24"/>
        </w:rPr>
        <w:t>6</w:t>
      </w:r>
    </w:p>
    <w:p w14:paraId="1C78D648" w14:textId="77777777" w:rsidR="00B67D90" w:rsidRPr="007D6F4D" w:rsidRDefault="00B67D90" w:rsidP="00032139">
      <w:pPr>
        <w:spacing w:after="0" w:line="240" w:lineRule="auto"/>
        <w:rPr>
          <w:rFonts w:ascii="Arial" w:hAnsi="Arial"/>
          <w:b/>
          <w:spacing w:val="-2"/>
          <w:sz w:val="36"/>
        </w:rPr>
      </w:pPr>
    </w:p>
    <w:p w14:paraId="62C14200" w14:textId="77777777" w:rsidR="00B67D90" w:rsidRPr="007D6F4D" w:rsidRDefault="00B67D90" w:rsidP="007D6F4D">
      <w:pPr>
        <w:spacing w:after="0" w:line="240" w:lineRule="auto"/>
        <w:rPr>
          <w:rFonts w:ascii="Arial" w:hAnsi="Arial"/>
          <w:b/>
          <w:spacing w:val="-2"/>
          <w:sz w:val="36"/>
        </w:rPr>
      </w:pPr>
    </w:p>
    <w:p w14:paraId="2B0DDC88" w14:textId="6639EAC7" w:rsidR="00B67D90" w:rsidRPr="007D6F4D" w:rsidRDefault="00B67D90" w:rsidP="007D6F4D">
      <w:pPr>
        <w:spacing w:after="0" w:line="240" w:lineRule="auto"/>
        <w:rPr>
          <w:rFonts w:ascii="Arial" w:hAnsi="Arial"/>
          <w:b/>
          <w:spacing w:val="-2"/>
          <w:sz w:val="36"/>
        </w:rPr>
      </w:pPr>
      <w:r w:rsidRPr="007D6F4D">
        <w:rPr>
          <w:rFonts w:ascii="Arial" w:hAnsi="Arial"/>
          <w:b/>
          <w:spacing w:val="-2"/>
          <w:sz w:val="36"/>
        </w:rPr>
        <w:t xml:space="preserve">Officer Talent Development: Communication, Social Skills, and </w:t>
      </w:r>
      <w:commentRangeStart w:id="4"/>
      <w:r w:rsidRPr="007D6F4D">
        <w:rPr>
          <w:rFonts w:ascii="Arial" w:hAnsi="Arial"/>
          <w:b/>
          <w:spacing w:val="-2"/>
          <w:sz w:val="36"/>
        </w:rPr>
        <w:t>Insider</w:t>
      </w:r>
      <w:commentRangeEnd w:id="4"/>
      <w:r w:rsidR="00D377D5" w:rsidRPr="007D6F4D">
        <w:rPr>
          <w:rStyle w:val="CommentReference"/>
          <w:rFonts w:ascii="Arial" w:hAnsi="Arial"/>
          <w:b/>
          <w:spacing w:val="-2"/>
          <w:sz w:val="36"/>
        </w:rPr>
        <w:commentReference w:id="4"/>
      </w:r>
      <w:r w:rsidRPr="007D6F4D">
        <w:rPr>
          <w:rFonts w:ascii="Arial" w:hAnsi="Arial"/>
          <w:b/>
          <w:spacing w:val="-2"/>
          <w:sz w:val="36"/>
        </w:rPr>
        <w:t xml:space="preserve"> Knowledge</w:t>
      </w:r>
    </w:p>
    <w:p w14:paraId="4DD221C6" w14:textId="77777777" w:rsidR="00B67D90" w:rsidRPr="007D6F4D" w:rsidRDefault="00B67D90" w:rsidP="007D6F4D">
      <w:pPr>
        <w:spacing w:after="0" w:line="240" w:lineRule="auto"/>
        <w:rPr>
          <w:rFonts w:ascii="Arial" w:hAnsi="Arial"/>
          <w:b/>
          <w:sz w:val="32"/>
        </w:rPr>
      </w:pPr>
    </w:p>
    <w:p w14:paraId="11669701" w14:textId="77777777" w:rsidR="00B67D90" w:rsidRPr="007D6F4D" w:rsidRDefault="00B67D90" w:rsidP="007D6F4D">
      <w:pPr>
        <w:spacing w:after="0" w:line="240" w:lineRule="auto"/>
        <w:rPr>
          <w:rFonts w:ascii="Arial" w:hAnsi="Arial"/>
          <w:b/>
          <w:sz w:val="32"/>
        </w:rPr>
      </w:pPr>
    </w:p>
    <w:p w14:paraId="27BBAE52" w14:textId="77777777" w:rsidR="00B67D90" w:rsidRPr="007D6F4D" w:rsidRDefault="00B67D90" w:rsidP="007D6F4D">
      <w:pPr>
        <w:spacing w:after="0" w:line="240" w:lineRule="auto"/>
        <w:rPr>
          <w:rFonts w:ascii="Arial" w:hAnsi="Arial"/>
          <w:b/>
          <w:sz w:val="32"/>
        </w:rPr>
      </w:pPr>
    </w:p>
    <w:p w14:paraId="44657A29" w14:textId="77777777" w:rsidR="00B67D90" w:rsidRPr="00B20619" w:rsidRDefault="00B67D90" w:rsidP="00B67D90">
      <w:pPr>
        <w:spacing w:after="0" w:line="240" w:lineRule="auto"/>
        <w:rPr>
          <w:rFonts w:ascii="Arial" w:hAnsi="Arial"/>
          <w:b/>
          <w:sz w:val="32"/>
          <w:szCs w:val="32"/>
          <w:rPrChange w:id="5" w:author="Royston, Ryan P CIV USARMY HQDA ARI (USA)" w:date="2026-05-19T02:17:00Z" w16du:dateUtc="2026-05-19T06:17:00Z">
            <w:rPr>
              <w:rFonts w:ascii="Arial" w:hAnsi="Arial"/>
              <w:b/>
              <w:sz w:val="28"/>
            </w:rPr>
          </w:rPrChange>
        </w:rPr>
      </w:pPr>
      <w:r w:rsidRPr="00B20619">
        <w:rPr>
          <w:rFonts w:ascii="Arial" w:hAnsi="Arial"/>
          <w:b/>
          <w:sz w:val="32"/>
          <w:szCs w:val="32"/>
          <w:rPrChange w:id="6" w:author="Royston, Ryan P CIV USARMY HQDA ARI (USA)" w:date="2026-05-19T02:17:00Z" w16du:dateUtc="2026-05-19T06:17:00Z">
            <w:rPr>
              <w:rFonts w:ascii="Arial" w:hAnsi="Arial"/>
              <w:b/>
              <w:sz w:val="28"/>
            </w:rPr>
          </w:rPrChange>
        </w:rPr>
        <w:t>Naiqing Lin</w:t>
      </w:r>
    </w:p>
    <w:p w14:paraId="040C4220" w14:textId="77777777" w:rsidR="00B67D90" w:rsidRPr="00B20619" w:rsidRDefault="00B67D90" w:rsidP="00B67D90">
      <w:pPr>
        <w:spacing w:after="0" w:line="240" w:lineRule="auto"/>
        <w:rPr>
          <w:rFonts w:ascii="Arial" w:hAnsi="Arial"/>
          <w:b/>
          <w:sz w:val="32"/>
          <w:szCs w:val="32"/>
          <w:rPrChange w:id="7" w:author="Royston, Ryan P CIV USARMY HQDA ARI (USA)" w:date="2026-05-19T02:17:00Z" w16du:dateUtc="2026-05-19T06:17:00Z">
            <w:rPr>
              <w:rFonts w:ascii="Arial" w:hAnsi="Arial"/>
              <w:b/>
              <w:sz w:val="28"/>
            </w:rPr>
          </w:rPrChange>
        </w:rPr>
      </w:pPr>
      <w:r w:rsidRPr="00B20619">
        <w:rPr>
          <w:rFonts w:ascii="Arial" w:hAnsi="Arial"/>
          <w:b/>
          <w:sz w:val="32"/>
          <w:szCs w:val="32"/>
          <w:rPrChange w:id="8" w:author="Royston, Ryan P CIV USARMY HQDA ARI (USA)" w:date="2026-05-19T02:17:00Z" w16du:dateUtc="2026-05-19T06:17:00Z">
            <w:rPr>
              <w:rFonts w:ascii="Arial" w:hAnsi="Arial"/>
              <w:b/>
              <w:sz w:val="28"/>
            </w:rPr>
          </w:rPrChange>
        </w:rPr>
        <w:t>Ryan P. Royston</w:t>
      </w:r>
    </w:p>
    <w:p w14:paraId="127C53AE" w14:textId="77777777" w:rsidR="00852E5B" w:rsidRPr="00B20619" w:rsidRDefault="00852E5B" w:rsidP="00852E5B">
      <w:pPr>
        <w:rPr>
          <w:rFonts w:ascii="Arial" w:eastAsia="Times New Roman" w:hAnsi="Arial" w:cs="Arial"/>
          <w:sz w:val="32"/>
          <w:szCs w:val="32"/>
          <w:rPrChange w:id="9" w:author="Royston, Ryan P CIV USARMY HQDA ARI (USA)" w:date="2026-05-19T02:17:00Z" w16du:dateUtc="2026-05-19T06:17:00Z">
            <w:rPr>
              <w:rFonts w:ascii="Arial" w:eastAsia="Times New Roman" w:hAnsi="Arial" w:cs="Arial"/>
              <w:sz w:val="28"/>
              <w:szCs w:val="28"/>
            </w:rPr>
          </w:rPrChange>
        </w:rPr>
      </w:pPr>
      <w:r w:rsidRPr="00B20619">
        <w:rPr>
          <w:rFonts w:ascii="Arial" w:eastAsia="Times New Roman" w:hAnsi="Arial" w:cs="Arial"/>
          <w:sz w:val="32"/>
          <w:szCs w:val="32"/>
          <w:rPrChange w:id="10" w:author="Royston, Ryan P CIV USARMY HQDA ARI (USA)" w:date="2026-05-19T02:17:00Z" w16du:dateUtc="2026-05-19T06:17:00Z">
            <w:rPr>
              <w:rFonts w:ascii="Arial" w:eastAsia="Times New Roman" w:hAnsi="Arial" w:cs="Arial"/>
              <w:sz w:val="28"/>
              <w:szCs w:val="28"/>
            </w:rPr>
          </w:rPrChange>
        </w:rPr>
        <w:t>U.S. Army Research Institute</w:t>
      </w:r>
    </w:p>
    <w:p w14:paraId="137D4C90" w14:textId="77777777" w:rsidR="00B67D90" w:rsidRDefault="00B67D90" w:rsidP="007D6F4D">
      <w:pPr>
        <w:spacing w:after="0" w:line="240" w:lineRule="auto"/>
        <w:rPr>
          <w:rFonts w:ascii="Arial" w:hAnsi="Arial"/>
          <w:b/>
          <w:sz w:val="36"/>
        </w:rPr>
      </w:pPr>
    </w:p>
    <w:p w14:paraId="10993DC7" w14:textId="77777777" w:rsidR="00852E5B" w:rsidRPr="007D6F4D" w:rsidRDefault="00852E5B" w:rsidP="007D6F4D">
      <w:pPr>
        <w:spacing w:after="0" w:line="240" w:lineRule="auto"/>
        <w:rPr>
          <w:rFonts w:ascii="Arial" w:hAnsi="Arial"/>
          <w:b/>
          <w:sz w:val="36"/>
        </w:rPr>
      </w:pPr>
    </w:p>
    <w:p w14:paraId="48EEF8B1" w14:textId="77777777" w:rsidR="00B67D90" w:rsidRPr="00D0316D" w:rsidRDefault="00B67D90" w:rsidP="00B67D90">
      <w:pPr>
        <w:spacing w:after="0" w:line="240" w:lineRule="auto"/>
        <w:rPr>
          <w:rFonts w:ascii="Arial" w:eastAsia="Calibri" w:hAnsi="Arial" w:cs="Arial"/>
          <w:b/>
          <w:bCs/>
          <w:sz w:val="36"/>
          <w:szCs w:val="36"/>
        </w:rPr>
      </w:pPr>
    </w:p>
    <w:p w14:paraId="12C789FA" w14:textId="77777777" w:rsidR="00B67D90" w:rsidRPr="007D6F4D" w:rsidRDefault="00B67D90" w:rsidP="007D6F4D">
      <w:pPr>
        <w:spacing w:after="0" w:line="240" w:lineRule="auto"/>
        <w:jc w:val="center"/>
        <w:rPr>
          <w:rFonts w:ascii="Arial" w:hAnsi="Arial"/>
          <w:b/>
          <w:sz w:val="36"/>
        </w:rPr>
      </w:pPr>
    </w:p>
    <w:p w14:paraId="0C04EFF9" w14:textId="77777777" w:rsidR="00B67D90" w:rsidRPr="007D6F4D" w:rsidRDefault="00B67D90" w:rsidP="007D6F4D">
      <w:pPr>
        <w:spacing w:after="0" w:line="240" w:lineRule="auto"/>
        <w:jc w:val="center"/>
        <w:rPr>
          <w:rFonts w:ascii="Arial" w:hAnsi="Arial"/>
          <w:b/>
          <w:sz w:val="36"/>
        </w:rPr>
      </w:pPr>
    </w:p>
    <w:p w14:paraId="3476E71E" w14:textId="77777777" w:rsidR="00B67D90" w:rsidRPr="007D6F4D" w:rsidRDefault="00B67D90" w:rsidP="007D6F4D">
      <w:pPr>
        <w:spacing w:after="0" w:line="240" w:lineRule="auto"/>
        <w:jc w:val="center"/>
        <w:rPr>
          <w:rFonts w:ascii="Arial" w:hAnsi="Arial"/>
          <w:b/>
          <w:sz w:val="36"/>
        </w:rPr>
      </w:pPr>
    </w:p>
    <w:p w14:paraId="046E9032" w14:textId="494DF9D2" w:rsidR="00032D36" w:rsidRPr="00032D36" w:rsidRDefault="00032D36" w:rsidP="00032D36">
      <w:pPr>
        <w:spacing w:after="0" w:line="240" w:lineRule="auto"/>
        <w:jc w:val="center"/>
        <w:rPr>
          <w:rFonts w:ascii="Arial" w:eastAsia="Calibri" w:hAnsi="Arial" w:cs="Times New Roman"/>
          <w:b/>
          <w:sz w:val="36"/>
          <w:szCs w:val="36"/>
        </w:rPr>
      </w:pPr>
    </w:p>
    <w:p w14:paraId="209E9247" w14:textId="77777777" w:rsidR="00032D36" w:rsidRDefault="00032D36" w:rsidP="00032D36">
      <w:pPr>
        <w:autoSpaceDE w:val="0"/>
        <w:autoSpaceDN w:val="0"/>
        <w:adjustRightInd w:val="0"/>
        <w:spacing w:after="0" w:line="240" w:lineRule="auto"/>
        <w:jc w:val="center"/>
        <w:rPr>
          <w:rFonts w:ascii="Arial-BoldMT" w:eastAsia="Times New Roman" w:hAnsi="Arial-BoldMT" w:cs="Arial-BoldMT"/>
          <w:b/>
          <w:bCs/>
          <w:color w:val="333333"/>
          <w:sz w:val="28"/>
          <w:szCs w:val="28"/>
        </w:rPr>
      </w:pPr>
    </w:p>
    <w:p w14:paraId="762140B6" w14:textId="77777777" w:rsidR="002D452F" w:rsidRDefault="002D452F" w:rsidP="00032D36">
      <w:pPr>
        <w:autoSpaceDE w:val="0"/>
        <w:autoSpaceDN w:val="0"/>
        <w:adjustRightInd w:val="0"/>
        <w:spacing w:after="0" w:line="240" w:lineRule="auto"/>
        <w:jc w:val="center"/>
        <w:rPr>
          <w:rFonts w:ascii="Arial-BoldMT" w:eastAsia="Times New Roman" w:hAnsi="Arial-BoldMT" w:cs="Arial-BoldMT"/>
          <w:b/>
          <w:bCs/>
          <w:color w:val="333333"/>
          <w:sz w:val="28"/>
          <w:szCs w:val="28"/>
        </w:rPr>
      </w:pPr>
    </w:p>
    <w:p w14:paraId="7F4EAB66" w14:textId="6E9FC853" w:rsidR="002D452F" w:rsidRDefault="002D452F" w:rsidP="00032D36">
      <w:pPr>
        <w:autoSpaceDE w:val="0"/>
        <w:autoSpaceDN w:val="0"/>
        <w:adjustRightInd w:val="0"/>
        <w:spacing w:after="0" w:line="240" w:lineRule="auto"/>
        <w:jc w:val="center"/>
        <w:rPr>
          <w:rFonts w:ascii="Arial-BoldMT" w:eastAsia="Times New Roman" w:hAnsi="Arial-BoldMT" w:cs="Arial-BoldMT"/>
          <w:b/>
          <w:bCs/>
          <w:color w:val="333333"/>
          <w:sz w:val="28"/>
          <w:szCs w:val="28"/>
        </w:rPr>
      </w:pPr>
    </w:p>
    <w:p w14:paraId="2B1AF509" w14:textId="77777777" w:rsidR="002D452F" w:rsidRDefault="002D452F" w:rsidP="00032D36">
      <w:pPr>
        <w:autoSpaceDE w:val="0"/>
        <w:autoSpaceDN w:val="0"/>
        <w:adjustRightInd w:val="0"/>
        <w:spacing w:after="0" w:line="240" w:lineRule="auto"/>
        <w:jc w:val="center"/>
        <w:rPr>
          <w:rFonts w:ascii="Arial-BoldMT" w:eastAsia="Times New Roman" w:hAnsi="Arial-BoldMT" w:cs="Arial-BoldMT"/>
          <w:b/>
          <w:bCs/>
          <w:color w:val="333333"/>
          <w:sz w:val="28"/>
          <w:szCs w:val="28"/>
        </w:rPr>
      </w:pPr>
    </w:p>
    <w:p w14:paraId="4D14DC17" w14:textId="77777777" w:rsidR="002D452F" w:rsidRDefault="002D452F" w:rsidP="00032D36">
      <w:pPr>
        <w:autoSpaceDE w:val="0"/>
        <w:autoSpaceDN w:val="0"/>
        <w:adjustRightInd w:val="0"/>
        <w:spacing w:after="0" w:line="240" w:lineRule="auto"/>
        <w:jc w:val="center"/>
        <w:rPr>
          <w:rFonts w:ascii="Arial-BoldMT" w:eastAsia="Times New Roman" w:hAnsi="Arial-BoldMT" w:cs="Arial-BoldMT"/>
          <w:b/>
          <w:bCs/>
          <w:color w:val="333333"/>
          <w:sz w:val="28"/>
          <w:szCs w:val="28"/>
        </w:rPr>
      </w:pPr>
    </w:p>
    <w:p w14:paraId="6DC688CC" w14:textId="035B4C45" w:rsidR="002D452F" w:rsidRPr="00032D36" w:rsidRDefault="00035BA6" w:rsidP="00032D36">
      <w:pPr>
        <w:autoSpaceDE w:val="0"/>
        <w:autoSpaceDN w:val="0"/>
        <w:adjustRightInd w:val="0"/>
        <w:spacing w:after="0" w:line="240" w:lineRule="auto"/>
        <w:jc w:val="center"/>
        <w:rPr>
          <w:rFonts w:ascii="Arial-BoldMT" w:eastAsia="Times New Roman" w:hAnsi="Arial-BoldMT" w:cs="Arial-BoldMT"/>
          <w:b/>
          <w:bCs/>
          <w:color w:val="333333"/>
          <w:sz w:val="28"/>
          <w:szCs w:val="28"/>
        </w:rPr>
      </w:pPr>
      <w:del w:id="11" w:author="Royston, Ryan P CIV USARMY HQDA ARI (USA)" w:date="2026-05-19T02:17:00Z" w16du:dateUtc="2026-05-19T06:17:00Z">
        <w:r w:rsidRPr="00032D36" w:rsidDel="002444E4">
          <w:rPr>
            <w:rFonts w:ascii="Arial" w:eastAsia="Calibri" w:hAnsi="Arial" w:cs="Times New Roman"/>
            <w:b/>
            <w:noProof/>
            <w:sz w:val="32"/>
            <w:szCs w:val="32"/>
          </w:rPr>
          <w:drawing>
            <wp:inline distT="0" distB="0" distL="0" distR="0" wp14:anchorId="0B7FD1A9" wp14:editId="74197B15">
              <wp:extent cx="1885950" cy="1414462"/>
              <wp:effectExtent l="0" t="0" r="0" b="0"/>
              <wp:docPr id="708653553" name="Picture 708653553" descr="ARIB&amp;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IB&amp;W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9450" cy="1432087"/>
                      </a:xfrm>
                      <a:prstGeom prst="rect">
                        <a:avLst/>
                      </a:prstGeom>
                      <a:noFill/>
                      <a:ln>
                        <a:noFill/>
                      </a:ln>
                    </pic:spPr>
                  </pic:pic>
                </a:graphicData>
              </a:graphic>
            </wp:inline>
          </w:drawing>
        </w:r>
      </w:del>
      <w:ins w:id="12" w:author="Royston, Ryan P CIV USARMY HQDA ARI (USA)" w:date="2026-05-19T02:17:00Z" w16du:dateUtc="2026-05-19T06:17:00Z">
        <w:r w:rsidR="002444E4" w:rsidRPr="00A2143A">
          <w:rPr>
            <w:rFonts w:ascii="Arial" w:eastAsia="Arial" w:hAnsi="Arial" w:cs="Arial"/>
            <w:noProof/>
            <w:highlight w:val="yellow"/>
          </w:rPr>
          <w:drawing>
            <wp:anchor distT="0" distB="0" distL="0" distR="0" simplePos="0" relativeHeight="251658240" behindDoc="1" locked="1" layoutInCell="1" allowOverlap="1" wp14:anchorId="3ECD697C" wp14:editId="695486C5">
              <wp:simplePos x="0" y="0"/>
              <wp:positionH relativeFrom="page">
                <wp:posOffset>914400</wp:posOffset>
              </wp:positionH>
              <wp:positionV relativeFrom="bottomMargin">
                <wp:posOffset>-2136775</wp:posOffset>
              </wp:positionV>
              <wp:extent cx="1124712" cy="1124712"/>
              <wp:effectExtent l="0" t="0" r="0" b="0"/>
              <wp:wrapNone/>
              <wp:docPr id="3" name="Picture 3" descr="A black and white logo with a checkered shield and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 with a checkered shield and a person's face&#10;&#10;Description automatically generated"/>
                      <pic:cNvPicPr/>
                    </pic:nvPicPr>
                    <pic:blipFill>
                      <a:blip r:embed="rId16" cstate="print"/>
                      <a:stretch>
                        <a:fillRect/>
                      </a:stretch>
                    </pic:blipFill>
                    <pic:spPr>
                      <a:xfrm>
                        <a:off x="0" y="0"/>
                        <a:ext cx="1124712" cy="1124712"/>
                      </a:xfrm>
                      <a:prstGeom prst="rect">
                        <a:avLst/>
                      </a:prstGeom>
                    </pic:spPr>
                  </pic:pic>
                </a:graphicData>
              </a:graphic>
              <wp14:sizeRelH relativeFrom="margin">
                <wp14:pctWidth>0</wp14:pctWidth>
              </wp14:sizeRelH>
              <wp14:sizeRelV relativeFrom="margin">
                <wp14:pctHeight>0</wp14:pctHeight>
              </wp14:sizeRelV>
            </wp:anchor>
          </w:drawing>
        </w:r>
      </w:ins>
    </w:p>
    <w:p w14:paraId="508D4490" w14:textId="5DA3EE4F" w:rsidR="00B67D90" w:rsidRPr="00D0316D" w:rsidRDefault="009E6627" w:rsidP="00B67D90">
      <w:pPr>
        <w:tabs>
          <w:tab w:val="left" w:pos="720"/>
        </w:tabs>
        <w:spacing w:after="0" w:line="240" w:lineRule="auto"/>
        <w:rPr>
          <w:rFonts w:ascii="Arial" w:eastAsia="Calibri" w:hAnsi="Arial" w:cs="Arial"/>
          <w:sz w:val="24"/>
        </w:rPr>
      </w:pPr>
      <w:commentRangeStart w:id="13"/>
      <w:commentRangeEnd w:id="13"/>
      <w:r w:rsidRPr="00D0316D">
        <w:rPr>
          <w:rStyle w:val="CommentReference"/>
          <w:rFonts w:ascii="Arial" w:eastAsia="Calibri" w:hAnsi="Arial" w:cs="Arial"/>
          <w:sz w:val="24"/>
        </w:rPr>
        <w:commentReference w:id="13"/>
      </w:r>
    </w:p>
    <w:p w14:paraId="44EACF66" w14:textId="77777777" w:rsidR="002D452F" w:rsidRPr="00A95933" w:rsidRDefault="002D452F" w:rsidP="002D452F">
      <w:pPr>
        <w:pBdr>
          <w:top w:val="single" w:sz="12" w:space="1" w:color="auto"/>
          <w:bottom w:val="single" w:sz="12" w:space="1" w:color="auto"/>
        </w:pBdr>
        <w:jc w:val="center"/>
        <w:rPr>
          <w:rFonts w:ascii="Arial" w:eastAsia="Calibri" w:hAnsi="Arial" w:cs="Arial"/>
          <w:b/>
          <w:w w:val="90"/>
          <w:sz w:val="28"/>
          <w:szCs w:val="28"/>
        </w:rPr>
      </w:pPr>
      <w:r w:rsidRPr="00A95933">
        <w:rPr>
          <w:rFonts w:ascii="Arial" w:eastAsia="Calibri" w:hAnsi="Arial" w:cs="Arial"/>
          <w:b/>
          <w:w w:val="90"/>
          <w:sz w:val="28"/>
          <w:szCs w:val="28"/>
        </w:rPr>
        <w:t>United States Army Research Institute for the Behavioral and Social Sciences</w:t>
      </w:r>
    </w:p>
    <w:p w14:paraId="34E770E5" w14:textId="38267728" w:rsidR="00032D36" w:rsidRPr="00032D36" w:rsidRDefault="00B67D90" w:rsidP="002D452F">
      <w:pPr>
        <w:spacing w:after="0" w:line="240" w:lineRule="auto"/>
        <w:ind w:left="-90"/>
        <w:jc w:val="center"/>
        <w:rPr>
          <w:rFonts w:ascii="Arial" w:eastAsia="Calibri" w:hAnsi="Arial" w:cs="Times New Roman"/>
          <w:b/>
          <w:sz w:val="36"/>
          <w:szCs w:val="36"/>
        </w:rPr>
      </w:pPr>
      <w:r w:rsidRPr="00946CA8">
        <w:rPr>
          <w:rFonts w:ascii="Arial" w:hAnsi="Arial" w:cs="Arial"/>
          <w:color w:val="000000"/>
          <w:sz w:val="20"/>
        </w:rPr>
        <w:t>Approved for public release; distribution is unlimited</w:t>
      </w:r>
      <w:r w:rsidR="00032D36" w:rsidRPr="00946CA8">
        <w:rPr>
          <w:rFonts w:ascii="Arial" w:eastAsia="Times New Roman" w:hAnsi="Arial" w:cs="Arial"/>
          <w:color w:val="000000"/>
          <w:sz w:val="20"/>
          <w:szCs w:val="20"/>
        </w:rPr>
        <w:t>.</w:t>
      </w:r>
      <w:r w:rsidRPr="007D6F4D">
        <w:rPr>
          <w:rFonts w:ascii="Arial" w:hAnsi="Arial"/>
          <w:b/>
          <w:sz w:val="36"/>
        </w:rPr>
        <w:br w:type="page"/>
      </w:r>
    </w:p>
    <w:p w14:paraId="613F5117" w14:textId="77777777" w:rsidR="005B35C1" w:rsidRPr="005B35C1" w:rsidRDefault="005B35C1" w:rsidP="005B35C1">
      <w:pPr>
        <w:spacing w:after="0" w:line="240" w:lineRule="auto"/>
        <w:rPr>
          <w:rFonts w:ascii="Arial" w:eastAsia="SimSun" w:hAnsi="Arial" w:cs="Arial"/>
          <w:b/>
          <w:bCs/>
          <w:sz w:val="32"/>
          <w:szCs w:val="32"/>
        </w:rPr>
      </w:pPr>
      <w:r w:rsidRPr="005B35C1">
        <w:rPr>
          <w:rFonts w:ascii="Arial" w:eastAsia="SimSun" w:hAnsi="Arial" w:cs="Arial"/>
          <w:b/>
          <w:bCs/>
          <w:sz w:val="32"/>
          <w:szCs w:val="32"/>
        </w:rPr>
        <w:lastRenderedPageBreak/>
        <w:t>U.S. Army Research Institute</w:t>
      </w:r>
    </w:p>
    <w:p w14:paraId="5516D78A" w14:textId="77777777" w:rsidR="005B35C1" w:rsidRPr="005B35C1" w:rsidRDefault="005B35C1" w:rsidP="005B35C1">
      <w:pPr>
        <w:spacing w:after="0" w:line="240" w:lineRule="auto"/>
        <w:rPr>
          <w:rFonts w:ascii="Arial" w:eastAsia="SimSun" w:hAnsi="Arial" w:cs="Arial"/>
          <w:b/>
          <w:bCs/>
          <w:sz w:val="32"/>
          <w:szCs w:val="32"/>
        </w:rPr>
      </w:pPr>
      <w:r w:rsidRPr="005B35C1">
        <w:rPr>
          <w:rFonts w:ascii="Arial" w:eastAsia="SimSun" w:hAnsi="Arial" w:cs="Arial"/>
          <w:b/>
          <w:bCs/>
          <w:sz w:val="32"/>
          <w:szCs w:val="32"/>
        </w:rPr>
        <w:t>for the Behavioral and Social Sciences</w:t>
      </w:r>
    </w:p>
    <w:p w14:paraId="6857B075" w14:textId="77777777" w:rsidR="005B35C1" w:rsidRPr="005B35C1" w:rsidRDefault="005B35C1" w:rsidP="005B35C1">
      <w:pPr>
        <w:spacing w:after="0" w:line="240" w:lineRule="auto"/>
        <w:rPr>
          <w:rFonts w:ascii="Arial" w:eastAsia="SimSun" w:hAnsi="Arial" w:cs="Arial"/>
          <w:b/>
          <w:bCs/>
          <w:sz w:val="32"/>
          <w:szCs w:val="32"/>
        </w:rPr>
      </w:pPr>
    </w:p>
    <w:p w14:paraId="071964DB" w14:textId="77777777" w:rsidR="005B35C1" w:rsidRPr="005B35C1" w:rsidRDefault="005B35C1" w:rsidP="005B35C1">
      <w:pPr>
        <w:spacing w:after="0" w:line="240" w:lineRule="auto"/>
        <w:rPr>
          <w:rFonts w:ascii="Arial" w:eastAsia="SimSun" w:hAnsi="Arial" w:cs="Arial"/>
          <w:b/>
          <w:bCs/>
          <w:sz w:val="32"/>
          <w:szCs w:val="32"/>
        </w:rPr>
      </w:pPr>
      <w:r w:rsidRPr="005B35C1">
        <w:rPr>
          <w:rFonts w:ascii="Arial" w:eastAsia="SimSun" w:hAnsi="Arial" w:cs="Arial"/>
          <w:b/>
          <w:bCs/>
          <w:sz w:val="32"/>
          <w:szCs w:val="32"/>
        </w:rPr>
        <w:t xml:space="preserve">Department of the Army </w:t>
      </w:r>
    </w:p>
    <w:p w14:paraId="743ECBB2" w14:textId="77777777" w:rsidR="005B35C1" w:rsidRPr="005B35C1" w:rsidRDefault="005B35C1" w:rsidP="005B35C1">
      <w:pPr>
        <w:spacing w:after="0" w:line="240" w:lineRule="auto"/>
        <w:rPr>
          <w:rFonts w:ascii="Arial" w:eastAsia="SimSun" w:hAnsi="Arial" w:cs="Arial"/>
          <w:b/>
          <w:bCs/>
          <w:sz w:val="32"/>
          <w:szCs w:val="32"/>
        </w:rPr>
      </w:pPr>
      <w:r w:rsidRPr="005B35C1">
        <w:rPr>
          <w:rFonts w:ascii="Arial" w:eastAsia="SimSun" w:hAnsi="Arial" w:cs="Arial"/>
          <w:b/>
          <w:bCs/>
          <w:sz w:val="32"/>
          <w:szCs w:val="32"/>
        </w:rPr>
        <w:t>Deputy Chief of Staff, G1</w:t>
      </w:r>
    </w:p>
    <w:p w14:paraId="281956F7" w14:textId="77777777" w:rsidR="005B35C1" w:rsidRPr="005B35C1" w:rsidRDefault="005B35C1" w:rsidP="005B35C1">
      <w:pPr>
        <w:spacing w:after="0" w:line="240" w:lineRule="auto"/>
        <w:rPr>
          <w:rFonts w:ascii="Arial" w:eastAsia="SimSun" w:hAnsi="Arial" w:cs="Arial"/>
          <w:b/>
          <w:bCs/>
          <w:sz w:val="32"/>
          <w:szCs w:val="32"/>
        </w:rPr>
      </w:pPr>
    </w:p>
    <w:p w14:paraId="6F29F966" w14:textId="77777777" w:rsidR="005B35C1" w:rsidRPr="005B35C1" w:rsidRDefault="005B35C1" w:rsidP="005B35C1">
      <w:pPr>
        <w:spacing w:after="0" w:line="240" w:lineRule="auto"/>
        <w:rPr>
          <w:rFonts w:ascii="Arial" w:eastAsia="SimSun" w:hAnsi="Arial" w:cs="Arial"/>
          <w:b/>
          <w:bCs/>
          <w:sz w:val="32"/>
          <w:szCs w:val="32"/>
        </w:rPr>
      </w:pPr>
      <w:r w:rsidRPr="005B35C1">
        <w:rPr>
          <w:rFonts w:ascii="Arial" w:eastAsia="SimSun" w:hAnsi="Arial" w:cs="Arial"/>
          <w:b/>
          <w:bCs/>
          <w:sz w:val="32"/>
          <w:szCs w:val="32"/>
        </w:rPr>
        <w:t>Authorized and approved:</w:t>
      </w:r>
    </w:p>
    <w:p w14:paraId="3851BCAF" w14:textId="77777777" w:rsidR="005B35C1" w:rsidRPr="005B35C1" w:rsidRDefault="005B35C1" w:rsidP="005B35C1">
      <w:pPr>
        <w:spacing w:after="0" w:line="240" w:lineRule="auto"/>
        <w:rPr>
          <w:rFonts w:ascii="Arial" w:eastAsia="SimSun" w:hAnsi="Arial" w:cs="Arial"/>
          <w:b/>
          <w:bCs/>
          <w:sz w:val="32"/>
          <w:szCs w:val="32"/>
        </w:rPr>
      </w:pPr>
    </w:p>
    <w:p w14:paraId="32C05E84" w14:textId="77777777" w:rsidR="005B35C1" w:rsidRPr="005B35C1" w:rsidRDefault="005B35C1" w:rsidP="005B35C1">
      <w:pPr>
        <w:spacing w:after="0" w:line="240" w:lineRule="auto"/>
        <w:rPr>
          <w:rFonts w:ascii="Arial" w:eastAsia="SimSun" w:hAnsi="Arial" w:cs="Arial"/>
          <w:b/>
          <w:bCs/>
          <w:sz w:val="32"/>
          <w:szCs w:val="32"/>
        </w:rPr>
      </w:pPr>
    </w:p>
    <w:p w14:paraId="63BAE059" w14:textId="77777777" w:rsidR="00B67D90" w:rsidRPr="00D0316D" w:rsidRDefault="00B67D90" w:rsidP="007D6F4D">
      <w:pPr>
        <w:tabs>
          <w:tab w:val="left" w:pos="4770"/>
        </w:tabs>
        <w:spacing w:after="0" w:line="240" w:lineRule="auto"/>
        <w:rPr>
          <w:rFonts w:ascii="Arial" w:eastAsia="SimSun" w:hAnsi="Arial" w:cs="Arial"/>
          <w:b/>
          <w:bCs/>
          <w:sz w:val="28"/>
          <w:szCs w:val="28"/>
        </w:rPr>
      </w:pPr>
    </w:p>
    <w:p w14:paraId="72D01F13" w14:textId="77777777" w:rsidR="00E63EE7" w:rsidRPr="00E63EE7" w:rsidRDefault="00E63EE7" w:rsidP="002D452F">
      <w:pPr>
        <w:spacing w:after="0" w:line="240" w:lineRule="auto"/>
        <w:ind w:left="5580" w:right="-180"/>
        <w:rPr>
          <w:rFonts w:ascii="Arial" w:hAnsi="Arial"/>
          <w:b/>
          <w:sz w:val="32"/>
        </w:rPr>
      </w:pPr>
      <w:r w:rsidRPr="00E63EE7">
        <w:rPr>
          <w:rFonts w:ascii="Arial" w:hAnsi="Arial"/>
          <w:b/>
          <w:sz w:val="32"/>
        </w:rPr>
        <w:t>Scottie B. Shadrick, Ph.D.</w:t>
      </w:r>
    </w:p>
    <w:p w14:paraId="72DC6677" w14:textId="35451284" w:rsidR="00B67D90" w:rsidRPr="007D6F4D" w:rsidRDefault="00E63EE7" w:rsidP="002D452F">
      <w:pPr>
        <w:spacing w:after="0" w:line="240" w:lineRule="auto"/>
        <w:ind w:left="5580" w:right="-180"/>
        <w:rPr>
          <w:rFonts w:ascii="Times New Roman" w:hAnsi="Times New Roman"/>
          <w:b/>
          <w:sz w:val="4"/>
        </w:rPr>
      </w:pPr>
      <w:r w:rsidRPr="00E63EE7">
        <w:rPr>
          <w:rFonts w:ascii="Arial" w:hAnsi="Arial"/>
          <w:b/>
          <w:sz w:val="32"/>
        </w:rPr>
        <w:t>Acting Director</w:t>
      </w:r>
    </w:p>
    <w:p w14:paraId="724C8A9A" w14:textId="77777777" w:rsidR="00B67D90" w:rsidRPr="007D6F4D" w:rsidRDefault="00B67D90" w:rsidP="007D6F4D">
      <w:pPr>
        <w:pBdr>
          <w:bottom w:val="single" w:sz="18" w:space="1" w:color="auto"/>
        </w:pBdr>
        <w:tabs>
          <w:tab w:val="left" w:pos="4770"/>
        </w:tabs>
        <w:spacing w:after="0" w:line="240" w:lineRule="auto"/>
        <w:rPr>
          <w:rFonts w:ascii="Times New Roman" w:hAnsi="Times New Roman"/>
          <w:sz w:val="24"/>
        </w:rPr>
      </w:pPr>
    </w:p>
    <w:p w14:paraId="0BE012C6" w14:textId="77777777" w:rsidR="00950729" w:rsidRDefault="00950729" w:rsidP="00C65DD3">
      <w:pPr>
        <w:spacing w:after="0"/>
        <w:rPr>
          <w:ins w:id="14" w:author="Royston, Ryan P CIV USARMY HQDA ARI (USA)" w:date="2026-05-19T02:21:00Z" w16du:dateUtc="2026-05-19T06:21:00Z"/>
          <w:rFonts w:ascii="Arial" w:eastAsia="Times New Roman" w:hAnsi="Arial" w:cs="Arial"/>
          <w:sz w:val="24"/>
          <w:szCs w:val="24"/>
        </w:rPr>
      </w:pPr>
    </w:p>
    <w:p w14:paraId="140854B6" w14:textId="77777777" w:rsidR="00DF4856" w:rsidRPr="00C65DD3" w:rsidRDefault="00DF4856" w:rsidP="00C65DD3">
      <w:pPr>
        <w:spacing w:after="0"/>
        <w:rPr>
          <w:rFonts w:ascii="Arial" w:eastAsia="Times New Roman" w:hAnsi="Arial" w:cs="Arial"/>
          <w:sz w:val="24"/>
          <w:szCs w:val="24"/>
        </w:rPr>
      </w:pPr>
      <w:r w:rsidRPr="00C65DD3">
        <w:rPr>
          <w:rFonts w:ascii="Arial" w:eastAsia="Times New Roman" w:hAnsi="Arial" w:cs="Arial"/>
          <w:sz w:val="24"/>
          <w:szCs w:val="24"/>
        </w:rPr>
        <w:t>Research Unit Chief</w:t>
      </w:r>
    </w:p>
    <w:p w14:paraId="1EA69546" w14:textId="632976E8" w:rsidR="00DF4856" w:rsidRPr="00C65DD3" w:rsidRDefault="00DF4856" w:rsidP="00C65DD3">
      <w:pPr>
        <w:spacing w:after="0"/>
        <w:rPr>
          <w:rFonts w:ascii="Arial" w:eastAsia="Times New Roman" w:hAnsi="Arial" w:cs="Arial"/>
          <w:sz w:val="24"/>
          <w:szCs w:val="24"/>
        </w:rPr>
      </w:pPr>
      <w:r w:rsidRPr="00C65DD3">
        <w:rPr>
          <w:rFonts w:ascii="Arial" w:eastAsia="Times New Roman" w:hAnsi="Arial" w:cs="Arial"/>
          <w:sz w:val="24"/>
          <w:szCs w:val="24"/>
        </w:rPr>
        <w:t xml:space="preserve">Dr. </w:t>
      </w:r>
      <w:ins w:id="15" w:author="Royston, Ryan P CIV USARMY HQDA ARI (USA)" w:date="2026-05-19T02:20:00Z" w16du:dateUtc="2026-05-19T06:20:00Z">
        <w:r w:rsidR="00D52C91" w:rsidRPr="00C65DD3">
          <w:rPr>
            <w:rFonts w:ascii="Arial" w:eastAsia="Times New Roman" w:hAnsi="Arial" w:cs="Arial"/>
            <w:sz w:val="24"/>
            <w:szCs w:val="24"/>
          </w:rPr>
          <w:t>Stefanie P</w:t>
        </w:r>
        <w:r w:rsidR="00D52C91">
          <w:rPr>
            <w:rFonts w:ascii="Arial" w:eastAsia="Times New Roman" w:hAnsi="Arial" w:cs="Arial"/>
            <w:sz w:val="24"/>
            <w:szCs w:val="24"/>
          </w:rPr>
          <w:t>.</w:t>
        </w:r>
        <w:r w:rsidR="00D52C91" w:rsidRPr="00C65DD3">
          <w:rPr>
            <w:rFonts w:ascii="Arial" w:eastAsia="Times New Roman" w:hAnsi="Arial" w:cs="Arial"/>
            <w:sz w:val="24"/>
            <w:szCs w:val="24"/>
          </w:rPr>
          <w:t xml:space="preserve"> </w:t>
        </w:r>
      </w:ins>
      <w:r w:rsidR="00334ED1" w:rsidRPr="00C65DD3">
        <w:rPr>
          <w:rFonts w:ascii="Arial" w:eastAsia="Times New Roman" w:hAnsi="Arial" w:cs="Arial"/>
          <w:sz w:val="24"/>
          <w:szCs w:val="24"/>
        </w:rPr>
        <w:t xml:space="preserve">Shaughnessy, </w:t>
      </w:r>
      <w:del w:id="16" w:author="Royston, Ryan P CIV USARMY HQDA ARI (USA)" w:date="2026-05-19T02:20:00Z" w16du:dateUtc="2026-05-19T06:20:00Z">
        <w:r w:rsidR="00334ED1" w:rsidRPr="00C65DD3" w:rsidDel="00D52C91">
          <w:rPr>
            <w:rFonts w:ascii="Arial" w:eastAsia="Times New Roman" w:hAnsi="Arial" w:cs="Arial"/>
            <w:sz w:val="24"/>
            <w:szCs w:val="24"/>
          </w:rPr>
          <w:delText>Stefanie P</w:delText>
        </w:r>
        <w:r w:rsidRPr="00C65DD3" w:rsidDel="00D52C91">
          <w:rPr>
            <w:rFonts w:ascii="Arial" w:eastAsia="Times New Roman" w:hAnsi="Arial" w:cs="Arial"/>
            <w:sz w:val="24"/>
            <w:szCs w:val="24"/>
          </w:rPr>
          <w:delText xml:space="preserve"> </w:delText>
        </w:r>
      </w:del>
      <w:r w:rsidRPr="00C65DD3">
        <w:rPr>
          <w:rFonts w:ascii="Arial" w:eastAsia="Times New Roman" w:hAnsi="Arial" w:cs="Arial"/>
          <w:sz w:val="24"/>
          <w:szCs w:val="24"/>
        </w:rPr>
        <w:t>(</w:t>
      </w:r>
      <w:r w:rsidR="003E2BF3" w:rsidRPr="00C65DD3">
        <w:rPr>
          <w:rFonts w:ascii="Arial" w:eastAsia="Times New Roman" w:hAnsi="Arial" w:cs="Arial"/>
          <w:sz w:val="24"/>
          <w:szCs w:val="24"/>
        </w:rPr>
        <w:t>Career Requirement</w:t>
      </w:r>
      <w:ins w:id="17" w:author="Royston, Ryan P CIV USARMY HQDA ARI (USA)" w:date="2026-05-19T02:25:00Z" w16du:dateUtc="2026-05-19T06:25:00Z">
        <w:r w:rsidR="00B7397D">
          <w:rPr>
            <w:rFonts w:ascii="Arial" w:eastAsia="Times New Roman" w:hAnsi="Arial" w:cs="Arial"/>
            <w:sz w:val="24"/>
            <w:szCs w:val="24"/>
          </w:rPr>
          <w:t>s</w:t>
        </w:r>
      </w:ins>
      <w:r w:rsidR="003E2BF3" w:rsidRPr="00C65DD3">
        <w:rPr>
          <w:rFonts w:ascii="Arial" w:eastAsia="Times New Roman" w:hAnsi="Arial" w:cs="Arial"/>
          <w:sz w:val="24"/>
          <w:szCs w:val="24"/>
        </w:rPr>
        <w:t xml:space="preserve"> and Talent Alignment</w:t>
      </w:r>
      <w:r w:rsidRPr="00C65DD3">
        <w:rPr>
          <w:rFonts w:ascii="Arial" w:eastAsia="Times New Roman" w:hAnsi="Arial" w:cs="Arial"/>
          <w:sz w:val="24"/>
          <w:szCs w:val="24"/>
        </w:rPr>
        <w:t xml:space="preserve"> Unit)</w:t>
      </w:r>
    </w:p>
    <w:p w14:paraId="77B95905" w14:textId="77777777" w:rsidR="00DF4856" w:rsidRPr="00C65DD3" w:rsidRDefault="00DF4856" w:rsidP="00C65DD3">
      <w:pPr>
        <w:spacing w:after="0"/>
        <w:rPr>
          <w:rFonts w:ascii="Arial" w:eastAsia="Times New Roman" w:hAnsi="Arial" w:cs="Arial"/>
          <w:sz w:val="24"/>
          <w:szCs w:val="24"/>
        </w:rPr>
      </w:pPr>
    </w:p>
    <w:p w14:paraId="1C9916AB" w14:textId="77777777" w:rsidR="00DF4856" w:rsidRPr="00C65DD3" w:rsidRDefault="00DF4856" w:rsidP="00C65DD3">
      <w:pPr>
        <w:spacing w:after="0"/>
        <w:rPr>
          <w:rFonts w:ascii="Arial" w:eastAsia="Times New Roman" w:hAnsi="Arial" w:cs="Arial"/>
          <w:sz w:val="24"/>
          <w:szCs w:val="24"/>
        </w:rPr>
      </w:pPr>
      <w:r w:rsidRPr="00C65DD3">
        <w:rPr>
          <w:rFonts w:ascii="Arial" w:eastAsia="Times New Roman" w:hAnsi="Arial" w:cs="Arial"/>
          <w:sz w:val="24"/>
          <w:szCs w:val="24"/>
        </w:rPr>
        <w:t>Team Leader</w:t>
      </w:r>
      <w:del w:id="18" w:author="Royston, Ryan P CIV USARMY HQDA ARI (USA)" w:date="2026-05-19T02:21:00Z" w16du:dateUtc="2026-05-19T06:21:00Z">
        <w:r w:rsidRPr="00C65DD3" w:rsidDel="00950729">
          <w:rPr>
            <w:rFonts w:ascii="Arial" w:eastAsia="Times New Roman" w:hAnsi="Arial" w:cs="Arial"/>
            <w:sz w:val="24"/>
            <w:szCs w:val="24"/>
          </w:rPr>
          <w:delText>s</w:delText>
        </w:r>
      </w:del>
    </w:p>
    <w:p w14:paraId="38076FB8" w14:textId="7C600F08" w:rsidR="00DF4856" w:rsidRPr="00C65DD3" w:rsidRDefault="00DF4856" w:rsidP="00C65DD3">
      <w:pPr>
        <w:spacing w:after="0"/>
        <w:rPr>
          <w:rFonts w:ascii="Arial" w:eastAsia="Times New Roman" w:hAnsi="Arial" w:cs="Arial"/>
          <w:sz w:val="24"/>
          <w:szCs w:val="24"/>
        </w:rPr>
      </w:pPr>
      <w:r w:rsidRPr="00C65DD3">
        <w:rPr>
          <w:rFonts w:ascii="Arial" w:eastAsia="Times New Roman" w:hAnsi="Arial" w:cs="Arial"/>
          <w:sz w:val="24"/>
          <w:szCs w:val="24"/>
        </w:rPr>
        <w:t xml:space="preserve">Dr. </w:t>
      </w:r>
      <w:ins w:id="19" w:author="Royston, Ryan P CIV USARMY HQDA ARI (USA)" w:date="2026-05-19T02:19:00Z" w16du:dateUtc="2026-05-19T06:19:00Z">
        <w:r w:rsidR="007235FF">
          <w:rPr>
            <w:rFonts w:ascii="Arial" w:eastAsia="Times New Roman" w:hAnsi="Arial" w:cs="Arial"/>
            <w:sz w:val="24"/>
            <w:szCs w:val="24"/>
          </w:rPr>
          <w:t xml:space="preserve">Andrew </w:t>
        </w:r>
      </w:ins>
      <w:ins w:id="20" w:author="Royston, Ryan P CIV USARMY HQDA ARI (USA)" w:date="2026-05-19T02:20:00Z" w16du:dateUtc="2026-05-19T06:20:00Z">
        <w:r w:rsidR="00244C13">
          <w:rPr>
            <w:rFonts w:ascii="Arial" w:eastAsia="Times New Roman" w:hAnsi="Arial" w:cs="Arial"/>
            <w:sz w:val="24"/>
            <w:szCs w:val="24"/>
          </w:rPr>
          <w:t xml:space="preserve">J. </w:t>
        </w:r>
      </w:ins>
      <w:r w:rsidRPr="00C65DD3">
        <w:rPr>
          <w:rFonts w:ascii="Arial" w:eastAsia="Times New Roman" w:hAnsi="Arial" w:cs="Arial"/>
          <w:sz w:val="24"/>
          <w:szCs w:val="24"/>
        </w:rPr>
        <w:t>Slaughter, Andrew (</w:t>
      </w:r>
      <w:r w:rsidR="00691477" w:rsidRPr="00C65DD3">
        <w:rPr>
          <w:rFonts w:ascii="Arial" w:eastAsia="Times New Roman" w:hAnsi="Arial" w:cs="Arial"/>
          <w:sz w:val="24"/>
          <w:szCs w:val="24"/>
        </w:rPr>
        <w:t>Career Requirement</w:t>
      </w:r>
      <w:ins w:id="21" w:author="Royston, Ryan P CIV USARMY HQDA ARI (USA)" w:date="2026-05-19T02:25:00Z" w16du:dateUtc="2026-05-19T06:25:00Z">
        <w:r w:rsidR="00B7397D">
          <w:rPr>
            <w:rFonts w:ascii="Arial" w:eastAsia="Times New Roman" w:hAnsi="Arial" w:cs="Arial"/>
            <w:sz w:val="24"/>
            <w:szCs w:val="24"/>
          </w:rPr>
          <w:t>s</w:t>
        </w:r>
      </w:ins>
      <w:r w:rsidR="00691477" w:rsidRPr="00C65DD3">
        <w:rPr>
          <w:rFonts w:ascii="Arial" w:eastAsia="Times New Roman" w:hAnsi="Arial" w:cs="Arial"/>
          <w:sz w:val="24"/>
          <w:szCs w:val="24"/>
        </w:rPr>
        <w:t xml:space="preserve"> and Talent Alignment Unit</w:t>
      </w:r>
      <w:r w:rsidRPr="00C65DD3">
        <w:rPr>
          <w:rFonts w:ascii="Arial" w:eastAsia="Times New Roman" w:hAnsi="Arial" w:cs="Arial"/>
          <w:sz w:val="24"/>
          <w:szCs w:val="24"/>
        </w:rPr>
        <w:t>)</w:t>
      </w:r>
    </w:p>
    <w:p w14:paraId="1055B845" w14:textId="77777777" w:rsidR="00DF4856" w:rsidRPr="00C65DD3" w:rsidRDefault="00DF4856" w:rsidP="00C65DD3">
      <w:pPr>
        <w:spacing w:after="0"/>
        <w:rPr>
          <w:rFonts w:ascii="Arial" w:eastAsia="Times New Roman" w:hAnsi="Arial" w:cs="Arial"/>
          <w:sz w:val="24"/>
          <w:szCs w:val="24"/>
        </w:rPr>
      </w:pPr>
    </w:p>
    <w:p w14:paraId="438ADB0D" w14:textId="6D650E21" w:rsidR="00DF4856" w:rsidRPr="00C65DD3" w:rsidRDefault="00DF4856" w:rsidP="00C65DD3">
      <w:pPr>
        <w:spacing w:after="0"/>
        <w:rPr>
          <w:rFonts w:ascii="Arial" w:eastAsia="Times New Roman" w:hAnsi="Arial" w:cs="Arial"/>
          <w:sz w:val="24"/>
          <w:szCs w:val="24"/>
        </w:rPr>
      </w:pPr>
      <w:r w:rsidRPr="00C65DD3">
        <w:rPr>
          <w:rFonts w:ascii="Arial" w:eastAsia="Times New Roman" w:hAnsi="Arial" w:cs="Arial"/>
          <w:sz w:val="24"/>
          <w:szCs w:val="24"/>
        </w:rPr>
        <w:t xml:space="preserve">Technical </w:t>
      </w:r>
      <w:del w:id="22" w:author="Royston, Ryan P CIV USARMY HQDA ARI (USA)" w:date="2026-05-19T02:21:00Z" w16du:dateUtc="2026-05-19T06:21:00Z">
        <w:r w:rsidRPr="00C65DD3" w:rsidDel="00950729">
          <w:rPr>
            <w:rFonts w:ascii="Arial" w:eastAsia="Times New Roman" w:hAnsi="Arial" w:cs="Arial"/>
            <w:sz w:val="24"/>
            <w:szCs w:val="24"/>
          </w:rPr>
          <w:delText>Reviewers</w:delText>
        </w:r>
      </w:del>
      <w:ins w:id="23" w:author="Royston, Ryan P CIV USARMY HQDA ARI (USA)" w:date="2026-05-19T02:21:00Z" w16du:dateUtc="2026-05-19T06:21:00Z">
        <w:r w:rsidR="00950729">
          <w:rPr>
            <w:rFonts w:ascii="Arial" w:eastAsia="Times New Roman" w:hAnsi="Arial" w:cs="Arial"/>
            <w:sz w:val="24"/>
            <w:szCs w:val="24"/>
          </w:rPr>
          <w:t>Review by:</w:t>
        </w:r>
      </w:ins>
    </w:p>
    <w:p w14:paraId="41024D1A" w14:textId="77CF544D" w:rsidR="00DF4856" w:rsidRPr="00C65DD3" w:rsidRDefault="00DF4856" w:rsidP="00C65DD3">
      <w:pPr>
        <w:spacing w:after="0"/>
        <w:rPr>
          <w:rFonts w:ascii="Arial" w:eastAsia="Times New Roman" w:hAnsi="Arial" w:cs="Arial"/>
          <w:sz w:val="24"/>
          <w:szCs w:val="24"/>
        </w:rPr>
      </w:pPr>
      <w:r w:rsidRPr="00C65DD3">
        <w:rPr>
          <w:rFonts w:ascii="Arial" w:eastAsia="Times New Roman" w:hAnsi="Arial" w:cs="Arial"/>
          <w:sz w:val="24"/>
          <w:szCs w:val="24"/>
        </w:rPr>
        <w:t xml:space="preserve">Dr. </w:t>
      </w:r>
      <w:ins w:id="24" w:author="Royston, Ryan P CIV USARMY HQDA ARI (USA)" w:date="2026-05-19T02:19:00Z" w16du:dateUtc="2026-05-19T06:19:00Z">
        <w:r w:rsidR="0007194C">
          <w:rPr>
            <w:rFonts w:ascii="Arial" w:eastAsia="Times New Roman" w:hAnsi="Arial" w:cs="Arial"/>
            <w:sz w:val="24"/>
            <w:szCs w:val="24"/>
          </w:rPr>
          <w:t xml:space="preserve">Rachel </w:t>
        </w:r>
      </w:ins>
      <w:ins w:id="25" w:author="Royston, Ryan P CIV USARMY HQDA ARI (USA)" w:date="2026-05-19T02:20:00Z" w16du:dateUtc="2026-05-19T06:20:00Z">
        <w:r w:rsidR="00D52C91">
          <w:rPr>
            <w:rFonts w:ascii="Arial" w:eastAsia="Times New Roman" w:hAnsi="Arial" w:cs="Arial"/>
            <w:sz w:val="24"/>
            <w:szCs w:val="24"/>
          </w:rPr>
          <w:t xml:space="preserve">S. </w:t>
        </w:r>
      </w:ins>
      <w:del w:id="1003" w:author="Hermes Agent (APA Review)" w:date="2026-08-31T00:00:00Z">
        <w:r>
          <w:rPr>
            <w:rFonts w:ascii="Arial" w:eastAsia="Times New Roman" w:hAnsi="Arial" w:cs="Arial"/>
            <w:sz w:val="24"/>
            <w:szCs w:val="24"/>
          </w:rPr>
          <w:delText xml:space="preserve">Taggart</w:delText>
        </w:r>
      </w:del>
      <w:del w:id="26" w:author="Royston, Ryan P CIV USARMY HQDA ARI (USA)" w:date="2026-05-19T02:19:00Z" w16du:dateUtc="2026-05-19T06:19:00Z">
        <w:r w:rsidRPr="00C65DD3" w:rsidDel="007235FF">
          <w:rPr>
            <w:rFonts w:ascii="Arial" w:eastAsia="Times New Roman" w:hAnsi="Arial" w:cs="Arial"/>
            <w:sz w:val="24"/>
            <w:szCs w:val="24"/>
          </w:rPr>
          <w:delText>, Rachel</w:delText>
        </w:r>
        <w:r w:rsidR="00831116" w:rsidRPr="00C65DD3" w:rsidDel="002E59D8">
          <w:rPr>
            <w:rFonts w:ascii="Arial" w:eastAsia="Times New Roman" w:hAnsi="Arial" w:cs="Arial"/>
            <w:sz w:val="24"/>
            <w:szCs w:val="24"/>
          </w:rPr>
          <w:delText>.</w:delText>
        </w:r>
        <w:r w:rsidRPr="00C65DD3" w:rsidDel="002E59D8">
          <w:rPr>
            <w:rFonts w:ascii="Arial" w:eastAsia="Times New Roman" w:hAnsi="Arial" w:cs="Arial"/>
            <w:sz w:val="24"/>
            <w:szCs w:val="24"/>
          </w:rPr>
          <w:delText xml:space="preserve"> </w:delText>
        </w:r>
      </w:del>
      <w:ins w:id="27" w:author="Royston, Ryan P CIV USARMY HQDA ARI (USA)" w:date="2026-05-19T02:19:00Z" w16du:dateUtc="2026-05-19T06:19:00Z">
        <w:r w:rsidR="002E59D8">
          <w:rPr>
            <w:rFonts w:ascii="Arial" w:eastAsia="Times New Roman" w:hAnsi="Arial" w:cs="Arial"/>
            <w:sz w:val="24"/>
            <w:szCs w:val="24"/>
          </w:rPr>
          <w:t>,</w:t>
        </w:r>
        <w:r w:rsidR="002E59D8" w:rsidRPr="00C65DD3">
          <w:rPr>
            <w:rFonts w:ascii="Arial" w:eastAsia="Times New Roman" w:hAnsi="Arial" w:cs="Arial"/>
            <w:sz w:val="24"/>
            <w:szCs w:val="24"/>
          </w:rPr>
          <w:t xml:space="preserve"> </w:t>
        </w:r>
      </w:ins>
      <w:r>
        <w:rPr>
          <w:rFonts w:ascii="Arial" w:eastAsia="Times New Roman" w:hAnsi="Arial" w:cs="Arial"/>
          <w:sz w:val="24"/>
          <w:szCs w:val="24"/>
        </w:rPr>
        <w:t xml:space="preserve">. Army Research Institute</w:t>
      </w:r>
      <w:ins w:id="1001" w:author="Hermes Agent (APA Review)" w:date="2026-08-31T00:00:00Z">
        <w:r>
          <w:rPr>
            <w:rFonts w:ascii="Arial" w:eastAsia="Times New Roman" w:hAnsi="Arial" w:cs="Arial"/>
            <w:sz w:val="24"/>
            <w:szCs w:val="24"/>
          </w:rPr>
          <w:t xml:space="preserve">Taggart, U.S.</w:t>
        </w:r>
      </w:ins>
      <w:del w:id="1002" w:author="Hermes Agent (APA Review)" w:date="2026-08-31T00:00:00Z">
        <w:r>
          <w:rPr>
            <w:rFonts w:ascii="Arial" w:eastAsia="Times New Roman" w:hAnsi="Arial" w:cs="Arial"/>
            <w:sz w:val="24"/>
            <w:szCs w:val="24"/>
          </w:rPr>
          <w:delText xml:space="preserve">U.S</w:delText>
        </w:r>
      </w:del>
    </w:p>
    <w:p w14:paraId="11764702" w14:textId="1FA8B02E" w:rsidR="001E56BC" w:rsidRPr="00C65DD3" w:rsidRDefault="00DF4856" w:rsidP="00C65DD3">
      <w:pPr>
        <w:tabs>
          <w:tab w:val="left" w:pos="720"/>
        </w:tabs>
        <w:spacing w:after="0" w:line="240" w:lineRule="auto"/>
        <w:rPr>
          <w:rFonts w:ascii="Arial" w:eastAsia="Calibri" w:hAnsi="Arial" w:cs="Arial"/>
          <w:sz w:val="24"/>
        </w:rPr>
      </w:pPr>
      <w:r w:rsidRPr="00C65DD3">
        <w:rPr>
          <w:rFonts w:ascii="Arial" w:eastAsia="Calibri" w:hAnsi="Arial" w:cs="Arial"/>
          <w:sz w:val="24"/>
        </w:rPr>
        <w:t xml:space="preserve">Dr. </w:t>
      </w:r>
      <w:r w:rsidR="00C743D6" w:rsidRPr="00C65DD3">
        <w:rPr>
          <w:rFonts w:ascii="Arial" w:eastAsia="Calibri" w:hAnsi="Arial" w:cs="Arial"/>
          <w:sz w:val="24"/>
        </w:rPr>
        <w:t>Andrew</w:t>
      </w:r>
      <w:del w:id="28" w:author="Royston, Ryan P CIV USARMY HQDA ARI (USA)" w:date="2026-05-19T02:19:00Z" w16du:dateUtc="2026-05-19T06:19:00Z">
        <w:r w:rsidR="00C743D6" w:rsidRPr="00C65DD3" w:rsidDel="007235FF">
          <w:rPr>
            <w:rFonts w:ascii="Arial" w:eastAsia="Calibri" w:hAnsi="Arial" w:cs="Arial"/>
            <w:sz w:val="24"/>
          </w:rPr>
          <w:delText>,</w:delText>
        </w:r>
      </w:del>
      <w:r w:rsidR="00831116" w:rsidRPr="00C65DD3">
        <w:rPr>
          <w:rFonts w:ascii="Arial" w:eastAsia="Calibri" w:hAnsi="Arial" w:cs="Arial"/>
          <w:sz w:val="24"/>
        </w:rPr>
        <w:t xml:space="preserve"> </w:t>
      </w:r>
      <w:ins w:id="29" w:author="Royston, Ryan P CIV USARMY HQDA ARI (USA)" w:date="2026-05-19T02:20:00Z" w16du:dateUtc="2026-05-19T06:20:00Z">
        <w:r w:rsidR="00DE4156">
          <w:rPr>
            <w:rFonts w:ascii="Arial" w:eastAsia="Calibri" w:hAnsi="Arial" w:cs="Arial"/>
            <w:sz w:val="24"/>
          </w:rPr>
          <w:t xml:space="preserve">M. </w:t>
        </w:r>
      </w:ins>
      <w:r w:rsidR="00831116" w:rsidRPr="00C65DD3">
        <w:rPr>
          <w:rFonts w:ascii="Arial" w:eastAsia="Calibri" w:hAnsi="Arial" w:cs="Arial"/>
          <w:sz w:val="24"/>
        </w:rPr>
        <w:t>Naber</w:t>
      </w:r>
      <w:del w:id="30" w:author="Royston, Ryan P CIV USARMY HQDA ARI (USA)" w:date="2026-05-19T02:19:00Z" w16du:dateUtc="2026-05-19T06:19:00Z">
        <w:r w:rsidR="00831116" w:rsidRPr="00C65DD3" w:rsidDel="002E59D8">
          <w:rPr>
            <w:rFonts w:ascii="Arial" w:eastAsia="Calibri" w:hAnsi="Arial" w:cs="Arial"/>
            <w:sz w:val="24"/>
          </w:rPr>
          <w:delText>.</w:delText>
        </w:r>
        <w:r w:rsidR="00C743D6" w:rsidRPr="00C65DD3" w:rsidDel="002E59D8">
          <w:rPr>
            <w:rFonts w:ascii="Arial" w:eastAsia="Calibri" w:hAnsi="Arial" w:cs="Arial"/>
            <w:sz w:val="24"/>
          </w:rPr>
          <w:delText xml:space="preserve"> </w:delText>
        </w:r>
      </w:del>
      <w:ins w:id="31" w:author="Royston, Ryan P CIV USARMY HQDA ARI (USA)" w:date="2026-05-19T02:19:00Z" w16du:dateUtc="2026-05-19T06:19:00Z">
        <w:r w:rsidR="002E59D8">
          <w:rPr>
            <w:rFonts w:ascii="Arial" w:eastAsia="Calibri" w:hAnsi="Arial" w:cs="Arial"/>
            <w:sz w:val="24"/>
          </w:rPr>
          <w:t>,</w:t>
        </w:r>
        <w:r w:rsidR="002E59D8" w:rsidRPr="00C65DD3">
          <w:rPr>
            <w:rFonts w:ascii="Arial" w:eastAsia="Calibri" w:hAnsi="Arial" w:cs="Arial"/>
            <w:sz w:val="24"/>
          </w:rPr>
          <w:t xml:space="preserve"> </w:t>
        </w:r>
      </w:ins>
      <w:r w:rsidR="006624F9" w:rsidRPr="00C65DD3">
        <w:rPr>
          <w:rFonts w:ascii="Arial" w:eastAsia="Calibri" w:hAnsi="Arial" w:cs="Arial"/>
          <w:sz w:val="24"/>
        </w:rPr>
        <w:t>Cognitive Performance Group</w:t>
      </w:r>
      <w:r w:rsidR="000A7FCA" w:rsidRPr="00C65DD3">
        <w:rPr>
          <w:rFonts w:ascii="Arial" w:eastAsia="Calibri" w:hAnsi="Arial" w:cs="Arial"/>
          <w:sz w:val="24"/>
        </w:rPr>
        <w:t>, LLC</w:t>
      </w:r>
    </w:p>
    <w:p w14:paraId="60A0865E" w14:textId="77777777" w:rsidR="00B67D90" w:rsidRPr="00D0316D" w:rsidRDefault="00B67D90" w:rsidP="00B67D90">
      <w:pPr>
        <w:tabs>
          <w:tab w:val="left" w:pos="720"/>
        </w:tabs>
        <w:spacing w:after="0" w:line="240" w:lineRule="auto"/>
        <w:rPr>
          <w:rFonts w:ascii="Arial" w:eastAsia="Calibri" w:hAnsi="Arial" w:cs="Arial"/>
          <w:sz w:val="24"/>
        </w:rPr>
      </w:pPr>
    </w:p>
    <w:p w14:paraId="094FA017" w14:textId="77777777" w:rsidR="00B67D90" w:rsidRPr="00D0316D" w:rsidRDefault="00B67D90" w:rsidP="00B67D90">
      <w:pPr>
        <w:tabs>
          <w:tab w:val="left" w:pos="720"/>
        </w:tabs>
        <w:spacing w:after="0" w:line="240" w:lineRule="auto"/>
        <w:rPr>
          <w:rFonts w:ascii="Arial" w:eastAsia="Calibri" w:hAnsi="Arial" w:cs="Arial"/>
          <w:sz w:val="24"/>
        </w:rPr>
      </w:pPr>
    </w:p>
    <w:p w14:paraId="4EBD40F6" w14:textId="77777777" w:rsidR="00B67D90" w:rsidRPr="00D0316D" w:rsidRDefault="00B67D90" w:rsidP="00B67D90">
      <w:pPr>
        <w:tabs>
          <w:tab w:val="left" w:pos="720"/>
        </w:tabs>
        <w:spacing w:after="0" w:line="240" w:lineRule="auto"/>
        <w:rPr>
          <w:rFonts w:ascii="Arial" w:eastAsia="Calibri" w:hAnsi="Arial" w:cs="Arial"/>
          <w:sz w:val="24"/>
        </w:rPr>
      </w:pPr>
    </w:p>
    <w:p w14:paraId="4D71F675" w14:textId="77777777" w:rsidR="00B67D90" w:rsidRPr="00D0316D" w:rsidRDefault="00B67D90" w:rsidP="00B67D90">
      <w:pPr>
        <w:tabs>
          <w:tab w:val="left" w:pos="720"/>
        </w:tabs>
        <w:spacing w:after="0" w:line="240" w:lineRule="auto"/>
        <w:rPr>
          <w:rFonts w:ascii="Arial" w:eastAsia="Calibri" w:hAnsi="Arial" w:cs="Arial"/>
          <w:sz w:val="24"/>
        </w:rPr>
      </w:pPr>
    </w:p>
    <w:p w14:paraId="2808BF39" w14:textId="77777777" w:rsidR="00B67D90" w:rsidRPr="00D0316D" w:rsidRDefault="00B67D90" w:rsidP="00B67D90">
      <w:pPr>
        <w:tabs>
          <w:tab w:val="left" w:pos="720"/>
        </w:tabs>
        <w:spacing w:after="0" w:line="240" w:lineRule="auto"/>
        <w:rPr>
          <w:rFonts w:ascii="Arial" w:eastAsia="Calibri" w:hAnsi="Arial" w:cs="Arial"/>
          <w:sz w:val="24"/>
        </w:rPr>
      </w:pPr>
    </w:p>
    <w:p w14:paraId="729CA394" w14:textId="77777777" w:rsidR="00B67D90" w:rsidRPr="00D0316D" w:rsidRDefault="00B67D90" w:rsidP="00B67D90">
      <w:pPr>
        <w:tabs>
          <w:tab w:val="left" w:pos="720"/>
        </w:tabs>
        <w:spacing w:after="0" w:line="240" w:lineRule="auto"/>
        <w:rPr>
          <w:rFonts w:ascii="Arial" w:eastAsia="Calibri" w:hAnsi="Arial" w:cs="Arial"/>
          <w:sz w:val="24"/>
        </w:rPr>
      </w:pPr>
    </w:p>
    <w:p w14:paraId="7E3C559B" w14:textId="77777777" w:rsidR="00B67D90" w:rsidRPr="00D0316D" w:rsidRDefault="00B67D90" w:rsidP="00B67D90">
      <w:pPr>
        <w:tabs>
          <w:tab w:val="left" w:pos="720"/>
        </w:tabs>
        <w:spacing w:after="0" w:line="240" w:lineRule="auto"/>
        <w:rPr>
          <w:rFonts w:ascii="Arial" w:eastAsia="Calibri" w:hAnsi="Arial" w:cs="Arial"/>
          <w:sz w:val="24"/>
        </w:rPr>
      </w:pPr>
    </w:p>
    <w:p w14:paraId="2A266448" w14:textId="77777777" w:rsidR="00662F2D" w:rsidRDefault="00662F2D" w:rsidP="00662F2D">
      <w:pPr>
        <w:tabs>
          <w:tab w:val="left" w:pos="720"/>
        </w:tabs>
        <w:spacing w:after="0" w:line="240" w:lineRule="auto"/>
        <w:rPr>
          <w:rFonts w:ascii="Arial" w:eastAsia="Calibri" w:hAnsi="Arial" w:cs="Arial"/>
          <w:sz w:val="24"/>
        </w:rPr>
      </w:pPr>
    </w:p>
    <w:p w14:paraId="2790F0E2" w14:textId="77777777" w:rsidR="00C65DD3" w:rsidRPr="00662F2D" w:rsidRDefault="00C65DD3" w:rsidP="00662F2D">
      <w:pPr>
        <w:tabs>
          <w:tab w:val="left" w:pos="720"/>
        </w:tabs>
        <w:spacing w:after="0" w:line="240" w:lineRule="auto"/>
        <w:rPr>
          <w:rFonts w:ascii="Arial" w:eastAsia="Calibri" w:hAnsi="Arial" w:cs="Arial"/>
          <w:sz w:val="24"/>
        </w:rPr>
      </w:pPr>
    </w:p>
    <w:p w14:paraId="1DE1F97F" w14:textId="77777777" w:rsidR="00662F2D" w:rsidRPr="00662F2D" w:rsidRDefault="00662F2D" w:rsidP="00662F2D">
      <w:pPr>
        <w:tabs>
          <w:tab w:val="left" w:pos="720"/>
        </w:tabs>
        <w:spacing w:after="0" w:line="240" w:lineRule="auto"/>
        <w:rPr>
          <w:rFonts w:ascii="Arial" w:eastAsia="Calibri" w:hAnsi="Arial" w:cs="Arial"/>
          <w:sz w:val="24"/>
        </w:rPr>
      </w:pPr>
    </w:p>
    <w:p w14:paraId="012D40BA" w14:textId="77777777" w:rsidR="00662F2D" w:rsidRPr="00662F2D" w:rsidRDefault="00662F2D" w:rsidP="00662F2D">
      <w:pPr>
        <w:tabs>
          <w:tab w:val="left" w:pos="720"/>
        </w:tabs>
        <w:spacing w:after="0" w:line="240" w:lineRule="auto"/>
        <w:rPr>
          <w:rFonts w:ascii="Arial" w:eastAsia="Calibri" w:hAnsi="Arial" w:cs="Arial"/>
          <w:sz w:val="24"/>
        </w:rPr>
      </w:pPr>
    </w:p>
    <w:p w14:paraId="4018CCE7" w14:textId="77777777" w:rsidR="00662F2D" w:rsidRPr="00662F2D" w:rsidRDefault="00662F2D" w:rsidP="00662F2D">
      <w:pPr>
        <w:tabs>
          <w:tab w:val="left" w:pos="720"/>
        </w:tabs>
        <w:spacing w:after="0" w:line="240" w:lineRule="auto"/>
        <w:rPr>
          <w:rFonts w:ascii="Arial" w:eastAsia="Calibri" w:hAnsi="Arial" w:cs="Arial"/>
          <w:sz w:val="24"/>
        </w:rPr>
      </w:pPr>
    </w:p>
    <w:p w14:paraId="12798FA4" w14:textId="77777777" w:rsidR="00662F2D" w:rsidRPr="00662F2D" w:rsidRDefault="00662F2D" w:rsidP="00662F2D">
      <w:pPr>
        <w:tabs>
          <w:tab w:val="left" w:pos="720"/>
        </w:tabs>
        <w:spacing w:after="0" w:line="240" w:lineRule="auto"/>
        <w:rPr>
          <w:rFonts w:ascii="Arial" w:eastAsia="Calibri" w:hAnsi="Arial" w:cs="Arial"/>
          <w:sz w:val="24"/>
        </w:rPr>
      </w:pPr>
    </w:p>
    <w:p w14:paraId="5C883DB9" w14:textId="77777777" w:rsidR="00662F2D" w:rsidRPr="00662F2D" w:rsidRDefault="00662F2D" w:rsidP="00662F2D">
      <w:pPr>
        <w:tabs>
          <w:tab w:val="left" w:pos="720"/>
        </w:tabs>
        <w:spacing w:after="0" w:line="240" w:lineRule="auto"/>
        <w:jc w:val="center"/>
        <w:rPr>
          <w:rFonts w:ascii="Arial" w:eastAsia="Calibri" w:hAnsi="Arial" w:cs="Arial"/>
          <w:b/>
          <w:sz w:val="24"/>
        </w:rPr>
      </w:pPr>
      <w:r w:rsidRPr="00662F2D">
        <w:rPr>
          <w:rFonts w:ascii="Arial" w:eastAsia="Calibri" w:hAnsi="Arial" w:cs="Arial"/>
          <w:b/>
          <w:sz w:val="24"/>
        </w:rPr>
        <w:t>DISPOSITION</w:t>
      </w:r>
    </w:p>
    <w:p w14:paraId="71B4D66B" w14:textId="77777777" w:rsidR="00662F2D" w:rsidRPr="00662F2D" w:rsidRDefault="00662F2D" w:rsidP="00662F2D">
      <w:pPr>
        <w:tabs>
          <w:tab w:val="left" w:pos="720"/>
        </w:tabs>
        <w:spacing w:after="0" w:line="240" w:lineRule="auto"/>
        <w:jc w:val="center"/>
        <w:rPr>
          <w:rFonts w:ascii="Arial" w:eastAsia="Calibri" w:hAnsi="Arial" w:cs="Arial"/>
          <w:b/>
          <w:sz w:val="24"/>
        </w:rPr>
      </w:pPr>
    </w:p>
    <w:p w14:paraId="4192BC82" w14:textId="16285FCA" w:rsidR="00662F2D" w:rsidRPr="00662F2D" w:rsidRDefault="00B67D90" w:rsidP="00662F2D">
      <w:pPr>
        <w:spacing w:after="0" w:line="240" w:lineRule="auto"/>
        <w:jc w:val="center"/>
        <w:rPr>
          <w:rFonts w:ascii="Arial" w:eastAsia="Times New Roman" w:hAnsi="Arial" w:cs="Arial"/>
          <w:sz w:val="24"/>
          <w:szCs w:val="24"/>
        </w:rPr>
      </w:pPr>
      <w:r w:rsidRPr="007D6F4D">
        <w:rPr>
          <w:rFonts w:ascii="Arial" w:hAnsi="Arial"/>
          <w:sz w:val="24"/>
        </w:rPr>
        <w:t xml:space="preserve">This Technical Report has been submitted to the </w:t>
      </w:r>
    </w:p>
    <w:p w14:paraId="0D186E9B" w14:textId="712BF472" w:rsidR="00B67D90" w:rsidRPr="007D6F4D" w:rsidRDefault="00B67D90" w:rsidP="007D6F4D">
      <w:pPr>
        <w:spacing w:after="0" w:line="240" w:lineRule="auto"/>
        <w:jc w:val="center"/>
        <w:rPr>
          <w:rFonts w:ascii="Times New Roman" w:hAnsi="Times New Roman"/>
          <w:sz w:val="24"/>
        </w:rPr>
      </w:pPr>
      <w:r w:rsidRPr="007D6F4D">
        <w:rPr>
          <w:rFonts w:ascii="Arial" w:hAnsi="Arial"/>
          <w:sz w:val="24"/>
        </w:rPr>
        <w:t>Defense Information Technical Center (DTIC).</w:t>
      </w:r>
    </w:p>
    <w:p w14:paraId="31B63243" w14:textId="77777777" w:rsidR="00B67D90" w:rsidRPr="00D0316D" w:rsidRDefault="00B67D90" w:rsidP="007D6F4D">
      <w:pPr>
        <w:spacing w:after="0" w:line="240" w:lineRule="auto"/>
        <w:rPr>
          <w:rFonts w:ascii="Arial" w:eastAsia="Calibri" w:hAnsi="Arial" w:cs="Arial"/>
          <w:sz w:val="24"/>
        </w:rPr>
        <w:sectPr w:rsidR="00B67D90" w:rsidRPr="00D0316D" w:rsidSect="006C6852">
          <w:footerReference w:type="even" r:id="rId17"/>
          <w:footerReference w:type="default" r:id="rId18"/>
          <w:type w:val="continuous"/>
          <w:pgSz w:w="12240" w:h="15840"/>
          <w:pgMar w:top="1440" w:right="1440" w:bottom="1440" w:left="1440" w:header="720" w:footer="720" w:gutter="0"/>
          <w:pgNumType w:fmt="lowerRoman"/>
          <w:cols w:space="720"/>
          <w:docGrid w:linePitch="360"/>
        </w:sectPr>
      </w:pPr>
    </w:p>
    <w:tbl>
      <w:tblPr>
        <w:tblpPr w:leftFromText="187" w:rightFromText="187" w:horzAnchor="margin" w:tblpXSpec="center" w:tblpYSpec="top"/>
        <w:tblW w:w="1060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415"/>
        <w:gridCol w:w="450"/>
        <w:gridCol w:w="540"/>
        <w:gridCol w:w="540"/>
        <w:gridCol w:w="1440"/>
        <w:gridCol w:w="8"/>
        <w:gridCol w:w="744"/>
        <w:gridCol w:w="8"/>
        <w:gridCol w:w="710"/>
        <w:gridCol w:w="310"/>
        <w:gridCol w:w="578"/>
        <w:gridCol w:w="22"/>
        <w:gridCol w:w="500"/>
        <w:gridCol w:w="8"/>
        <w:gridCol w:w="14"/>
        <w:gridCol w:w="8"/>
        <w:gridCol w:w="2310"/>
      </w:tblGrid>
      <w:tr w:rsidR="0079616C" w:rsidRPr="0079616C" w14:paraId="217E00F6" w14:textId="77777777" w:rsidTr="0079616C">
        <w:trPr>
          <w:trHeight w:val="597"/>
        </w:trPr>
        <w:tc>
          <w:tcPr>
            <w:tcW w:w="10605" w:type="dxa"/>
            <w:gridSpan w:val="17"/>
          </w:tcPr>
          <w:p w14:paraId="2993ADC4" w14:textId="77777777" w:rsidR="0079616C" w:rsidRPr="0079616C" w:rsidRDefault="0079616C" w:rsidP="0079616C">
            <w:pPr>
              <w:widowControl w:val="0"/>
              <w:kinsoku w:val="0"/>
              <w:overflowPunct w:val="0"/>
              <w:autoSpaceDE w:val="0"/>
              <w:autoSpaceDN w:val="0"/>
              <w:adjustRightInd w:val="0"/>
              <w:spacing w:before="189" w:after="0" w:line="240" w:lineRule="auto"/>
              <w:jc w:val="center"/>
              <w:rPr>
                <w:rFonts w:ascii="Arial" w:eastAsia="Times New Roman" w:hAnsi="Arial" w:cs="Arial"/>
                <w:b/>
                <w:bCs/>
                <w:spacing w:val="-4"/>
                <w:kern w:val="2"/>
                <w:sz w:val="24"/>
                <w:szCs w:val="24"/>
                <w14:ligatures w14:val="standardContextual"/>
              </w:rPr>
            </w:pPr>
            <w:r w:rsidRPr="0079616C">
              <w:rPr>
                <w:rFonts w:ascii="Arial" w:eastAsia="Times New Roman" w:hAnsi="Arial" w:cs="Arial"/>
                <w:b/>
                <w:bCs/>
                <w:kern w:val="2"/>
                <w:sz w:val="24"/>
                <w:szCs w:val="24"/>
                <w14:ligatures w14:val="standardContextual"/>
              </w:rPr>
              <w:lastRenderedPageBreak/>
              <w:t xml:space="preserve">REPORT DOCUMENTATION </w:t>
            </w:r>
            <w:r w:rsidRPr="0079616C">
              <w:rPr>
                <w:rFonts w:ascii="Arial" w:eastAsia="Times New Roman" w:hAnsi="Arial" w:cs="Arial"/>
                <w:b/>
                <w:bCs/>
                <w:spacing w:val="-4"/>
                <w:kern w:val="2"/>
                <w:sz w:val="24"/>
                <w:szCs w:val="24"/>
                <w14:ligatures w14:val="standardContextual"/>
              </w:rPr>
              <w:t>PAGE</w:t>
            </w:r>
          </w:p>
        </w:tc>
      </w:tr>
      <w:tr w:rsidR="0079616C" w:rsidRPr="0079616C" w14:paraId="6853E84E" w14:textId="77777777" w:rsidTr="0079616C">
        <w:trPr>
          <w:trHeight w:val="277"/>
        </w:trPr>
        <w:tc>
          <w:tcPr>
            <w:tcW w:w="2415" w:type="dxa"/>
            <w:vMerge w:val="restart"/>
          </w:tcPr>
          <w:p w14:paraId="79F79F27"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4"/>
                <w:kern w:val="2"/>
                <w:sz w:val="20"/>
                <w:szCs w:val="20"/>
                <w14:ligatures w14:val="standardContextual"/>
              </w:rPr>
            </w:pPr>
            <w:r w:rsidRPr="0079616C">
              <w:rPr>
                <w:rFonts w:ascii="Arial" w:eastAsia="Times New Roman" w:hAnsi="Arial" w:cs="Arial"/>
                <w:b/>
                <w:bCs/>
                <w:kern w:val="2"/>
                <w:sz w:val="16"/>
                <w:szCs w:val="16"/>
                <w14:ligatures w14:val="standardContextual"/>
              </w:rPr>
              <w:t xml:space="preserve">1. REPORT </w:t>
            </w:r>
            <w:r w:rsidRPr="0079616C">
              <w:rPr>
                <w:rFonts w:ascii="Arial" w:eastAsia="Times New Roman" w:hAnsi="Arial" w:cs="Arial"/>
                <w:b/>
                <w:bCs/>
                <w:spacing w:val="-4"/>
                <w:kern w:val="2"/>
                <w:sz w:val="16"/>
                <w:szCs w:val="16"/>
                <w14:ligatures w14:val="standardContextual"/>
              </w:rPr>
              <w:t>DATE (Month Year)</w:t>
            </w:r>
          </w:p>
          <w:p w14:paraId="2BA18771" w14:textId="13BF7F98"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4"/>
                <w:kern w:val="2"/>
                <w:sz w:val="20"/>
                <w:szCs w:val="20"/>
                <w14:ligatures w14:val="standardContextual"/>
              </w:rPr>
            </w:pPr>
            <w:del w:id="32" w:author="Royston, Ryan P CIV USARMY HQDA ARI (USA)" w:date="2026-05-19T02:22:00Z" w16du:dateUtc="2026-05-19T06:22:00Z">
              <w:r w:rsidRPr="007D4EA8" w:rsidDel="00A70A95">
                <w:rPr>
                  <w:rFonts w:ascii="Arial" w:eastAsia="Times New Roman" w:hAnsi="Arial" w:cs="Arial"/>
                  <w:sz w:val="20"/>
                  <w:szCs w:val="20"/>
                </w:rPr>
                <w:delText>0</w:delText>
              </w:r>
              <w:r w:rsidR="0067481A" w:rsidDel="00A70A95">
                <w:rPr>
                  <w:rFonts w:ascii="Arial" w:eastAsia="Times New Roman" w:hAnsi="Arial" w:cs="Arial"/>
                  <w:sz w:val="20"/>
                  <w:szCs w:val="20"/>
                </w:rPr>
                <w:delText>5</w:delText>
              </w:r>
              <w:r w:rsidRPr="007D4EA8" w:rsidDel="00A70A95">
                <w:rPr>
                  <w:rFonts w:ascii="Arial" w:eastAsia="Times New Roman" w:hAnsi="Arial" w:cs="Arial"/>
                  <w:sz w:val="20"/>
                  <w:szCs w:val="20"/>
                </w:rPr>
                <w:delText>-</w:delText>
              </w:r>
            </w:del>
            <w:ins w:id="33" w:author="Royston, Ryan P CIV USARMY HQDA ARI (USA)" w:date="2026-05-19T02:22:00Z" w16du:dateUtc="2026-05-19T06:22:00Z">
              <w:r w:rsidR="00A70A95">
                <w:rPr>
                  <w:rFonts w:ascii="Arial" w:eastAsia="Times New Roman" w:hAnsi="Arial" w:cs="Arial"/>
                  <w:sz w:val="20"/>
                  <w:szCs w:val="20"/>
                </w:rPr>
                <w:t>May 20</w:t>
              </w:r>
            </w:ins>
            <w:r w:rsidRPr="007D4EA8">
              <w:rPr>
                <w:rFonts w:ascii="Arial" w:eastAsia="Times New Roman" w:hAnsi="Arial" w:cs="Arial"/>
                <w:sz w:val="20"/>
                <w:szCs w:val="20"/>
              </w:rPr>
              <w:t>2</w:t>
            </w:r>
            <w:r w:rsidR="00EE28A0">
              <w:rPr>
                <w:rFonts w:ascii="Arial" w:eastAsia="Times New Roman" w:hAnsi="Arial" w:cs="Arial"/>
                <w:sz w:val="20"/>
                <w:szCs w:val="20"/>
              </w:rPr>
              <w:t>6</w:t>
            </w:r>
          </w:p>
        </w:tc>
        <w:tc>
          <w:tcPr>
            <w:tcW w:w="3722" w:type="dxa"/>
            <w:gridSpan w:val="6"/>
            <w:vMerge w:val="restart"/>
          </w:tcPr>
          <w:p w14:paraId="6ED5BFA8"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4"/>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2. REPORT </w:t>
            </w:r>
            <w:r w:rsidRPr="0079616C">
              <w:rPr>
                <w:rFonts w:ascii="Arial" w:eastAsia="Times New Roman" w:hAnsi="Arial" w:cs="Arial"/>
                <w:b/>
                <w:bCs/>
                <w:spacing w:val="-4"/>
                <w:kern w:val="2"/>
                <w:sz w:val="16"/>
                <w:szCs w:val="16"/>
                <w14:ligatures w14:val="standardContextual"/>
              </w:rPr>
              <w:t>TYPE</w:t>
            </w:r>
          </w:p>
          <w:p w14:paraId="1926866C" w14:textId="40BD4077" w:rsidR="0079616C" w:rsidRPr="0079616C" w:rsidRDefault="009D7BA4" w:rsidP="0079616C">
            <w:pPr>
              <w:widowControl w:val="0"/>
              <w:kinsoku w:val="0"/>
              <w:overflowPunct w:val="0"/>
              <w:autoSpaceDE w:val="0"/>
              <w:autoSpaceDN w:val="0"/>
              <w:adjustRightInd w:val="0"/>
              <w:spacing w:after="0" w:line="240" w:lineRule="auto"/>
              <w:ind w:left="72"/>
              <w:rPr>
                <w:rFonts w:ascii="Arial" w:eastAsia="Times New Roman" w:hAnsi="Arial" w:cs="Arial"/>
                <w:spacing w:val="-4"/>
                <w:kern w:val="2"/>
                <w:sz w:val="20"/>
                <w:szCs w:val="20"/>
                <w14:ligatures w14:val="standardContextual"/>
              </w:rPr>
            </w:pPr>
            <w:r>
              <w:rPr>
                <w:rFonts w:ascii="Arial" w:eastAsia="Times New Roman" w:hAnsi="Arial" w:cs="Arial"/>
                <w:spacing w:val="-4"/>
                <w:kern w:val="2"/>
                <w:sz w:val="20"/>
                <w:szCs w:val="20"/>
                <w14:ligatures w14:val="standardContextual"/>
              </w:rPr>
              <w:t>Military Report</w:t>
            </w:r>
          </w:p>
        </w:tc>
        <w:tc>
          <w:tcPr>
            <w:tcW w:w="4468" w:type="dxa"/>
            <w:gridSpan w:val="10"/>
          </w:tcPr>
          <w:p w14:paraId="75FF9068" w14:textId="77777777" w:rsidR="0079616C" w:rsidRPr="0079616C" w:rsidRDefault="0079616C" w:rsidP="0079616C">
            <w:pPr>
              <w:widowControl w:val="0"/>
              <w:kinsoku w:val="0"/>
              <w:overflowPunct w:val="0"/>
              <w:autoSpaceDE w:val="0"/>
              <w:autoSpaceDN w:val="0"/>
              <w:adjustRightInd w:val="0"/>
              <w:spacing w:before="35"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3. DATES </w:t>
            </w:r>
            <w:r w:rsidRPr="0079616C">
              <w:rPr>
                <w:rFonts w:ascii="Arial" w:eastAsia="Times New Roman" w:hAnsi="Arial" w:cs="Arial"/>
                <w:b/>
                <w:bCs/>
                <w:spacing w:val="-2"/>
                <w:kern w:val="2"/>
                <w:sz w:val="16"/>
                <w:szCs w:val="16"/>
                <w14:ligatures w14:val="standardContextual"/>
              </w:rPr>
              <w:t>COVERED (Month Year)</w:t>
            </w:r>
          </w:p>
        </w:tc>
      </w:tr>
      <w:tr w:rsidR="0079616C" w:rsidRPr="0079616C" w14:paraId="411BEEBE" w14:textId="77777777" w:rsidTr="0079616C">
        <w:trPr>
          <w:trHeight w:val="430"/>
        </w:trPr>
        <w:tc>
          <w:tcPr>
            <w:tcW w:w="2415" w:type="dxa"/>
            <w:vMerge/>
          </w:tcPr>
          <w:p w14:paraId="7603E25B" w14:textId="77777777" w:rsidR="0079616C" w:rsidRPr="0079616C" w:rsidRDefault="0079616C" w:rsidP="0079616C">
            <w:pPr>
              <w:widowControl w:val="0"/>
              <w:kinsoku w:val="0"/>
              <w:overflowPunct w:val="0"/>
              <w:autoSpaceDE w:val="0"/>
              <w:autoSpaceDN w:val="0"/>
              <w:adjustRightInd w:val="0"/>
              <w:spacing w:before="6" w:after="0" w:line="240" w:lineRule="auto"/>
              <w:ind w:left="72"/>
              <w:rPr>
                <w:rFonts w:ascii="Arial" w:eastAsia="Times New Roman" w:hAnsi="Arial" w:cs="Arial"/>
                <w:kern w:val="2"/>
                <w:sz w:val="2"/>
                <w:szCs w:val="2"/>
                <w14:ligatures w14:val="standardContextual"/>
              </w:rPr>
            </w:pPr>
          </w:p>
        </w:tc>
        <w:tc>
          <w:tcPr>
            <w:tcW w:w="3722" w:type="dxa"/>
            <w:gridSpan w:val="6"/>
            <w:vMerge/>
          </w:tcPr>
          <w:p w14:paraId="0E0FBE17" w14:textId="77777777" w:rsidR="0079616C" w:rsidRPr="0079616C" w:rsidRDefault="0079616C" w:rsidP="0079616C">
            <w:pPr>
              <w:widowControl w:val="0"/>
              <w:kinsoku w:val="0"/>
              <w:overflowPunct w:val="0"/>
              <w:autoSpaceDE w:val="0"/>
              <w:autoSpaceDN w:val="0"/>
              <w:adjustRightInd w:val="0"/>
              <w:spacing w:before="6" w:after="0" w:line="240" w:lineRule="auto"/>
              <w:ind w:left="72"/>
              <w:rPr>
                <w:rFonts w:ascii="Arial" w:eastAsia="Times New Roman" w:hAnsi="Arial" w:cs="Arial"/>
                <w:kern w:val="2"/>
                <w:sz w:val="2"/>
                <w:szCs w:val="2"/>
                <w14:ligatures w14:val="standardContextual"/>
              </w:rPr>
            </w:pPr>
          </w:p>
        </w:tc>
        <w:tc>
          <w:tcPr>
            <w:tcW w:w="2150" w:type="dxa"/>
            <w:gridSpan w:val="8"/>
          </w:tcPr>
          <w:p w14:paraId="0CFC23BE"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4"/>
                <w:kern w:val="2"/>
                <w:sz w:val="16"/>
                <w:szCs w:val="16"/>
                <w14:ligatures w14:val="standardContextual"/>
              </w:rPr>
            </w:pPr>
            <w:commentRangeStart w:id="34"/>
            <w:r w:rsidRPr="0079616C">
              <w:rPr>
                <w:rFonts w:ascii="Arial" w:eastAsia="Times New Roman" w:hAnsi="Arial" w:cs="Arial"/>
                <w:b/>
                <w:bCs/>
                <w:kern w:val="2"/>
                <w:sz w:val="16"/>
                <w:szCs w:val="16"/>
                <w14:ligatures w14:val="standardContextual"/>
              </w:rPr>
              <w:t xml:space="preserve">START </w:t>
            </w:r>
            <w:r w:rsidRPr="0079616C">
              <w:rPr>
                <w:rFonts w:ascii="Arial" w:eastAsia="Times New Roman" w:hAnsi="Arial" w:cs="Arial"/>
                <w:b/>
                <w:bCs/>
                <w:spacing w:val="-4"/>
                <w:kern w:val="2"/>
                <w:sz w:val="16"/>
                <w:szCs w:val="16"/>
                <w14:ligatures w14:val="standardContextual"/>
              </w:rPr>
              <w:t>DATE</w:t>
            </w:r>
          </w:p>
          <w:p w14:paraId="3FF3EA05"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4"/>
                <w:kern w:val="2"/>
                <w:sz w:val="20"/>
                <w:szCs w:val="20"/>
                <w14:ligatures w14:val="standardContextual"/>
              </w:rPr>
            </w:pPr>
            <w:r w:rsidRPr="0079616C">
              <w:rPr>
                <w:rFonts w:ascii="Arial" w:eastAsia="Times New Roman" w:hAnsi="Arial" w:cs="Arial"/>
                <w:spacing w:val="-4"/>
                <w:kern w:val="2"/>
                <w:sz w:val="20"/>
                <w:szCs w:val="20"/>
                <w14:ligatures w14:val="standardContextual"/>
              </w:rPr>
              <w:t>January 2000</w:t>
            </w:r>
          </w:p>
        </w:tc>
        <w:tc>
          <w:tcPr>
            <w:tcW w:w="2318" w:type="dxa"/>
            <w:gridSpan w:val="2"/>
          </w:tcPr>
          <w:p w14:paraId="0B658BED"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4"/>
                <w:kern w:val="2"/>
                <w:sz w:val="16"/>
                <w:szCs w:val="16"/>
                <w14:ligatures w14:val="standardContextual"/>
              </w:rPr>
            </w:pPr>
            <w:r w:rsidRPr="0079616C">
              <w:rPr>
                <w:rFonts w:ascii="Arial" w:eastAsia="Times New Roman" w:hAnsi="Arial" w:cs="Arial"/>
                <w:b/>
                <w:bCs/>
                <w:kern w:val="2"/>
                <w:sz w:val="16"/>
                <w:szCs w:val="16"/>
                <w14:ligatures w14:val="standardContextual"/>
              </w:rPr>
              <w:t>END</w:t>
            </w:r>
            <w:r w:rsidRPr="0079616C">
              <w:rPr>
                <w:rFonts w:ascii="Arial" w:eastAsia="Times New Roman" w:hAnsi="Arial" w:cs="Arial"/>
                <w:b/>
                <w:bCs/>
                <w:spacing w:val="-4"/>
                <w:kern w:val="2"/>
                <w:sz w:val="16"/>
                <w:szCs w:val="16"/>
                <w14:ligatures w14:val="standardContextual"/>
              </w:rPr>
              <w:t xml:space="preserve"> DATE</w:t>
            </w:r>
          </w:p>
          <w:p w14:paraId="51B5A8DC" w14:textId="4AFE92C5"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4"/>
                <w:kern w:val="2"/>
                <w:sz w:val="20"/>
                <w:szCs w:val="20"/>
                <w14:ligatures w14:val="standardContextual"/>
              </w:rPr>
            </w:pPr>
            <w:r w:rsidRPr="0079616C">
              <w:rPr>
                <w:rFonts w:ascii="Arial" w:eastAsia="Times New Roman" w:hAnsi="Arial" w:cs="Arial"/>
                <w:spacing w:val="-4"/>
                <w:kern w:val="2"/>
                <w:sz w:val="20"/>
                <w:szCs w:val="20"/>
                <w14:ligatures w14:val="standardContextual"/>
              </w:rPr>
              <w:t>January 2001</w:t>
            </w:r>
            <w:commentRangeEnd w:id="34"/>
            <w:r w:rsidR="000C5721" w:rsidRPr="0079616C">
              <w:rPr>
                <w:rStyle w:val="CommentReference"/>
                <w:rFonts w:ascii="Arial" w:eastAsia="Times New Roman" w:hAnsi="Arial" w:cs="Arial"/>
                <w:spacing w:val="-4"/>
                <w:kern w:val="2"/>
                <w:sz w:val="20"/>
                <w:szCs w:val="20"/>
                <w14:ligatures w14:val="standardContextual"/>
              </w:rPr>
              <w:commentReference w:id="34"/>
            </w:r>
          </w:p>
        </w:tc>
      </w:tr>
      <w:tr w:rsidR="0079616C" w:rsidRPr="0079616C" w14:paraId="19098D30" w14:textId="77777777" w:rsidTr="0079616C">
        <w:trPr>
          <w:trHeight w:val="551"/>
        </w:trPr>
        <w:tc>
          <w:tcPr>
            <w:tcW w:w="10605" w:type="dxa"/>
            <w:gridSpan w:val="17"/>
          </w:tcPr>
          <w:p w14:paraId="67A2BB4C"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4.</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TITLE</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AND</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SUBTITLE</w:t>
            </w:r>
          </w:p>
          <w:p w14:paraId="68F84F5D" w14:textId="2B08086E" w:rsidR="0079616C" w:rsidRPr="0079616C" w:rsidRDefault="009D42BC" w:rsidP="0079616C">
            <w:pPr>
              <w:spacing w:after="0" w:line="240" w:lineRule="auto"/>
              <w:ind w:left="72"/>
              <w:rPr>
                <w:rFonts w:ascii="Arial" w:eastAsia="Calibri" w:hAnsi="Arial" w:cs="Arial"/>
                <w:kern w:val="2"/>
                <w:sz w:val="20"/>
                <w:szCs w:val="20"/>
                <w14:ligatures w14:val="standardContextual"/>
              </w:rPr>
            </w:pPr>
            <w:r w:rsidRPr="00D0316D">
              <w:rPr>
                <w:rFonts w:ascii="Arial" w:eastAsia="SimSun" w:hAnsi="Arial" w:cs="Arial"/>
                <w:spacing w:val="-2"/>
                <w:sz w:val="20"/>
                <w:szCs w:val="20"/>
              </w:rPr>
              <w:t>Officer Talent Development: Communication, Social Skills, and Insider Knowledge</w:t>
            </w:r>
          </w:p>
        </w:tc>
      </w:tr>
      <w:tr w:rsidR="0079616C" w:rsidRPr="0079616C" w14:paraId="11B7EE69" w14:textId="77777777" w:rsidTr="0079616C">
        <w:trPr>
          <w:trHeight w:val="560"/>
        </w:trPr>
        <w:tc>
          <w:tcPr>
            <w:tcW w:w="3405" w:type="dxa"/>
            <w:gridSpan w:val="3"/>
          </w:tcPr>
          <w:p w14:paraId="1E7A1B38"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5a. CONTRACT </w:t>
            </w:r>
            <w:r w:rsidRPr="0079616C">
              <w:rPr>
                <w:rFonts w:ascii="Arial" w:eastAsia="Times New Roman" w:hAnsi="Arial" w:cs="Arial"/>
                <w:b/>
                <w:bCs/>
                <w:spacing w:val="-2"/>
                <w:kern w:val="2"/>
                <w:sz w:val="16"/>
                <w:szCs w:val="16"/>
                <w14:ligatures w14:val="standardContextual"/>
              </w:rPr>
              <w:t>NUMBER</w:t>
            </w:r>
          </w:p>
          <w:p w14:paraId="4D72F056" w14:textId="77777777" w:rsidR="0079616C" w:rsidRPr="0079616C" w:rsidRDefault="0079616C" w:rsidP="0079616C">
            <w:pPr>
              <w:widowControl w:val="0"/>
              <w:autoSpaceDE w:val="0"/>
              <w:autoSpaceDN w:val="0"/>
              <w:adjustRightInd w:val="0"/>
              <w:spacing w:after="0" w:line="240" w:lineRule="auto"/>
              <w:ind w:left="72"/>
              <w:rPr>
                <w:rFonts w:ascii="Arial" w:eastAsia="Calibri" w:hAnsi="Arial" w:cs="Arial"/>
                <w:color w:val="000000"/>
                <w:kern w:val="2"/>
                <w:sz w:val="20"/>
                <w:szCs w:val="20"/>
                <w14:ligatures w14:val="standardContextual"/>
              </w:rPr>
            </w:pPr>
          </w:p>
        </w:tc>
        <w:tc>
          <w:tcPr>
            <w:tcW w:w="3450" w:type="dxa"/>
            <w:gridSpan w:val="6"/>
          </w:tcPr>
          <w:p w14:paraId="4D7AE789"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5b. GRANT </w:t>
            </w:r>
            <w:r w:rsidRPr="0079616C">
              <w:rPr>
                <w:rFonts w:ascii="Arial" w:eastAsia="Times New Roman" w:hAnsi="Arial" w:cs="Arial"/>
                <w:b/>
                <w:bCs/>
                <w:spacing w:val="-2"/>
                <w:kern w:val="2"/>
                <w:sz w:val="16"/>
                <w:szCs w:val="16"/>
                <w14:ligatures w14:val="standardContextual"/>
              </w:rPr>
              <w:t>NUMBER</w:t>
            </w:r>
          </w:p>
          <w:p w14:paraId="7F1159DE"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p>
        </w:tc>
        <w:tc>
          <w:tcPr>
            <w:tcW w:w="3750" w:type="dxa"/>
            <w:gridSpan w:val="8"/>
          </w:tcPr>
          <w:p w14:paraId="57B19774"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spacing w:val="-2"/>
                <w:kern w:val="2"/>
                <w:sz w:val="16"/>
                <w:szCs w:val="16"/>
                <w14:ligatures w14:val="standardContextual"/>
              </w:rPr>
              <w:t>5c. COOPERATIVE AGREEMENT NUMBER</w:t>
            </w:r>
          </w:p>
          <w:p w14:paraId="530C1614"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p>
        </w:tc>
      </w:tr>
      <w:tr w:rsidR="0079616C" w:rsidRPr="0079616C" w14:paraId="6A6F0F9E" w14:textId="77777777" w:rsidTr="0079616C">
        <w:trPr>
          <w:trHeight w:val="590"/>
        </w:trPr>
        <w:tc>
          <w:tcPr>
            <w:tcW w:w="2865" w:type="dxa"/>
            <w:gridSpan w:val="2"/>
          </w:tcPr>
          <w:p w14:paraId="5841F042"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5d. PROGRAM ELEMENT NUMBER</w:t>
            </w:r>
          </w:p>
          <w:p w14:paraId="74AB0411"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p>
        </w:tc>
        <w:tc>
          <w:tcPr>
            <w:tcW w:w="2528" w:type="dxa"/>
            <w:gridSpan w:val="4"/>
          </w:tcPr>
          <w:p w14:paraId="5FC7F630"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kern w:val="2"/>
                <w:sz w:val="16"/>
                <w:szCs w:val="16"/>
                <w14:ligatures w14:val="standardContextual"/>
              </w:rPr>
            </w:pPr>
            <w:r w:rsidRPr="0079616C">
              <w:rPr>
                <w:rFonts w:ascii="Arial" w:eastAsia="Times New Roman" w:hAnsi="Arial" w:cs="Arial"/>
                <w:b/>
                <w:bCs/>
                <w:kern w:val="2"/>
                <w:sz w:val="16"/>
                <w:szCs w:val="16"/>
                <w14:ligatures w14:val="standardContextual"/>
              </w:rPr>
              <w:t>5e. PROJECT NUMBER</w:t>
            </w:r>
          </w:p>
          <w:p w14:paraId="153C6C94"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p>
        </w:tc>
        <w:tc>
          <w:tcPr>
            <w:tcW w:w="2350" w:type="dxa"/>
            <w:gridSpan w:val="5"/>
          </w:tcPr>
          <w:p w14:paraId="4A1E14C6"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spacing w:val="-2"/>
                <w:kern w:val="2"/>
                <w:sz w:val="16"/>
                <w:szCs w:val="16"/>
                <w14:ligatures w14:val="standardContextual"/>
              </w:rPr>
              <w:t>5f. TASK NUMBER</w:t>
            </w:r>
          </w:p>
          <w:p w14:paraId="7F0FD3CE"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p>
        </w:tc>
        <w:tc>
          <w:tcPr>
            <w:tcW w:w="2862" w:type="dxa"/>
            <w:gridSpan w:val="6"/>
          </w:tcPr>
          <w:p w14:paraId="1D3D8AE9"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5g. WORK UNIT </w:t>
            </w:r>
            <w:r w:rsidRPr="0079616C">
              <w:rPr>
                <w:rFonts w:ascii="Arial" w:eastAsia="Times New Roman" w:hAnsi="Arial" w:cs="Arial"/>
                <w:b/>
                <w:bCs/>
                <w:spacing w:val="-2"/>
                <w:kern w:val="2"/>
                <w:sz w:val="16"/>
                <w:szCs w:val="16"/>
                <w14:ligatures w14:val="standardContextual"/>
              </w:rPr>
              <w:t>NUMBER</w:t>
            </w:r>
          </w:p>
          <w:p w14:paraId="5D06D6E6"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p>
        </w:tc>
      </w:tr>
      <w:tr w:rsidR="0079616C" w:rsidRPr="0079616C" w14:paraId="5F340943" w14:textId="77777777" w:rsidTr="0079616C">
        <w:trPr>
          <w:trHeight w:val="514"/>
        </w:trPr>
        <w:tc>
          <w:tcPr>
            <w:tcW w:w="10605" w:type="dxa"/>
            <w:gridSpan w:val="17"/>
          </w:tcPr>
          <w:p w14:paraId="41B706FA"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6. </w:t>
            </w:r>
            <w:r w:rsidRPr="0079616C">
              <w:rPr>
                <w:rFonts w:ascii="Arial" w:eastAsia="Times New Roman" w:hAnsi="Arial" w:cs="Arial"/>
                <w:b/>
                <w:bCs/>
                <w:spacing w:val="-2"/>
                <w:kern w:val="2"/>
                <w:sz w:val="16"/>
                <w:szCs w:val="16"/>
                <w14:ligatures w14:val="standardContextual"/>
              </w:rPr>
              <w:t>AUTHOR(S)</w:t>
            </w:r>
          </w:p>
          <w:p w14:paraId="3D394FE8" w14:textId="0F6899AE" w:rsidR="00E10E66" w:rsidRPr="00D0316D" w:rsidRDefault="00E10E66" w:rsidP="00E10E66">
            <w:pPr>
              <w:keepLines/>
              <w:tabs>
                <w:tab w:val="left" w:pos="-720"/>
              </w:tabs>
              <w:suppressAutoHyphens/>
              <w:spacing w:after="0" w:line="240" w:lineRule="auto"/>
              <w:ind w:left="255"/>
              <w:rPr>
                <w:rFonts w:ascii="Arial" w:eastAsia="SimSun" w:hAnsi="Arial" w:cs="Arial"/>
                <w:spacing w:val="-1"/>
                <w:sz w:val="12"/>
                <w:szCs w:val="24"/>
              </w:rPr>
            </w:pPr>
            <w:r>
              <w:rPr>
                <w:rFonts w:ascii="Arial" w:eastAsia="SimSun" w:hAnsi="Arial" w:cs="Arial"/>
                <w:spacing w:val="-2"/>
                <w:sz w:val="20"/>
                <w:szCs w:val="20"/>
              </w:rPr>
              <w:t xml:space="preserve">Lin, </w:t>
            </w:r>
            <w:r w:rsidRPr="00D0316D">
              <w:rPr>
                <w:rFonts w:ascii="Arial" w:eastAsia="SimSun" w:hAnsi="Arial" w:cs="Arial"/>
                <w:spacing w:val="-2"/>
                <w:sz w:val="20"/>
                <w:szCs w:val="20"/>
              </w:rPr>
              <w:t xml:space="preserve">Naiqing and </w:t>
            </w:r>
            <w:r>
              <w:rPr>
                <w:rFonts w:ascii="Arial" w:eastAsia="SimSun" w:hAnsi="Arial" w:cs="Arial"/>
                <w:spacing w:val="-2"/>
                <w:sz w:val="20"/>
                <w:szCs w:val="20"/>
              </w:rPr>
              <w:t xml:space="preserve">Royston, </w:t>
            </w:r>
            <w:r w:rsidRPr="00D0316D">
              <w:rPr>
                <w:rFonts w:ascii="Arial" w:eastAsia="SimSun" w:hAnsi="Arial" w:cs="Arial"/>
                <w:spacing w:val="-2"/>
                <w:sz w:val="20"/>
                <w:szCs w:val="20"/>
              </w:rPr>
              <w:t xml:space="preserve">Ryan P. </w:t>
            </w:r>
          </w:p>
          <w:p w14:paraId="2483612F" w14:textId="0477039A" w:rsidR="0079616C" w:rsidRPr="0079616C" w:rsidRDefault="0079616C" w:rsidP="0079616C">
            <w:pPr>
              <w:widowControl w:val="0"/>
              <w:autoSpaceDE w:val="0"/>
              <w:autoSpaceDN w:val="0"/>
              <w:adjustRightInd w:val="0"/>
              <w:spacing w:after="0" w:line="240" w:lineRule="auto"/>
              <w:ind w:left="72"/>
              <w:rPr>
                <w:rFonts w:ascii="Arial" w:eastAsia="Times New Roman" w:hAnsi="Arial" w:cs="Arial"/>
                <w:spacing w:val="-1"/>
                <w:kern w:val="2"/>
                <w:sz w:val="20"/>
                <w:szCs w:val="20"/>
                <w14:ligatures w14:val="standardContextual"/>
              </w:rPr>
            </w:pPr>
          </w:p>
        </w:tc>
      </w:tr>
      <w:tr w:rsidR="0079616C" w:rsidRPr="0079616C" w14:paraId="378BCFC6" w14:textId="77777777" w:rsidTr="0079616C">
        <w:trPr>
          <w:trHeight w:val="991"/>
        </w:trPr>
        <w:tc>
          <w:tcPr>
            <w:tcW w:w="7765" w:type="dxa"/>
            <w:gridSpan w:val="12"/>
          </w:tcPr>
          <w:p w14:paraId="6A542A3A"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7.</w:t>
            </w:r>
            <w:r w:rsidRPr="0079616C">
              <w:rPr>
                <w:rFonts w:ascii="Arial" w:eastAsia="Times New Roman" w:hAnsi="Arial" w:cs="Arial"/>
                <w:b/>
                <w:bCs/>
                <w:spacing w:val="-3"/>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PERFORMING</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ORGANIZATION</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NAME(S)</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AND</w:t>
            </w:r>
            <w:r w:rsidRPr="0079616C">
              <w:rPr>
                <w:rFonts w:ascii="Arial" w:eastAsia="Times New Roman" w:hAnsi="Arial" w:cs="Arial"/>
                <w:b/>
                <w:bCs/>
                <w:spacing w:val="-2"/>
                <w:kern w:val="2"/>
                <w:sz w:val="16"/>
                <w:szCs w:val="16"/>
                <w14:ligatures w14:val="standardContextual"/>
              </w:rPr>
              <w:t xml:space="preserve"> ADDRESS(ES)</w:t>
            </w:r>
          </w:p>
          <w:p w14:paraId="26064F93" w14:textId="0FC52051" w:rsidR="00E07954" w:rsidRPr="00D0316D" w:rsidRDefault="00E07954" w:rsidP="00E07954">
            <w:pPr>
              <w:tabs>
                <w:tab w:val="left" w:pos="-720"/>
              </w:tabs>
              <w:suppressAutoHyphens/>
              <w:spacing w:after="0" w:line="240" w:lineRule="auto"/>
              <w:ind w:left="249"/>
              <w:rPr>
                <w:rFonts w:ascii="Arial" w:eastAsia="SimSun" w:hAnsi="Arial" w:cs="Arial"/>
                <w:spacing w:val="-2"/>
                <w:sz w:val="20"/>
                <w:szCs w:val="20"/>
              </w:rPr>
            </w:pPr>
            <w:r w:rsidRPr="00D0316D">
              <w:rPr>
                <w:rFonts w:ascii="Arial" w:eastAsia="SimSun" w:hAnsi="Arial" w:cs="Arial"/>
                <w:spacing w:val="-2"/>
                <w:sz w:val="20"/>
                <w:szCs w:val="20"/>
              </w:rPr>
              <w:t xml:space="preserve">U.S. Army Research Institute for the Behavioral and Social Sciences </w:t>
            </w:r>
          </w:p>
          <w:p w14:paraId="5B2773B9" w14:textId="77777777" w:rsidR="00E07954" w:rsidRPr="00D0316D" w:rsidRDefault="00E07954" w:rsidP="00E07954">
            <w:pPr>
              <w:tabs>
                <w:tab w:val="left" w:pos="-720"/>
              </w:tabs>
              <w:suppressAutoHyphens/>
              <w:spacing w:after="0" w:line="240" w:lineRule="auto"/>
              <w:ind w:left="249"/>
              <w:rPr>
                <w:rFonts w:ascii="Arial" w:eastAsia="SimSun" w:hAnsi="Arial" w:cs="Arial"/>
                <w:spacing w:val="-2"/>
                <w:sz w:val="20"/>
                <w:szCs w:val="20"/>
              </w:rPr>
            </w:pPr>
            <w:r w:rsidRPr="00D0316D">
              <w:rPr>
                <w:rFonts w:ascii="Arial" w:eastAsia="SimSun" w:hAnsi="Arial" w:cs="Arial"/>
                <w:spacing w:val="-2"/>
                <w:sz w:val="20"/>
                <w:szCs w:val="20"/>
              </w:rPr>
              <w:t xml:space="preserve">6000 6th Street (Bldg 1464/Mail Stop 5610) </w:t>
            </w:r>
          </w:p>
          <w:p w14:paraId="71145C56" w14:textId="20805B12" w:rsidR="0079616C" w:rsidRPr="0079616C" w:rsidRDefault="005D30E0" w:rsidP="00E07954">
            <w:pPr>
              <w:keepLines/>
              <w:widowControl w:val="0"/>
              <w:tabs>
                <w:tab w:val="left" w:pos="-720"/>
              </w:tabs>
              <w:suppressAutoHyphens/>
              <w:autoSpaceDE w:val="0"/>
              <w:autoSpaceDN w:val="0"/>
              <w:adjustRightInd w:val="0"/>
              <w:spacing w:after="0" w:line="240" w:lineRule="auto"/>
              <w:ind w:left="72"/>
              <w:rPr>
                <w:rFonts w:ascii="Arial" w:eastAsia="Times New Roman" w:hAnsi="Arial" w:cs="Arial"/>
                <w:spacing w:val="-2"/>
                <w:kern w:val="2"/>
                <w:sz w:val="20"/>
                <w:szCs w:val="18"/>
                <w14:ligatures w14:val="standardContextual"/>
              </w:rPr>
            </w:pPr>
            <w:r>
              <w:rPr>
                <w:rFonts w:ascii="Arial" w:eastAsia="SimSun" w:hAnsi="Arial" w:cs="Arial"/>
                <w:spacing w:val="-2"/>
                <w:sz w:val="20"/>
                <w:szCs w:val="20"/>
              </w:rPr>
              <w:t xml:space="preserve">   </w:t>
            </w:r>
            <w:r w:rsidR="00E07954" w:rsidRPr="00D0316D">
              <w:rPr>
                <w:rFonts w:ascii="Arial" w:eastAsia="SimSun" w:hAnsi="Arial" w:cs="Arial"/>
                <w:spacing w:val="-2"/>
                <w:sz w:val="20"/>
                <w:szCs w:val="20"/>
              </w:rPr>
              <w:t>Ft. Belvoir, VA 22060-5610</w:t>
            </w:r>
          </w:p>
        </w:tc>
        <w:tc>
          <w:tcPr>
            <w:tcW w:w="2840" w:type="dxa"/>
            <w:gridSpan w:val="5"/>
          </w:tcPr>
          <w:p w14:paraId="3527366B" w14:textId="77777777" w:rsidR="0079616C" w:rsidRPr="0079616C" w:rsidRDefault="0079616C" w:rsidP="0079616C">
            <w:pPr>
              <w:widowControl w:val="0"/>
              <w:kinsoku w:val="0"/>
              <w:overflowPunct w:val="0"/>
              <w:autoSpaceDE w:val="0"/>
              <w:autoSpaceDN w:val="0"/>
              <w:adjustRightInd w:val="0"/>
              <w:spacing w:before="32" w:after="0" w:line="249" w:lineRule="auto"/>
              <w:ind w:left="72"/>
              <w:rPr>
                <w:rFonts w:ascii="Arial" w:eastAsia="Times New Roman" w:hAnsi="Arial" w:cs="Arial"/>
                <w:b/>
                <w:bCs/>
                <w:kern w:val="2"/>
                <w:sz w:val="16"/>
                <w:szCs w:val="16"/>
                <w14:ligatures w14:val="standardContextual"/>
              </w:rPr>
            </w:pPr>
            <w:r w:rsidRPr="0079616C">
              <w:rPr>
                <w:rFonts w:ascii="Arial" w:eastAsia="Times New Roman" w:hAnsi="Arial" w:cs="Arial"/>
                <w:b/>
                <w:bCs/>
                <w:kern w:val="2"/>
                <w:sz w:val="16"/>
                <w:szCs w:val="16"/>
                <w14:ligatures w14:val="standardContextual"/>
              </w:rPr>
              <w:t>8.</w:t>
            </w:r>
            <w:r w:rsidRPr="0079616C">
              <w:rPr>
                <w:rFonts w:ascii="Arial" w:eastAsia="Times New Roman" w:hAnsi="Arial" w:cs="Arial"/>
                <w:b/>
                <w:bCs/>
                <w:spacing w:val="-1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PERFORMING</w:t>
            </w:r>
            <w:r w:rsidRPr="0079616C">
              <w:rPr>
                <w:rFonts w:ascii="Arial" w:eastAsia="Times New Roman" w:hAnsi="Arial" w:cs="Arial"/>
                <w:b/>
                <w:bCs/>
                <w:spacing w:val="-11"/>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ORGANIZATION REPORT NUMBER</w:t>
            </w:r>
          </w:p>
          <w:p w14:paraId="3C5F855B" w14:textId="761C0362"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kern w:val="2"/>
                <w:sz w:val="20"/>
                <w:szCs w:val="20"/>
                <w14:ligatures w14:val="standardContextual"/>
              </w:rPr>
            </w:pPr>
          </w:p>
        </w:tc>
      </w:tr>
      <w:tr w:rsidR="0079616C" w:rsidRPr="0079616C" w14:paraId="46462B37" w14:textId="77777777" w:rsidTr="0079616C">
        <w:trPr>
          <w:trHeight w:val="1063"/>
        </w:trPr>
        <w:tc>
          <w:tcPr>
            <w:tcW w:w="6145" w:type="dxa"/>
            <w:gridSpan w:val="8"/>
          </w:tcPr>
          <w:p w14:paraId="09AE9EFF"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9.</w:t>
            </w:r>
            <w:r w:rsidRPr="0079616C">
              <w:rPr>
                <w:rFonts w:ascii="Arial" w:eastAsia="Times New Roman" w:hAnsi="Arial" w:cs="Arial"/>
                <w:b/>
                <w:bCs/>
                <w:spacing w:val="-3"/>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SPONSORING/MONITORING</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AGENCY</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NAME(S)</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AND</w:t>
            </w:r>
            <w:r w:rsidRPr="0079616C">
              <w:rPr>
                <w:rFonts w:ascii="Arial" w:eastAsia="Times New Roman" w:hAnsi="Arial" w:cs="Arial"/>
                <w:b/>
                <w:bCs/>
                <w:spacing w:val="-2"/>
                <w:kern w:val="2"/>
                <w:sz w:val="16"/>
                <w:szCs w:val="16"/>
                <w14:ligatures w14:val="standardContextual"/>
              </w:rPr>
              <w:t xml:space="preserve"> ADDRESS(ES)</w:t>
            </w:r>
          </w:p>
          <w:p w14:paraId="1EC3F9B3" w14:textId="41A2914A"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b/>
                <w:bCs/>
                <w:spacing w:val="-2"/>
                <w:kern w:val="2"/>
                <w:sz w:val="16"/>
                <w:szCs w:val="16"/>
                <w14:ligatures w14:val="standardContextual"/>
              </w:rPr>
            </w:pPr>
          </w:p>
        </w:tc>
        <w:tc>
          <w:tcPr>
            <w:tcW w:w="2150" w:type="dxa"/>
            <w:gridSpan w:val="8"/>
          </w:tcPr>
          <w:p w14:paraId="5F4F0398" w14:textId="77777777" w:rsidR="0079616C" w:rsidRPr="0079616C" w:rsidRDefault="0079616C" w:rsidP="0079616C">
            <w:pPr>
              <w:widowControl w:val="0"/>
              <w:kinsoku w:val="0"/>
              <w:overflowPunct w:val="0"/>
              <w:autoSpaceDE w:val="0"/>
              <w:autoSpaceDN w:val="0"/>
              <w:adjustRightInd w:val="0"/>
              <w:spacing w:before="32" w:after="0" w:line="249" w:lineRule="auto"/>
              <w:ind w:left="72" w:right="64"/>
              <w:rPr>
                <w:rFonts w:ascii="Arial" w:eastAsia="Times New Roman" w:hAnsi="Arial" w:cs="Arial"/>
                <w:b/>
                <w:bCs/>
                <w:kern w:val="2"/>
                <w:sz w:val="14"/>
                <w:szCs w:val="14"/>
                <w14:ligatures w14:val="standardContextual"/>
              </w:rPr>
            </w:pPr>
            <w:r w:rsidRPr="0079616C">
              <w:rPr>
                <w:rFonts w:ascii="Arial" w:eastAsia="Times New Roman" w:hAnsi="Arial" w:cs="Arial"/>
                <w:b/>
                <w:bCs/>
                <w:kern w:val="2"/>
                <w:sz w:val="16"/>
                <w:szCs w:val="16"/>
                <w14:ligatures w14:val="standardContextual"/>
              </w:rPr>
              <w:t>10.</w:t>
            </w:r>
            <w:r w:rsidRPr="0079616C">
              <w:rPr>
                <w:rFonts w:ascii="Arial" w:eastAsia="Times New Roman" w:hAnsi="Arial" w:cs="Arial"/>
                <w:b/>
                <w:bCs/>
                <w:spacing w:val="-1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SPONSOR/MONITOR'S</w:t>
            </w:r>
            <w:r w:rsidRPr="0079616C">
              <w:rPr>
                <w:rFonts w:ascii="Arial" w:eastAsia="Times New Roman" w:hAnsi="Arial" w:cs="Arial"/>
                <w:b/>
                <w:bCs/>
                <w:kern w:val="2"/>
                <w:sz w:val="14"/>
                <w:szCs w:val="14"/>
                <w14:ligatures w14:val="standardContextual"/>
              </w:rPr>
              <w:t xml:space="preserve"> </w:t>
            </w:r>
          </w:p>
          <w:p w14:paraId="7549C791" w14:textId="77777777" w:rsidR="0079616C" w:rsidRPr="0079616C" w:rsidRDefault="0079616C" w:rsidP="0079616C">
            <w:pPr>
              <w:widowControl w:val="0"/>
              <w:kinsoku w:val="0"/>
              <w:overflowPunct w:val="0"/>
              <w:autoSpaceDE w:val="0"/>
              <w:autoSpaceDN w:val="0"/>
              <w:adjustRightInd w:val="0"/>
              <w:spacing w:before="32" w:after="0" w:line="249" w:lineRule="auto"/>
              <w:ind w:left="72" w:right="64"/>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4"/>
                <w:szCs w:val="14"/>
                <w14:ligatures w14:val="standardContextual"/>
              </w:rPr>
              <w:t xml:space="preserve"> </w:t>
            </w:r>
            <w:r w:rsidRPr="0079616C">
              <w:rPr>
                <w:rFonts w:ascii="Arial" w:eastAsia="Times New Roman" w:hAnsi="Arial" w:cs="Arial"/>
                <w:b/>
                <w:bCs/>
                <w:spacing w:val="-2"/>
                <w:kern w:val="2"/>
                <w:sz w:val="16"/>
                <w:szCs w:val="16"/>
                <w14:ligatures w14:val="standardContextual"/>
              </w:rPr>
              <w:t>ACRONYM(S)</w:t>
            </w:r>
          </w:p>
          <w:p w14:paraId="2A79EE5A" w14:textId="77777777" w:rsidR="0079616C" w:rsidRPr="0079616C" w:rsidRDefault="0079616C" w:rsidP="0079616C">
            <w:pPr>
              <w:widowControl w:val="0"/>
              <w:kinsoku w:val="0"/>
              <w:overflowPunct w:val="0"/>
              <w:autoSpaceDE w:val="0"/>
              <w:autoSpaceDN w:val="0"/>
              <w:adjustRightInd w:val="0"/>
              <w:spacing w:before="32" w:after="0" w:line="249" w:lineRule="auto"/>
              <w:ind w:left="72" w:right="64"/>
              <w:jc w:val="center"/>
              <w:rPr>
                <w:rFonts w:ascii="Arial" w:eastAsia="Times New Roman" w:hAnsi="Arial" w:cs="Arial"/>
                <w:spacing w:val="-2"/>
                <w:kern w:val="2"/>
                <w:sz w:val="20"/>
                <w:szCs w:val="20"/>
                <w14:ligatures w14:val="standardContextual"/>
              </w:rPr>
            </w:pPr>
            <w:r w:rsidRPr="0079616C">
              <w:rPr>
                <w:rFonts w:ascii="Arial" w:eastAsia="Times New Roman" w:hAnsi="Arial" w:cs="Arial"/>
                <w:spacing w:val="-2"/>
                <w:kern w:val="2"/>
                <w:sz w:val="20"/>
                <w:szCs w:val="20"/>
                <w14:ligatures w14:val="standardContextual"/>
              </w:rPr>
              <w:t>ARI</w:t>
            </w:r>
          </w:p>
        </w:tc>
        <w:tc>
          <w:tcPr>
            <w:tcW w:w="2310" w:type="dxa"/>
          </w:tcPr>
          <w:p w14:paraId="22B9C318" w14:textId="77777777" w:rsidR="0079616C" w:rsidRPr="0079616C" w:rsidRDefault="0079616C" w:rsidP="0079616C">
            <w:pPr>
              <w:widowControl w:val="0"/>
              <w:kinsoku w:val="0"/>
              <w:overflowPunct w:val="0"/>
              <w:autoSpaceDE w:val="0"/>
              <w:autoSpaceDN w:val="0"/>
              <w:adjustRightInd w:val="0"/>
              <w:spacing w:before="32" w:after="0" w:line="249" w:lineRule="auto"/>
              <w:ind w:left="72"/>
              <w:rPr>
                <w:rFonts w:ascii="Arial" w:eastAsia="Times New Roman" w:hAnsi="Arial" w:cs="Arial"/>
                <w:b/>
                <w:bCs/>
                <w:kern w:val="2"/>
                <w:sz w:val="16"/>
                <w:szCs w:val="16"/>
                <w14:ligatures w14:val="standardContextual"/>
              </w:rPr>
            </w:pPr>
            <w:r w:rsidRPr="0079616C">
              <w:rPr>
                <w:rFonts w:ascii="Arial" w:eastAsia="Times New Roman" w:hAnsi="Arial" w:cs="Arial"/>
                <w:b/>
                <w:bCs/>
                <w:kern w:val="2"/>
                <w:sz w:val="16"/>
                <w:szCs w:val="16"/>
                <w14:ligatures w14:val="standardContextual"/>
              </w:rPr>
              <w:t>11.</w:t>
            </w:r>
            <w:r w:rsidRPr="0079616C">
              <w:rPr>
                <w:rFonts w:ascii="Arial" w:eastAsia="Times New Roman" w:hAnsi="Arial" w:cs="Arial"/>
                <w:b/>
                <w:bCs/>
                <w:spacing w:val="-1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SPONSOR/MONITOR'S REPORT NUMBER(S)</w:t>
            </w:r>
          </w:p>
          <w:p w14:paraId="4B7E45BC" w14:textId="77777777" w:rsidR="0079616C" w:rsidRPr="0079616C" w:rsidRDefault="0079616C" w:rsidP="0079616C">
            <w:pPr>
              <w:widowControl w:val="0"/>
              <w:kinsoku w:val="0"/>
              <w:overflowPunct w:val="0"/>
              <w:autoSpaceDE w:val="0"/>
              <w:autoSpaceDN w:val="0"/>
              <w:adjustRightInd w:val="0"/>
              <w:spacing w:before="32" w:after="0" w:line="249" w:lineRule="auto"/>
              <w:ind w:left="72"/>
              <w:jc w:val="center"/>
              <w:rPr>
                <w:rFonts w:ascii="Arial" w:eastAsia="Times New Roman" w:hAnsi="Arial" w:cs="Arial"/>
                <w:kern w:val="2"/>
                <w:sz w:val="20"/>
                <w:szCs w:val="20"/>
                <w14:ligatures w14:val="standardContextual"/>
              </w:rPr>
            </w:pPr>
            <w:r w:rsidRPr="0079616C">
              <w:rPr>
                <w:rFonts w:ascii="Arial" w:eastAsia="Times New Roman" w:hAnsi="Arial" w:cs="Arial"/>
                <w:kern w:val="2"/>
                <w:sz w:val="20"/>
                <w:szCs w:val="20"/>
                <w:highlight w:val="yellow"/>
                <w14:ligatures w14:val="standardContextual"/>
              </w:rPr>
              <w:t>####</w:t>
            </w:r>
          </w:p>
        </w:tc>
      </w:tr>
      <w:tr w:rsidR="0079616C" w:rsidRPr="0079616C" w14:paraId="215BFDA1" w14:textId="77777777" w:rsidTr="0079616C">
        <w:trPr>
          <w:trHeight w:val="583"/>
        </w:trPr>
        <w:tc>
          <w:tcPr>
            <w:tcW w:w="10605" w:type="dxa"/>
            <w:gridSpan w:val="17"/>
          </w:tcPr>
          <w:p w14:paraId="0CF4C8BB"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12.</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DISTRIBUTION/AVAILABILITY</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STATEMENT</w:t>
            </w:r>
          </w:p>
          <w:p w14:paraId="25C5690E" w14:textId="7A6C4399" w:rsidR="0079616C" w:rsidRPr="0079616C" w:rsidRDefault="00A02A64" w:rsidP="00A02A64">
            <w:pPr>
              <w:autoSpaceDE w:val="0"/>
              <w:autoSpaceDN w:val="0"/>
              <w:adjustRightInd w:val="0"/>
              <w:spacing w:after="0" w:line="240" w:lineRule="auto"/>
              <w:ind w:left="420"/>
              <w:rPr>
                <w:rFonts w:ascii="Arial" w:eastAsia="Times New Roman" w:hAnsi="Arial" w:cs="Arial"/>
                <w:sz w:val="20"/>
                <w:szCs w:val="20"/>
              </w:rPr>
            </w:pPr>
            <w:r w:rsidRPr="007D4EA8">
              <w:rPr>
                <w:rFonts w:ascii="Arial" w:eastAsia="Times New Roman" w:hAnsi="Arial" w:cs="Arial"/>
                <w:sz w:val="20"/>
                <w:szCs w:val="20"/>
              </w:rPr>
              <w:t xml:space="preserve">Distribution Statement A: Approved for public release; distribution is unlimited. </w:t>
            </w:r>
          </w:p>
        </w:tc>
      </w:tr>
      <w:tr w:rsidR="0079616C" w:rsidRPr="0079616C" w14:paraId="3E5FE40F" w14:textId="77777777" w:rsidTr="0079616C">
        <w:trPr>
          <w:trHeight w:val="572"/>
        </w:trPr>
        <w:tc>
          <w:tcPr>
            <w:tcW w:w="10605" w:type="dxa"/>
            <w:gridSpan w:val="17"/>
          </w:tcPr>
          <w:p w14:paraId="611DBE29"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13.</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SUPPLEMENTARY</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NOTES</w:t>
            </w:r>
          </w:p>
          <w:p w14:paraId="4D151F55" w14:textId="026BDE78" w:rsidR="0079616C" w:rsidRPr="0079616C" w:rsidRDefault="00A02A64" w:rsidP="0079616C">
            <w:pPr>
              <w:widowControl w:val="0"/>
              <w:autoSpaceDE w:val="0"/>
              <w:autoSpaceDN w:val="0"/>
              <w:adjustRightInd w:val="0"/>
              <w:spacing w:after="0" w:line="240" w:lineRule="auto"/>
              <w:ind w:left="72"/>
              <w:rPr>
                <w:rFonts w:ascii="Arial" w:eastAsia="Times New Roman" w:hAnsi="Arial" w:cs="Arial"/>
                <w:kern w:val="2"/>
                <w:sz w:val="20"/>
                <w:szCs w:val="20"/>
                <w14:ligatures w14:val="standardContextual"/>
              </w:rPr>
            </w:pPr>
            <w:r w:rsidRPr="007D4EA8">
              <w:rPr>
                <w:rFonts w:ascii="Arial" w:eastAsia="Times New Roman" w:hAnsi="Arial" w:cs="Arial"/>
                <w:sz w:val="20"/>
                <w:szCs w:val="20"/>
              </w:rPr>
              <w:t>ARI Research POC: Dr. Naiqing Lin</w:t>
            </w:r>
            <w:ins w:id="35" w:author="Royston, Ryan P CIV USARMY HQDA ARI (USA)" w:date="2026-05-19T02:24:00Z" w16du:dateUtc="2026-05-19T06:24:00Z">
              <w:r w:rsidR="004F0E3B">
                <w:rPr>
                  <w:rFonts w:ascii="Arial" w:eastAsia="Times New Roman" w:hAnsi="Arial" w:cs="Arial"/>
                  <w:sz w:val="20"/>
                  <w:szCs w:val="20"/>
                </w:rPr>
                <w:t>, Career Requirements and Talent Alignment Research Unit</w:t>
              </w:r>
            </w:ins>
          </w:p>
        </w:tc>
      </w:tr>
      <w:tr w:rsidR="0079616C" w:rsidRPr="0079616C" w14:paraId="5D10F742" w14:textId="77777777" w:rsidTr="0079616C">
        <w:trPr>
          <w:trHeight w:val="3351"/>
        </w:trPr>
        <w:tc>
          <w:tcPr>
            <w:tcW w:w="10605" w:type="dxa"/>
            <w:gridSpan w:val="17"/>
          </w:tcPr>
          <w:p w14:paraId="7FBCE7AA"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20"/>
                <w:szCs w:val="20"/>
                <w14:ligatures w14:val="standardContextual"/>
              </w:rPr>
            </w:pPr>
            <w:r w:rsidRPr="0079616C">
              <w:rPr>
                <w:rFonts w:ascii="Arial" w:eastAsia="Times New Roman" w:hAnsi="Arial" w:cs="Arial"/>
                <w:b/>
                <w:bCs/>
                <w:kern w:val="2"/>
                <w:sz w:val="16"/>
                <w:szCs w:val="16"/>
                <w14:ligatures w14:val="standardContextual"/>
              </w:rPr>
              <w:t>14.</w:t>
            </w:r>
            <w:r w:rsidRPr="0079616C">
              <w:rPr>
                <w:rFonts w:ascii="Arial" w:eastAsia="Times New Roman" w:hAnsi="Arial" w:cs="Arial"/>
                <w:b/>
                <w:bCs/>
                <w:spacing w:val="-3"/>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 xml:space="preserve">ABSTRACT </w:t>
            </w:r>
          </w:p>
          <w:p w14:paraId="3D28B0BC" w14:textId="1CD8188B" w:rsidR="0079616C" w:rsidRPr="0079616C" w:rsidRDefault="00CE09D4" w:rsidP="00CE09D4">
            <w:pPr>
              <w:spacing w:after="0" w:line="240" w:lineRule="auto"/>
              <w:textAlignment w:val="baseline"/>
              <w:rPr>
                <w:rFonts w:ascii="Arial" w:eastAsia="Times New Roman" w:hAnsi="Arial" w:cs="Arial"/>
                <w:sz w:val="20"/>
                <w:szCs w:val="20"/>
              </w:rPr>
            </w:pPr>
            <w:r w:rsidRPr="00D0316D">
              <w:rPr>
                <w:rFonts w:ascii="Arial" w:eastAsia="Times New Roman" w:hAnsi="Arial" w:cs="Arial"/>
                <w:sz w:val="20"/>
                <w:szCs w:val="20"/>
              </w:rPr>
              <w:t xml:space="preserve">The primary objective of the current work was to improve officer job matching within the Army Talent Alignment Process (ATAP) by gaining a better understanding </w:t>
            </w:r>
            <w:r>
              <w:rPr>
                <w:rFonts w:ascii="Arial" w:eastAsia="Times New Roman" w:hAnsi="Arial" w:cs="Arial"/>
                <w:sz w:val="20"/>
                <w:szCs w:val="20"/>
              </w:rPr>
              <w:t xml:space="preserve">of the </w:t>
            </w:r>
            <w:r w:rsidRPr="00D0316D">
              <w:rPr>
                <w:rFonts w:ascii="Arial" w:eastAsia="Times New Roman" w:hAnsi="Arial" w:cs="Arial"/>
                <w:sz w:val="20"/>
                <w:szCs w:val="20"/>
              </w:rPr>
              <w:t>operational functions of officer talent demands, specifically, the knowledge, skills, and behaviors (</w:t>
            </w:r>
            <w:commentRangeStart w:id="36"/>
            <w:r w:rsidRPr="00D0316D">
              <w:rPr>
                <w:rFonts w:ascii="Arial" w:eastAsia="Times New Roman" w:hAnsi="Arial" w:cs="Arial"/>
                <w:sz w:val="20"/>
                <w:szCs w:val="20"/>
              </w:rPr>
              <w:t xml:space="preserve">KSBs) </w:t>
            </w:r>
            <w:commentRangeEnd w:id="36"/>
            <w:r w:rsidR="003F19BA" w:rsidRPr="00D0316D">
              <w:rPr>
                <w:rStyle w:val="CommentReference"/>
                <w:rFonts w:ascii="Arial" w:eastAsia="Times New Roman" w:hAnsi="Arial" w:cs="Arial"/>
                <w:sz w:val="20"/>
                <w:szCs w:val="20"/>
              </w:rPr>
              <w:commentReference w:id="36"/>
            </w:r>
            <w:r w:rsidRPr="00D0316D">
              <w:rPr>
                <w:rFonts w:ascii="Arial" w:eastAsia="Times New Roman" w:hAnsi="Arial" w:cs="Arial"/>
                <w:sz w:val="20"/>
                <w:szCs w:val="20"/>
              </w:rPr>
              <w:t xml:space="preserve">important to officer jobs during algorithm matching processes. The goals of the current work were to (a) review how officers currently self-identify important KSBs for officer jobs with ATAP, and (b) develop methods and recommendations for improving the identification and linking of important KSBs </w:t>
            </w:r>
            <w:r>
              <w:rPr>
                <w:rFonts w:ascii="Arial" w:eastAsia="Times New Roman" w:hAnsi="Arial" w:cs="Arial"/>
                <w:sz w:val="20"/>
                <w:szCs w:val="20"/>
              </w:rPr>
              <w:t xml:space="preserve">to </w:t>
            </w:r>
            <w:del w:id="37" w:author="Royston, Ryan P CIV USARMY HQDA ARI (USA)" w:date="2026-05-19T02:26:00Z" w16du:dateUtc="2026-05-19T06:26:00Z">
              <w:r w:rsidRPr="00D0316D" w:rsidDel="003F19BA">
                <w:rPr>
                  <w:rFonts w:ascii="Arial" w:eastAsia="Times New Roman" w:hAnsi="Arial" w:cs="Arial"/>
                  <w:sz w:val="20"/>
                  <w:szCs w:val="20"/>
                </w:rPr>
                <w:delText xml:space="preserve"> </w:delText>
              </w:r>
            </w:del>
            <w:r w:rsidRPr="00D0316D">
              <w:rPr>
                <w:rFonts w:ascii="Arial" w:eastAsia="Times New Roman" w:hAnsi="Arial" w:cs="Arial"/>
                <w:sz w:val="20"/>
                <w:szCs w:val="20"/>
              </w:rPr>
              <w:t xml:space="preserve">officer jobs. The key outcomes of this work include: (a) </w:t>
            </w:r>
            <w:del w:id="38" w:author="Royston, Ryan P CIV USARMY HQDA ARI (USA)" w:date="2026-05-19T02:27:00Z" w16du:dateUtc="2026-05-19T06:27:00Z">
              <w:r w:rsidRPr="00D0316D" w:rsidDel="00B937D5">
                <w:rPr>
                  <w:rFonts w:ascii="Arial" w:eastAsia="Times New Roman" w:hAnsi="Arial" w:cs="Arial"/>
                  <w:sz w:val="20"/>
                  <w:szCs w:val="20"/>
                </w:rPr>
                <w:delText>a draft</w:delText>
              </w:r>
            </w:del>
            <w:ins w:id="39" w:author="Royston, Ryan P CIV USARMY HQDA ARI (USA)" w:date="2026-05-19T02:27:00Z" w16du:dateUtc="2026-05-19T06:27:00Z">
              <w:r w:rsidR="00B937D5">
                <w:rPr>
                  <w:rFonts w:ascii="Arial" w:eastAsia="Times New Roman" w:hAnsi="Arial" w:cs="Arial"/>
                  <w:sz w:val="20"/>
                  <w:szCs w:val="20"/>
                </w:rPr>
                <w:t>analysis</w:t>
              </w:r>
            </w:ins>
            <w:r w:rsidRPr="00D0316D">
              <w:rPr>
                <w:rFonts w:ascii="Arial" w:eastAsia="Times New Roman" w:hAnsi="Arial" w:cs="Arial"/>
                <w:sz w:val="20"/>
                <w:szCs w:val="20"/>
              </w:rPr>
              <w:t xml:space="preserve"> of officers’ </w:t>
            </w:r>
            <w:r>
              <w:rPr>
                <w:rFonts w:ascii="Arial" w:eastAsia="Times New Roman" w:hAnsi="Arial" w:cs="Arial"/>
                <w:sz w:val="20"/>
                <w:szCs w:val="20"/>
              </w:rPr>
              <w:t>open-ended responses</w:t>
            </w:r>
            <w:r w:rsidRPr="00D0316D">
              <w:rPr>
                <w:rFonts w:ascii="Arial" w:eastAsia="Times New Roman" w:hAnsi="Arial" w:cs="Arial"/>
                <w:sz w:val="20"/>
                <w:szCs w:val="20"/>
              </w:rPr>
              <w:t xml:space="preserve"> that can be linked to job-related KSBs, providing a greater understanding of key developmental talent, skills and abilities for officer job performance, (b) insights into methods of improving current KSB identification, and key talent development within the ATAP based on qualitative analyses and reconstruction of previously collected quantitative data, and (c) development of talent development strategies through identification of important KSBs and their primary relationship and sub-domains. Recommendations for future investigation are provided.</w:t>
            </w:r>
          </w:p>
        </w:tc>
      </w:tr>
      <w:tr w:rsidR="0079616C" w:rsidRPr="0079616C" w14:paraId="1C1F1554" w14:textId="77777777" w:rsidTr="0079616C">
        <w:trPr>
          <w:trHeight w:val="587"/>
        </w:trPr>
        <w:tc>
          <w:tcPr>
            <w:tcW w:w="10605" w:type="dxa"/>
            <w:gridSpan w:val="17"/>
          </w:tcPr>
          <w:p w14:paraId="6EEA8C72"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15.</w:t>
            </w:r>
            <w:r w:rsidRPr="0079616C">
              <w:rPr>
                <w:rFonts w:ascii="Arial" w:eastAsia="Times New Roman" w:hAnsi="Arial" w:cs="Arial"/>
                <w:b/>
                <w:bCs/>
                <w:spacing w:val="-5"/>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SUBJECT</w:t>
            </w:r>
            <w:r w:rsidRPr="0079616C">
              <w:rPr>
                <w:rFonts w:ascii="Arial" w:eastAsia="Times New Roman" w:hAnsi="Arial" w:cs="Arial"/>
                <w:b/>
                <w:bCs/>
                <w:spacing w:val="-5"/>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TERMS</w:t>
            </w:r>
          </w:p>
          <w:p w14:paraId="371AD9B7" w14:textId="19BFF7A3" w:rsidR="0079616C" w:rsidRPr="0079616C" w:rsidRDefault="00CE09D4" w:rsidP="0079616C">
            <w:pPr>
              <w:widowControl w:val="0"/>
              <w:kinsoku w:val="0"/>
              <w:overflowPunct w:val="0"/>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r w:rsidRPr="003444AC">
              <w:rPr>
                <w:rFonts w:ascii="Arial" w:eastAsia="SimSun" w:hAnsi="Arial" w:cs="Arial"/>
                <w:spacing w:val="-1"/>
                <w:sz w:val="20"/>
                <w:szCs w:val="20"/>
              </w:rPr>
              <w:t xml:space="preserve">KSB, Narrative Inquiry, Soldier Development, </w:t>
            </w:r>
            <w:r w:rsidRPr="00D0316D">
              <w:rPr>
                <w:rFonts w:ascii="Arial" w:eastAsia="SimSun" w:hAnsi="Arial" w:cs="Arial"/>
                <w:spacing w:val="-1"/>
                <w:sz w:val="20"/>
                <w:szCs w:val="20"/>
              </w:rPr>
              <w:t>Auto-Coding, Cultural Awareness, Problem-Solving, Teamwork, Force Readiness</w:t>
            </w:r>
            <w:r w:rsidR="0079616C" w:rsidRPr="0079616C">
              <w:rPr>
                <w:rFonts w:ascii="Arial" w:eastAsia="Times New Roman" w:hAnsi="Arial" w:cs="Arial"/>
                <w:spacing w:val="-2"/>
                <w:kern w:val="2"/>
                <w:sz w:val="20"/>
                <w:szCs w:val="20"/>
                <w14:ligatures w14:val="standardContextual"/>
              </w:rPr>
              <w:t>.</w:t>
            </w:r>
          </w:p>
        </w:tc>
      </w:tr>
      <w:tr w:rsidR="0079616C" w:rsidRPr="0079616C" w14:paraId="4AB72CFE" w14:textId="77777777" w:rsidTr="0079616C">
        <w:trPr>
          <w:trHeight w:val="278"/>
        </w:trPr>
        <w:tc>
          <w:tcPr>
            <w:tcW w:w="5393" w:type="dxa"/>
            <w:gridSpan w:val="6"/>
          </w:tcPr>
          <w:p w14:paraId="6F81F4CE" w14:textId="77777777" w:rsidR="0079616C" w:rsidRPr="0079616C" w:rsidRDefault="0079616C" w:rsidP="0079616C">
            <w:pPr>
              <w:widowControl w:val="0"/>
              <w:kinsoku w:val="0"/>
              <w:overflowPunct w:val="0"/>
              <w:autoSpaceDE w:val="0"/>
              <w:autoSpaceDN w:val="0"/>
              <w:adjustRightInd w:val="0"/>
              <w:spacing w:after="0" w:line="240" w:lineRule="auto"/>
              <w:ind w:left="72"/>
              <w:rPr>
                <w:rFonts w:ascii="Arial" w:eastAsia="Times New Roman" w:hAnsi="Arial" w:cs="Arial"/>
                <w:b/>
                <w:bCs/>
                <w:spacing w:val="-5"/>
                <w:kern w:val="2"/>
                <w:sz w:val="16"/>
                <w:szCs w:val="16"/>
                <w14:ligatures w14:val="standardContextual"/>
              </w:rPr>
            </w:pPr>
            <w:r w:rsidRPr="0079616C">
              <w:rPr>
                <w:rFonts w:ascii="Arial" w:eastAsia="Times New Roman" w:hAnsi="Arial" w:cs="Arial"/>
                <w:b/>
                <w:bCs/>
                <w:kern w:val="2"/>
                <w:sz w:val="16"/>
                <w:szCs w:val="16"/>
                <w14:ligatures w14:val="standardContextual"/>
              </w:rPr>
              <w:t>16.</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SECURITY</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CLASSIFICATION</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spacing w:val="-5"/>
                <w:kern w:val="2"/>
                <w:sz w:val="16"/>
                <w:szCs w:val="16"/>
                <w14:ligatures w14:val="standardContextual"/>
              </w:rPr>
              <w:t>OF:</w:t>
            </w:r>
          </w:p>
        </w:tc>
        <w:tc>
          <w:tcPr>
            <w:tcW w:w="2880" w:type="dxa"/>
            <w:gridSpan w:val="8"/>
          </w:tcPr>
          <w:p w14:paraId="67997300"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spacing w:val="-2"/>
                <w:kern w:val="2"/>
                <w:sz w:val="16"/>
                <w:szCs w:val="16"/>
                <w14:ligatures w14:val="standardContextual"/>
              </w:rPr>
            </w:pPr>
            <w:r w:rsidRPr="0079616C">
              <w:rPr>
                <w:rFonts w:ascii="Arial" w:eastAsia="Times New Roman" w:hAnsi="Arial" w:cs="Arial"/>
                <w:kern w:val="2"/>
                <w:sz w:val="16"/>
                <w:szCs w:val="16"/>
                <w14:ligatures w14:val="standardContextual"/>
              </w:rPr>
              <w:t>1</w:t>
            </w:r>
            <w:r w:rsidRPr="0079616C">
              <w:rPr>
                <w:rFonts w:ascii="Arial" w:eastAsia="Times New Roman" w:hAnsi="Arial" w:cs="Arial"/>
                <w:b/>
                <w:bCs/>
                <w:kern w:val="2"/>
                <w:sz w:val="16"/>
                <w:szCs w:val="16"/>
                <w14:ligatures w14:val="standardContextual"/>
              </w:rPr>
              <w:t>7.</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LIMITATION</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OF</w:t>
            </w:r>
            <w:r w:rsidRPr="0079616C">
              <w:rPr>
                <w:rFonts w:ascii="Arial" w:eastAsia="Times New Roman" w:hAnsi="Arial" w:cs="Arial"/>
                <w:b/>
                <w:bCs/>
                <w:spacing w:val="-1"/>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ABSTRACT</w:t>
            </w:r>
          </w:p>
        </w:tc>
        <w:tc>
          <w:tcPr>
            <w:tcW w:w="2332" w:type="dxa"/>
            <w:gridSpan w:val="3"/>
          </w:tcPr>
          <w:p w14:paraId="04DDC40F"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18.</w:t>
            </w:r>
            <w:r w:rsidRPr="0079616C">
              <w:rPr>
                <w:rFonts w:ascii="Arial" w:eastAsia="Times New Roman" w:hAnsi="Arial" w:cs="Arial"/>
                <w:b/>
                <w:bCs/>
                <w:spacing w:val="-4"/>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NUMBER</w:t>
            </w:r>
            <w:r w:rsidRPr="0079616C">
              <w:rPr>
                <w:rFonts w:ascii="Arial" w:eastAsia="Times New Roman" w:hAnsi="Arial" w:cs="Arial"/>
                <w:b/>
                <w:bCs/>
                <w:spacing w:val="-3"/>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OF</w:t>
            </w:r>
            <w:r w:rsidRPr="0079616C">
              <w:rPr>
                <w:rFonts w:ascii="Arial" w:eastAsia="Times New Roman" w:hAnsi="Arial" w:cs="Arial"/>
                <w:b/>
                <w:bCs/>
                <w:spacing w:val="-3"/>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PAGES</w:t>
            </w:r>
          </w:p>
        </w:tc>
      </w:tr>
      <w:tr w:rsidR="0079616C" w:rsidRPr="0079616C" w14:paraId="6AB8E3F5" w14:textId="77777777" w:rsidTr="0079616C">
        <w:trPr>
          <w:trHeight w:val="566"/>
        </w:trPr>
        <w:tc>
          <w:tcPr>
            <w:tcW w:w="2415" w:type="dxa"/>
          </w:tcPr>
          <w:p w14:paraId="7045F94B"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a.</w:t>
            </w:r>
            <w:r w:rsidRPr="0079616C">
              <w:rPr>
                <w:rFonts w:ascii="Arial" w:eastAsia="Times New Roman" w:hAnsi="Arial" w:cs="Arial"/>
                <w:b/>
                <w:bCs/>
                <w:spacing w:val="-2"/>
                <w:kern w:val="2"/>
                <w:sz w:val="16"/>
                <w:szCs w:val="16"/>
                <w14:ligatures w14:val="standardContextual"/>
              </w:rPr>
              <w:t xml:space="preserve"> REPORT</w:t>
            </w:r>
          </w:p>
          <w:p w14:paraId="47799719" w14:textId="77777777" w:rsidR="0079616C" w:rsidRPr="0079616C" w:rsidRDefault="0079616C" w:rsidP="0079616C">
            <w:pPr>
              <w:widowControl w:val="0"/>
              <w:kinsoku w:val="0"/>
              <w:overflowPunct w:val="0"/>
              <w:autoSpaceDE w:val="0"/>
              <w:autoSpaceDN w:val="0"/>
              <w:adjustRightInd w:val="0"/>
              <w:spacing w:before="34" w:after="0" w:line="240" w:lineRule="auto"/>
              <w:ind w:left="72" w:right="197"/>
              <w:jc w:val="center"/>
              <w:rPr>
                <w:rFonts w:ascii="Arial" w:eastAsia="Times New Roman" w:hAnsi="Arial" w:cs="Arial"/>
                <w:spacing w:val="-2"/>
                <w:kern w:val="2"/>
                <w:sz w:val="20"/>
                <w:szCs w:val="20"/>
                <w14:ligatures w14:val="standardContextual"/>
              </w:rPr>
            </w:pPr>
            <w:r w:rsidRPr="0079616C">
              <w:rPr>
                <w:rFonts w:ascii="Arial" w:eastAsia="Times New Roman" w:hAnsi="Arial" w:cs="Arial"/>
                <w:spacing w:val="-2"/>
                <w:kern w:val="2"/>
                <w:sz w:val="20"/>
                <w:szCs w:val="20"/>
                <w14:ligatures w14:val="standardContextual"/>
              </w:rPr>
              <w:t>Unclassified</w:t>
            </w:r>
          </w:p>
        </w:tc>
        <w:tc>
          <w:tcPr>
            <w:tcW w:w="1530" w:type="dxa"/>
            <w:gridSpan w:val="3"/>
          </w:tcPr>
          <w:p w14:paraId="1EA686CE" w14:textId="77777777" w:rsidR="0079616C" w:rsidRPr="0079616C" w:rsidRDefault="0079616C" w:rsidP="0079616C">
            <w:pPr>
              <w:widowControl w:val="0"/>
              <w:kinsoku w:val="0"/>
              <w:overflowPunct w:val="0"/>
              <w:autoSpaceDE w:val="0"/>
              <w:autoSpaceDN w:val="0"/>
              <w:adjustRightInd w:val="0"/>
              <w:spacing w:before="30"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b. </w:t>
            </w:r>
            <w:r w:rsidRPr="0079616C">
              <w:rPr>
                <w:rFonts w:ascii="Arial" w:eastAsia="Times New Roman" w:hAnsi="Arial" w:cs="Arial"/>
                <w:b/>
                <w:bCs/>
                <w:spacing w:val="-2"/>
                <w:kern w:val="2"/>
                <w:sz w:val="16"/>
                <w:szCs w:val="16"/>
                <w14:ligatures w14:val="standardContextual"/>
              </w:rPr>
              <w:t>ABSTRACT</w:t>
            </w:r>
          </w:p>
          <w:p w14:paraId="758E55D0" w14:textId="77777777" w:rsidR="0079616C" w:rsidRPr="0079616C" w:rsidRDefault="0079616C" w:rsidP="0079616C">
            <w:pPr>
              <w:widowControl w:val="0"/>
              <w:kinsoku w:val="0"/>
              <w:overflowPunct w:val="0"/>
              <w:autoSpaceDE w:val="0"/>
              <w:autoSpaceDN w:val="0"/>
              <w:adjustRightInd w:val="0"/>
              <w:spacing w:before="30" w:after="0" w:line="240" w:lineRule="auto"/>
              <w:ind w:left="72"/>
              <w:jc w:val="center"/>
              <w:rPr>
                <w:rFonts w:ascii="Arial" w:eastAsia="Times New Roman" w:hAnsi="Arial" w:cs="Arial"/>
                <w:spacing w:val="-2"/>
                <w:kern w:val="2"/>
                <w:sz w:val="20"/>
                <w:szCs w:val="20"/>
                <w14:ligatures w14:val="standardContextual"/>
              </w:rPr>
            </w:pPr>
            <w:r w:rsidRPr="0079616C">
              <w:rPr>
                <w:rFonts w:ascii="Arial" w:eastAsia="Times New Roman" w:hAnsi="Arial" w:cs="Arial"/>
                <w:spacing w:val="-2"/>
                <w:kern w:val="2"/>
                <w:sz w:val="20"/>
                <w:szCs w:val="20"/>
                <w14:ligatures w14:val="standardContextual"/>
              </w:rPr>
              <w:t>Unclassified</w:t>
            </w:r>
          </w:p>
        </w:tc>
        <w:tc>
          <w:tcPr>
            <w:tcW w:w="1440" w:type="dxa"/>
          </w:tcPr>
          <w:p w14:paraId="707F099D" w14:textId="77777777" w:rsidR="0079616C" w:rsidRPr="0079616C" w:rsidRDefault="0079616C" w:rsidP="0079616C">
            <w:pPr>
              <w:widowControl w:val="0"/>
              <w:kinsoku w:val="0"/>
              <w:overflowPunct w:val="0"/>
              <w:autoSpaceDE w:val="0"/>
              <w:autoSpaceDN w:val="0"/>
              <w:adjustRightInd w:val="0"/>
              <w:spacing w:before="34" w:after="0" w:line="240" w:lineRule="auto"/>
              <w:ind w:left="72"/>
              <w:rPr>
                <w:rFonts w:ascii="Arial" w:eastAsia="Times New Roman" w:hAnsi="Arial" w:cs="Arial"/>
                <w:b/>
                <w:bCs/>
                <w:spacing w:val="-4"/>
                <w:kern w:val="2"/>
                <w:sz w:val="16"/>
                <w:szCs w:val="16"/>
                <w14:ligatures w14:val="standardContextual"/>
              </w:rPr>
            </w:pPr>
            <w:r w:rsidRPr="0079616C">
              <w:rPr>
                <w:rFonts w:ascii="Arial" w:eastAsia="Times New Roman" w:hAnsi="Arial" w:cs="Arial"/>
                <w:b/>
                <w:bCs/>
                <w:kern w:val="2"/>
                <w:sz w:val="16"/>
                <w:szCs w:val="16"/>
                <w14:ligatures w14:val="standardContextual"/>
              </w:rPr>
              <w:t xml:space="preserve">C. THIS </w:t>
            </w:r>
            <w:r w:rsidRPr="0079616C">
              <w:rPr>
                <w:rFonts w:ascii="Arial" w:eastAsia="Times New Roman" w:hAnsi="Arial" w:cs="Arial"/>
                <w:b/>
                <w:bCs/>
                <w:spacing w:val="-4"/>
                <w:kern w:val="2"/>
                <w:sz w:val="16"/>
                <w:szCs w:val="16"/>
                <w14:ligatures w14:val="standardContextual"/>
              </w:rPr>
              <w:t>PAGE</w:t>
            </w:r>
          </w:p>
          <w:p w14:paraId="54A0D261" w14:textId="77777777" w:rsidR="0079616C" w:rsidRPr="0079616C" w:rsidRDefault="0079616C" w:rsidP="0079616C">
            <w:pPr>
              <w:widowControl w:val="0"/>
              <w:kinsoku w:val="0"/>
              <w:overflowPunct w:val="0"/>
              <w:autoSpaceDE w:val="0"/>
              <w:autoSpaceDN w:val="0"/>
              <w:adjustRightInd w:val="0"/>
              <w:spacing w:before="34" w:after="0" w:line="240" w:lineRule="auto"/>
              <w:ind w:left="72"/>
              <w:jc w:val="center"/>
              <w:rPr>
                <w:rFonts w:ascii="Arial" w:eastAsia="Times New Roman" w:hAnsi="Arial" w:cs="Arial"/>
                <w:spacing w:val="-4"/>
                <w:kern w:val="2"/>
                <w:sz w:val="20"/>
                <w:szCs w:val="20"/>
                <w14:ligatures w14:val="standardContextual"/>
              </w:rPr>
            </w:pPr>
            <w:r w:rsidRPr="0079616C">
              <w:rPr>
                <w:rFonts w:ascii="Arial" w:eastAsia="Times New Roman" w:hAnsi="Arial" w:cs="Arial"/>
                <w:spacing w:val="-4"/>
                <w:kern w:val="2"/>
                <w:sz w:val="20"/>
                <w:szCs w:val="20"/>
                <w14:ligatures w14:val="standardContextual"/>
              </w:rPr>
              <w:t>Unclassified</w:t>
            </w:r>
          </w:p>
        </w:tc>
        <w:tc>
          <w:tcPr>
            <w:tcW w:w="2880" w:type="dxa"/>
            <w:gridSpan w:val="8"/>
          </w:tcPr>
          <w:p w14:paraId="38B3C74E" w14:textId="77777777" w:rsidR="0079616C" w:rsidRPr="0079616C" w:rsidRDefault="0079616C" w:rsidP="0079616C">
            <w:pPr>
              <w:widowControl w:val="0"/>
              <w:kinsoku w:val="0"/>
              <w:overflowPunct w:val="0"/>
              <w:autoSpaceDE w:val="0"/>
              <w:autoSpaceDN w:val="0"/>
              <w:adjustRightInd w:val="0"/>
              <w:spacing w:before="6" w:after="0" w:line="240" w:lineRule="auto"/>
              <w:ind w:left="72"/>
              <w:jc w:val="center"/>
              <w:rPr>
                <w:rFonts w:ascii="Arial" w:eastAsia="Times New Roman" w:hAnsi="Arial" w:cs="Arial"/>
                <w:kern w:val="2"/>
                <w:sz w:val="20"/>
                <w:szCs w:val="20"/>
                <w14:ligatures w14:val="standardContextual"/>
              </w:rPr>
            </w:pPr>
            <w:r w:rsidRPr="0079616C">
              <w:rPr>
                <w:rFonts w:ascii="Arial" w:eastAsia="Times New Roman" w:hAnsi="Arial" w:cs="Arial"/>
                <w:kern w:val="2"/>
                <w:sz w:val="20"/>
                <w:szCs w:val="20"/>
                <w14:ligatures w14:val="standardContextual"/>
              </w:rPr>
              <w:t>Unclassified</w:t>
            </w:r>
          </w:p>
          <w:p w14:paraId="63F1BCAC" w14:textId="77777777" w:rsidR="0079616C" w:rsidRPr="0079616C" w:rsidRDefault="0079616C" w:rsidP="0079616C">
            <w:pPr>
              <w:widowControl w:val="0"/>
              <w:kinsoku w:val="0"/>
              <w:overflowPunct w:val="0"/>
              <w:autoSpaceDE w:val="0"/>
              <w:autoSpaceDN w:val="0"/>
              <w:adjustRightInd w:val="0"/>
              <w:spacing w:before="6" w:after="0" w:line="240" w:lineRule="auto"/>
              <w:ind w:left="72"/>
              <w:jc w:val="center"/>
              <w:rPr>
                <w:rFonts w:ascii="Arial" w:eastAsia="Times New Roman" w:hAnsi="Arial" w:cs="Arial"/>
                <w:kern w:val="2"/>
                <w:sz w:val="20"/>
                <w:szCs w:val="20"/>
                <w14:ligatures w14:val="standardContextual"/>
              </w:rPr>
            </w:pPr>
            <w:r w:rsidRPr="0079616C">
              <w:rPr>
                <w:rFonts w:ascii="Arial" w:eastAsia="Times New Roman" w:hAnsi="Arial" w:cs="Arial"/>
                <w:kern w:val="2"/>
                <w:sz w:val="20"/>
                <w:szCs w:val="20"/>
                <w14:ligatures w14:val="standardContextual"/>
              </w:rPr>
              <w:t>Unlimited</w:t>
            </w:r>
          </w:p>
        </w:tc>
        <w:tc>
          <w:tcPr>
            <w:tcW w:w="2340" w:type="dxa"/>
            <w:gridSpan w:val="4"/>
          </w:tcPr>
          <w:p w14:paraId="4BDFFB4F" w14:textId="77777777" w:rsidR="0079616C" w:rsidRPr="0079616C" w:rsidRDefault="0079616C" w:rsidP="0079616C">
            <w:pPr>
              <w:widowControl w:val="0"/>
              <w:kinsoku w:val="0"/>
              <w:overflowPunct w:val="0"/>
              <w:autoSpaceDE w:val="0"/>
              <w:autoSpaceDN w:val="0"/>
              <w:adjustRightInd w:val="0"/>
              <w:spacing w:before="6" w:after="0" w:line="240" w:lineRule="auto"/>
              <w:ind w:left="72"/>
              <w:jc w:val="center"/>
              <w:rPr>
                <w:rFonts w:ascii="Arial" w:eastAsia="Times New Roman" w:hAnsi="Arial" w:cs="Arial"/>
                <w:kern w:val="2"/>
                <w:sz w:val="20"/>
                <w:szCs w:val="20"/>
                <w14:ligatures w14:val="standardContextual"/>
              </w:rPr>
            </w:pPr>
            <w:r w:rsidRPr="0079616C">
              <w:rPr>
                <w:rFonts w:ascii="Arial" w:eastAsia="Times New Roman" w:hAnsi="Arial" w:cs="Arial"/>
                <w:kern w:val="2"/>
                <w:sz w:val="20"/>
                <w:szCs w:val="20"/>
                <w14:ligatures w14:val="standardContextual"/>
              </w:rPr>
              <w:t>35</w:t>
            </w:r>
          </w:p>
        </w:tc>
      </w:tr>
      <w:tr w:rsidR="0079616C" w:rsidRPr="0079616C" w14:paraId="1809C240" w14:textId="77777777" w:rsidTr="0079616C">
        <w:trPr>
          <w:trHeight w:val="528"/>
        </w:trPr>
        <w:tc>
          <w:tcPr>
            <w:tcW w:w="7165" w:type="dxa"/>
            <w:gridSpan w:val="10"/>
          </w:tcPr>
          <w:p w14:paraId="520E1B2C" w14:textId="77777777" w:rsidR="0079616C" w:rsidRPr="0079616C" w:rsidRDefault="0079616C" w:rsidP="00ED46A4">
            <w:pPr>
              <w:widowControl w:val="0"/>
              <w:suppressLineNumbers/>
              <w:kinsoku w:val="0"/>
              <w:overflowPunct w:val="0"/>
              <w:autoSpaceDE w:val="0"/>
              <w:autoSpaceDN w:val="0"/>
              <w:adjustRightInd w:val="0"/>
              <w:spacing w:before="34" w:after="0" w:line="240" w:lineRule="auto"/>
              <w:ind w:left="72"/>
              <w:rPr>
                <w:rFonts w:ascii="Arial" w:eastAsia="Times New Roman" w:hAnsi="Arial" w:cs="Arial"/>
                <w:b/>
                <w:b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19a.</w:t>
            </w:r>
            <w:r w:rsidRPr="0079616C">
              <w:rPr>
                <w:rFonts w:ascii="Arial" w:eastAsia="Times New Roman" w:hAnsi="Arial" w:cs="Arial"/>
                <w:b/>
                <w:bCs/>
                <w:spacing w:val="-3"/>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NAME</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OF</w:t>
            </w:r>
            <w:r w:rsidRPr="0079616C">
              <w:rPr>
                <w:rFonts w:ascii="Arial" w:eastAsia="Times New Roman" w:hAnsi="Arial" w:cs="Arial"/>
                <w:b/>
                <w:bCs/>
                <w:spacing w:val="-2"/>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RESPONSIBLE</w:t>
            </w:r>
            <w:r w:rsidRPr="0079616C">
              <w:rPr>
                <w:rFonts w:ascii="Arial" w:eastAsia="Times New Roman" w:hAnsi="Arial" w:cs="Arial"/>
                <w:b/>
                <w:bCs/>
                <w:spacing w:val="-2"/>
                <w:kern w:val="2"/>
                <w:sz w:val="16"/>
                <w:szCs w:val="16"/>
                <w14:ligatures w14:val="standardContextual"/>
              </w:rPr>
              <w:t xml:space="preserve"> PERSON</w:t>
            </w:r>
          </w:p>
          <w:p w14:paraId="023559C7" w14:textId="439C5EC7" w:rsidR="0079616C" w:rsidRPr="0079616C" w:rsidRDefault="00442525" w:rsidP="00ED46A4">
            <w:pPr>
              <w:widowControl w:val="0"/>
              <w:suppressLineNumbers/>
              <w:autoSpaceDE w:val="0"/>
              <w:autoSpaceDN w:val="0"/>
              <w:adjustRightInd w:val="0"/>
              <w:spacing w:after="0" w:line="240" w:lineRule="auto"/>
              <w:ind w:left="72"/>
              <w:rPr>
                <w:rFonts w:ascii="Arial" w:eastAsia="Times New Roman" w:hAnsi="Arial" w:cs="Arial"/>
                <w:spacing w:val="-2"/>
                <w:kern w:val="2"/>
                <w:sz w:val="20"/>
                <w:szCs w:val="20"/>
                <w14:ligatures w14:val="standardContextual"/>
              </w:rPr>
            </w:pPr>
            <w:r w:rsidRPr="00442525">
              <w:rPr>
                <w:rFonts w:ascii="Arial" w:eastAsia="Times New Roman" w:hAnsi="Arial" w:cs="Arial"/>
                <w:spacing w:val="-2"/>
                <w:kern w:val="2"/>
                <w:sz w:val="20"/>
                <w:szCs w:val="20"/>
                <w14:ligatures w14:val="standardContextual"/>
              </w:rPr>
              <w:t>Shaughnessy, Stefanie P</w:t>
            </w:r>
          </w:p>
        </w:tc>
        <w:tc>
          <w:tcPr>
            <w:tcW w:w="3440" w:type="dxa"/>
            <w:gridSpan w:val="7"/>
          </w:tcPr>
          <w:p w14:paraId="53C1E542" w14:textId="77777777" w:rsidR="0079616C" w:rsidRPr="0079616C" w:rsidRDefault="0079616C" w:rsidP="00ED46A4">
            <w:pPr>
              <w:widowControl w:val="0"/>
              <w:suppressLineNumbers/>
              <w:kinsoku w:val="0"/>
              <w:overflowPunct w:val="0"/>
              <w:autoSpaceDE w:val="0"/>
              <w:autoSpaceDN w:val="0"/>
              <w:adjustRightInd w:val="0"/>
              <w:spacing w:before="34" w:after="0" w:line="240" w:lineRule="auto"/>
              <w:ind w:left="72"/>
              <w:rPr>
                <w:rFonts w:ascii="Arial" w:eastAsia="Times New Roman" w:hAnsi="Arial" w:cs="Arial"/>
                <w:b/>
                <w:bCs/>
                <w:i/>
                <w:iCs/>
                <w:spacing w:val="-2"/>
                <w:kern w:val="2"/>
                <w:sz w:val="16"/>
                <w:szCs w:val="16"/>
                <w14:ligatures w14:val="standardContextual"/>
              </w:rPr>
            </w:pPr>
            <w:r w:rsidRPr="0079616C">
              <w:rPr>
                <w:rFonts w:ascii="Arial" w:eastAsia="Times New Roman" w:hAnsi="Arial" w:cs="Arial"/>
                <w:b/>
                <w:bCs/>
                <w:kern w:val="2"/>
                <w:sz w:val="16"/>
                <w:szCs w:val="16"/>
                <w14:ligatures w14:val="standardContextual"/>
              </w:rPr>
              <w:t>19b.</w:t>
            </w:r>
            <w:r w:rsidRPr="0079616C">
              <w:rPr>
                <w:rFonts w:ascii="Arial" w:eastAsia="Times New Roman" w:hAnsi="Arial" w:cs="Arial"/>
                <w:b/>
                <w:bCs/>
                <w:spacing w:val="-5"/>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PHONE</w:t>
            </w:r>
            <w:r w:rsidRPr="0079616C">
              <w:rPr>
                <w:rFonts w:ascii="Arial" w:eastAsia="Times New Roman" w:hAnsi="Arial" w:cs="Arial"/>
                <w:b/>
                <w:bCs/>
                <w:spacing w:val="-4"/>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NUMBER</w:t>
            </w:r>
            <w:r w:rsidRPr="0079616C">
              <w:rPr>
                <w:rFonts w:ascii="Arial" w:eastAsia="Times New Roman" w:hAnsi="Arial" w:cs="Arial"/>
                <w:b/>
                <w:bCs/>
                <w:spacing w:val="-4"/>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(Include</w:t>
            </w:r>
            <w:r w:rsidRPr="0079616C">
              <w:rPr>
                <w:rFonts w:ascii="Arial" w:eastAsia="Times New Roman" w:hAnsi="Arial" w:cs="Arial"/>
                <w:b/>
                <w:bCs/>
                <w:spacing w:val="-4"/>
                <w:kern w:val="2"/>
                <w:sz w:val="16"/>
                <w:szCs w:val="16"/>
                <w14:ligatures w14:val="standardContextual"/>
              </w:rPr>
              <w:t xml:space="preserve"> </w:t>
            </w:r>
            <w:r w:rsidRPr="0079616C">
              <w:rPr>
                <w:rFonts w:ascii="Arial" w:eastAsia="Times New Roman" w:hAnsi="Arial" w:cs="Arial"/>
                <w:b/>
                <w:bCs/>
                <w:kern w:val="2"/>
                <w:sz w:val="16"/>
                <w:szCs w:val="16"/>
                <w14:ligatures w14:val="standardContextual"/>
              </w:rPr>
              <w:t>area</w:t>
            </w:r>
            <w:r w:rsidRPr="0079616C">
              <w:rPr>
                <w:rFonts w:ascii="Arial" w:eastAsia="Times New Roman" w:hAnsi="Arial" w:cs="Arial"/>
                <w:b/>
                <w:bCs/>
                <w:spacing w:val="-5"/>
                <w:kern w:val="2"/>
                <w:sz w:val="16"/>
                <w:szCs w:val="16"/>
                <w14:ligatures w14:val="standardContextual"/>
              </w:rPr>
              <w:t xml:space="preserve"> </w:t>
            </w:r>
            <w:r w:rsidRPr="0079616C">
              <w:rPr>
                <w:rFonts w:ascii="Arial" w:eastAsia="Times New Roman" w:hAnsi="Arial" w:cs="Arial"/>
                <w:b/>
                <w:bCs/>
                <w:spacing w:val="-2"/>
                <w:kern w:val="2"/>
                <w:sz w:val="16"/>
                <w:szCs w:val="16"/>
                <w14:ligatures w14:val="standardContextual"/>
              </w:rPr>
              <w:t>code</w:t>
            </w:r>
            <w:r w:rsidRPr="0079616C">
              <w:rPr>
                <w:rFonts w:ascii="Arial" w:eastAsia="Times New Roman" w:hAnsi="Arial" w:cs="Arial"/>
                <w:b/>
                <w:bCs/>
                <w:i/>
                <w:iCs/>
                <w:spacing w:val="-2"/>
                <w:kern w:val="2"/>
                <w:sz w:val="16"/>
                <w:szCs w:val="16"/>
                <w14:ligatures w14:val="standardContextual"/>
              </w:rPr>
              <w:t>)</w:t>
            </w:r>
          </w:p>
          <w:p w14:paraId="5084F722" w14:textId="75457FEA" w:rsidR="0079616C" w:rsidRPr="0079616C" w:rsidRDefault="005A59E7" w:rsidP="00ED46A4">
            <w:pPr>
              <w:widowControl w:val="0"/>
              <w:suppressLineNumbers/>
              <w:kinsoku w:val="0"/>
              <w:overflowPunct w:val="0"/>
              <w:autoSpaceDE w:val="0"/>
              <w:autoSpaceDN w:val="0"/>
              <w:adjustRightInd w:val="0"/>
              <w:spacing w:before="34" w:after="0" w:line="240" w:lineRule="auto"/>
              <w:ind w:left="72"/>
              <w:rPr>
                <w:rFonts w:ascii="Arial" w:eastAsia="Times New Roman" w:hAnsi="Arial" w:cs="Arial"/>
                <w:spacing w:val="-2"/>
                <w:kern w:val="2"/>
                <w:sz w:val="20"/>
                <w:szCs w:val="20"/>
                <w14:ligatures w14:val="standardContextual"/>
              </w:rPr>
            </w:pPr>
            <w:r>
              <w:rPr>
                <w:rFonts w:ascii="Arial" w:eastAsia="Times New Roman" w:hAnsi="Arial" w:cs="Arial"/>
                <w:spacing w:val="-2"/>
                <w:kern w:val="2"/>
                <w:sz w:val="20"/>
                <w:szCs w:val="20"/>
                <w14:ligatures w14:val="standardContextual"/>
              </w:rPr>
              <w:t>571-585-1790</w:t>
            </w:r>
          </w:p>
        </w:tc>
      </w:tr>
    </w:tbl>
    <w:p w14:paraId="61F38967" w14:textId="77777777" w:rsidR="005B35C1" w:rsidRDefault="005B35C1">
      <w:r>
        <w:br w:type="page"/>
      </w:r>
    </w:p>
    <w:p w14:paraId="25DCAF3E" w14:textId="77777777" w:rsidR="00B67D90" w:rsidRPr="00D0316D" w:rsidRDefault="00B67D90" w:rsidP="00B67D90">
      <w:pPr>
        <w:spacing w:after="0" w:line="240" w:lineRule="auto"/>
        <w:jc w:val="center"/>
        <w:rPr>
          <w:rFonts w:ascii="Times New Roman Bold" w:eastAsia="Calibri" w:hAnsi="Times New Roman Bold" w:cs="Times New Roman"/>
          <w:b/>
          <w:caps/>
          <w:sz w:val="24"/>
          <w:szCs w:val="24"/>
        </w:rPr>
        <w:sectPr w:rsidR="00B67D90" w:rsidRPr="00D0316D" w:rsidSect="006C6852">
          <w:headerReference w:type="default" r:id="rId19"/>
          <w:footerReference w:type="default" r:id="rId20"/>
          <w:type w:val="continuous"/>
          <w:pgSz w:w="12240" w:h="15840" w:code="1"/>
          <w:pgMar w:top="720" w:right="1008" w:bottom="720" w:left="720" w:header="720" w:footer="576" w:gutter="0"/>
          <w:pgNumType w:fmt="lowerRoman" w:start="1"/>
          <w:cols w:space="720"/>
        </w:sectPr>
      </w:pPr>
    </w:p>
    <w:p w14:paraId="4303BC80" w14:textId="77777777" w:rsidR="00341F37" w:rsidRPr="00D0316D" w:rsidRDefault="00341F37" w:rsidP="00341F37">
      <w:pPr>
        <w:keepNext/>
        <w:spacing w:after="0" w:line="240" w:lineRule="auto"/>
        <w:outlineLvl w:val="1"/>
        <w:rPr>
          <w:rFonts w:ascii="Times New Roman" w:eastAsia="SimSun" w:hAnsi="Times New Roman" w:cs="Times New Roman"/>
          <w:b/>
          <w:bCs/>
          <w:iCs/>
          <w:sz w:val="24"/>
          <w:szCs w:val="28"/>
        </w:rPr>
      </w:pPr>
      <w:bookmarkStart w:id="40" w:name="_Toc229144696"/>
      <w:r w:rsidRPr="003444AC">
        <w:rPr>
          <w:rFonts w:ascii="Times New Roman" w:eastAsia="SimSun" w:hAnsi="Times New Roman" w:cs="Times New Roman"/>
          <w:b/>
          <w:bCs/>
          <w:iCs/>
          <w:sz w:val="24"/>
          <w:szCs w:val="28"/>
        </w:rPr>
        <w:lastRenderedPageBreak/>
        <w:t>Acknowledgement</w:t>
      </w:r>
      <w:bookmarkEnd w:id="40"/>
    </w:p>
    <w:p w14:paraId="01635086" w14:textId="7C1187AB" w:rsidR="00341F37" w:rsidRPr="003444AC" w:rsidRDefault="00341F37" w:rsidP="00341F37">
      <w:pPr>
        <w:spacing w:after="0" w:line="240" w:lineRule="auto"/>
        <w:ind w:firstLine="720"/>
        <w:rPr>
          <w:rFonts w:ascii="Times New Roman" w:eastAsia="SimSun" w:hAnsi="Times New Roman" w:cs="Times New Roman"/>
          <w:sz w:val="24"/>
          <w:szCs w:val="24"/>
        </w:rPr>
      </w:pPr>
      <w:del w:id="1006" w:author="Hermes Agent (APA Review)" w:date="2026-08-31T00:00:00Z">
        <w:r>
          <w:rPr>
            <w:rFonts w:ascii="Times New Roman" w:eastAsia="SimSun" w:hAnsi="Times New Roman" w:cs="Times New Roman"/>
            <w:sz w:val="24"/>
            <w:szCs w:val="24"/>
          </w:rPr>
          <w:delText xml:space="preserve">help </w:delText>
        </w:r>
      </w:del>
      <w:r>
        <w:rPr>
          <w:rFonts w:ascii="Times New Roman" w:eastAsia="SimSun" w:hAnsi="Times New Roman" w:cs="Times New Roman"/>
          <w:sz w:val="24"/>
          <w:szCs w:val="24"/>
        </w:rPr>
        <w:t xml:space="preserve">We appreciate the researchers and subject matter personnel who </w:t>
      </w:r>
      <w:ins w:id="1004" w:author="Hermes Agent (APA Review)" w:date="2026-08-31T00:00:00Z">
        <w:r>
          <w:rPr>
            <w:rFonts w:ascii="Times New Roman" w:eastAsia="SimSun" w:hAnsi="Times New Roman" w:cs="Times New Roman"/>
            <w:sz w:val="24"/>
            <w:szCs w:val="24"/>
          </w:rPr>
          <w:t xml:space="preserve">helped share</w:t>
        </w:r>
      </w:ins>
      <w:del w:id="1005" w:author="Hermes Agent (APA Review)" w:date="2026-08-31T00:00:00Z">
        <w:r>
          <w:rPr>
            <w:rFonts w:ascii="Times New Roman" w:eastAsia="SimSun" w:hAnsi="Times New Roman" w:cs="Times New Roman"/>
            <w:sz w:val="24"/>
            <w:szCs w:val="24"/>
          </w:rPr>
          <w:delText xml:space="preserve">shared</w:delText>
        </w:r>
      </w:del>
      <w:r w:rsidRPr="00D0316D">
        <w:rPr>
          <w:rFonts w:ascii="Times New Roman" w:eastAsia="SimSun" w:hAnsi="Times New Roman" w:cs="Times New Roman"/>
          <w:sz w:val="24"/>
          <w:szCs w:val="24"/>
        </w:rPr>
        <w:t xml:space="preserve"> data collection and supported </w:t>
      </w:r>
      <w:r w:rsidR="00172502">
        <w:rPr>
          <w:rFonts w:ascii="Times New Roman" w:eastAsia="SimSun" w:hAnsi="Times New Roman" w:cs="Times New Roman"/>
          <w:sz w:val="24"/>
          <w:szCs w:val="24"/>
        </w:rPr>
        <w:t>materials for</w:t>
      </w:r>
      <w:r w:rsidRPr="00D0316D">
        <w:rPr>
          <w:rFonts w:ascii="Times New Roman" w:eastAsia="SimSun" w:hAnsi="Times New Roman" w:cs="Times New Roman"/>
          <w:sz w:val="24"/>
          <w:szCs w:val="24"/>
        </w:rPr>
        <w:t xml:space="preserve"> this study (not in sequence).  Bridget Boyle, PhD, Joel Thurston, PhD, Nathaniel Ratcliff, PhD, Shala Blue, PhD, William Kammerer, PhD, Kelly Ervin, PhD, Katelyn McCoy, BS, Mitchell Pontikes, BS, Michelle Zbylut, PhD, SES, Jennifer Tucker, PhD, Elizabeth Brady, PhD, Sharon Meyers. We also want to acknowledge some of the support from sponsor organizations, (not in sequence): U.S. Army Office of Economic Manpower Analysis (OEMA); HQDA Headquarters, Department of the Army; U.S. Army Research Institute for the Behavioral and Social Science, Emerging Research Unit; U.S. Army Center for Army Leadership; U.S. Army War College. </w:t>
      </w:r>
    </w:p>
    <w:p w14:paraId="5A14C5DF" w14:textId="77777777" w:rsidR="00341F37" w:rsidRPr="00D0316D" w:rsidRDefault="00341F37" w:rsidP="00341F37">
      <w:pPr>
        <w:spacing w:after="0" w:line="240" w:lineRule="auto"/>
        <w:ind w:firstLine="720"/>
        <w:rPr>
          <w:rFonts w:ascii="Times New Roman" w:eastAsia="SimSun" w:hAnsi="Times New Roman" w:cs="Times New Roman"/>
          <w:b/>
          <w:sz w:val="24"/>
          <w:szCs w:val="24"/>
        </w:rPr>
      </w:pPr>
    </w:p>
    <w:p w14:paraId="69F7E7C2" w14:textId="77777777" w:rsidR="00341F37" w:rsidRPr="003444AC" w:rsidRDefault="00341F37" w:rsidP="00341F37">
      <w:pPr>
        <w:keepNext/>
        <w:spacing w:after="0" w:line="240" w:lineRule="auto"/>
        <w:outlineLvl w:val="1"/>
        <w:rPr>
          <w:rFonts w:ascii="Times New Roman" w:eastAsia="SimSun" w:hAnsi="Times New Roman" w:cs="Times New Roman"/>
          <w:b/>
          <w:bCs/>
          <w:iCs/>
          <w:sz w:val="24"/>
          <w:szCs w:val="28"/>
        </w:rPr>
      </w:pPr>
      <w:bookmarkStart w:id="41" w:name="_Toc229144697"/>
      <w:r w:rsidRPr="00D0316D">
        <w:rPr>
          <w:rFonts w:ascii="Times New Roman" w:eastAsia="SimSun" w:hAnsi="Times New Roman" w:cs="Times New Roman"/>
          <w:b/>
          <w:bCs/>
          <w:iCs/>
          <w:sz w:val="24"/>
          <w:szCs w:val="28"/>
        </w:rPr>
        <w:t>Disclaimer</w:t>
      </w:r>
      <w:bookmarkEnd w:id="41"/>
    </w:p>
    <w:p w14:paraId="6682EA6C" w14:textId="77777777" w:rsidR="00341F37" w:rsidRPr="00D0316D" w:rsidRDefault="00341F37" w:rsidP="00341F37">
      <w:pPr>
        <w:spacing w:after="0" w:line="240" w:lineRule="auto"/>
        <w:ind w:firstLine="720"/>
        <w:rPr>
          <w:rFonts w:ascii="Times New Roman" w:eastAsia="SimSun" w:hAnsi="Times New Roman" w:cs="Times New Roman"/>
          <w:b/>
          <w:sz w:val="24"/>
          <w:szCs w:val="24"/>
        </w:rPr>
      </w:pPr>
    </w:p>
    <w:p w14:paraId="47680F1F" w14:textId="7308F1E4" w:rsidR="00341F37" w:rsidRPr="00D0316D" w:rsidRDefault="00341F37" w:rsidP="00341F37">
      <w:pPr>
        <w:spacing w:after="0" w:line="240" w:lineRule="auto"/>
        <w:rPr>
          <w:rFonts w:ascii="Times New Roman" w:eastAsia="SimSun" w:hAnsi="Times New Roman" w:cs="Times New Roman"/>
          <w:sz w:val="24"/>
          <w:szCs w:val="24"/>
        </w:rPr>
      </w:pPr>
      <w:r w:rsidRPr="00D0316D">
        <w:rPr>
          <w:rFonts w:ascii="Times New Roman" w:eastAsia="SimSun" w:hAnsi="Times New Roman" w:cs="Times New Roman"/>
          <w:sz w:val="24"/>
          <w:szCs w:val="24"/>
        </w:rPr>
        <w:t>The views, opinions, and/or findings contained in this report (paper) are those of the authors and shall not be construed as an official Department of the Army position, policy, or decision, unless so designated by other documents.</w:t>
      </w:r>
    </w:p>
    <w:p w14:paraId="7E18E296" w14:textId="77777777" w:rsidR="00341F37" w:rsidRPr="00D0316D" w:rsidRDefault="00341F37" w:rsidP="00341F37">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br w:type="page"/>
      </w:r>
    </w:p>
    <w:p w14:paraId="467B6044" w14:textId="669953DF" w:rsidR="00D864DD" w:rsidRPr="003444AC" w:rsidRDefault="00055F6B" w:rsidP="007D4EA8">
      <w:pPr>
        <w:spacing w:after="0" w:line="240" w:lineRule="auto"/>
        <w:rPr>
          <w:rFonts w:ascii="Times New Roman" w:eastAsia="SimSun" w:hAnsi="Times New Roman" w:cs="Times New Roman"/>
          <w:sz w:val="24"/>
          <w:szCs w:val="24"/>
        </w:rPr>
      </w:pPr>
      <w:sdt>
        <w:sdtPr>
          <w:rPr>
            <w:rFonts w:ascii="Times New Roman" w:eastAsia="SimSun" w:hAnsi="Times New Roman" w:cs="Times New Roman"/>
            <w:sz w:val="24"/>
            <w:szCs w:val="20"/>
          </w:rPr>
          <w:alias w:val="Title"/>
          <w:id w:val="-164322480"/>
          <w:placeholder>
            <w:docPart w:val="B4FF8E44EFE64976AFAD141B3EB0F945"/>
          </w:placeholder>
          <w:dataBinding w:prefixMappings="xmlns:ns0='http://schemas.openxmlformats.org/package/2006/metadata/core-properties' xmlns:ns1='http://purl.org/dc/elements/1.1/'" w:xpath="/ns0:coreProperties[1]/ns1:title[1]" w:storeItemID="{6C3C8BC8-F283-45AE-878A-BAB7291924A1}"/>
          <w:text/>
        </w:sdtPr>
        <w:sdtEndPr/>
        <w:sdtContent>
          <w:r w:rsidR="00AD57AF">
            <w:rPr>
              <w:rFonts w:ascii="Times New Roman" w:eastAsia="SimSun" w:hAnsi="Times New Roman" w:cs="Times New Roman"/>
              <w:sz w:val="24"/>
              <w:szCs w:val="20"/>
            </w:rPr>
            <w:t>OFFICER TALENT DEVELOPMENT: COMMUNICATION, SOCIAL SKILLS, AND INSIDER KNOWLEDGE</w:t>
          </w:r>
        </w:sdtContent>
      </w:sdt>
    </w:p>
    <w:p w14:paraId="7B3443DA" w14:textId="77777777" w:rsidR="00B67D90" w:rsidRPr="00D0316D" w:rsidRDefault="00B67D90" w:rsidP="00B67D90">
      <w:pPr>
        <w:spacing w:after="0" w:line="276" w:lineRule="auto"/>
        <w:rPr>
          <w:rFonts w:ascii="Times New Roman" w:eastAsia="SimSun" w:hAnsi="Times New Roman" w:cs="Times New Roman"/>
          <w:sz w:val="24"/>
          <w:szCs w:val="24"/>
        </w:rPr>
      </w:pPr>
    </w:p>
    <w:p w14:paraId="1F1BFD4E" w14:textId="77777777" w:rsidR="00B67D90" w:rsidRPr="00D0316D" w:rsidRDefault="00B67D90" w:rsidP="00713B3D">
      <w:pPr>
        <w:pStyle w:val="Heading2"/>
        <w:pBdr>
          <w:bottom w:val="single" w:sz="6" w:space="1" w:color="auto"/>
        </w:pBdr>
      </w:pPr>
      <w:bookmarkStart w:id="42" w:name="_Toc124931023"/>
      <w:bookmarkStart w:id="43" w:name="_Toc229144698"/>
      <w:r w:rsidRPr="00D0316D">
        <w:t>EXECUTIVE SUMMARY</w:t>
      </w:r>
      <w:bookmarkEnd w:id="3"/>
      <w:bookmarkEnd w:id="42"/>
      <w:bookmarkEnd w:id="43"/>
    </w:p>
    <w:p w14:paraId="01DD6519" w14:textId="77777777" w:rsidR="00D864DD" w:rsidRPr="00D0316D" w:rsidRDefault="00D864DD" w:rsidP="00B67D90">
      <w:pPr>
        <w:spacing w:after="0" w:line="276" w:lineRule="auto"/>
        <w:rPr>
          <w:rFonts w:ascii="Times New Roman" w:eastAsia="SimSun" w:hAnsi="Times New Roman" w:cs="Times New Roman"/>
          <w:sz w:val="24"/>
          <w:szCs w:val="24"/>
        </w:rPr>
      </w:pPr>
    </w:p>
    <w:p w14:paraId="6E007C43" w14:textId="77777777" w:rsidR="00B67D90" w:rsidRPr="00D0316D" w:rsidRDefault="00B67D90" w:rsidP="00B67D90">
      <w:pPr>
        <w:spacing w:after="0" w:line="240" w:lineRule="auto"/>
        <w:rPr>
          <w:rFonts w:ascii="Times New Roman" w:eastAsia="SimSun" w:hAnsi="Times New Roman" w:cs="Times New Roman"/>
          <w:sz w:val="24"/>
          <w:szCs w:val="24"/>
        </w:rPr>
      </w:pPr>
      <w:r w:rsidRPr="00D0316D">
        <w:rPr>
          <w:rFonts w:ascii="Times New Roman" w:eastAsia="SimSun" w:hAnsi="Times New Roman" w:cs="Times New Roman"/>
          <w:sz w:val="24"/>
          <w:szCs w:val="24"/>
        </w:rPr>
        <w:t>Research Requirement:</w:t>
      </w:r>
    </w:p>
    <w:p w14:paraId="23AC13B2" w14:textId="77777777" w:rsidR="00B67D90" w:rsidRPr="00D0316D" w:rsidRDefault="00B67D90" w:rsidP="00B67D90">
      <w:pPr>
        <w:spacing w:after="0" w:line="240" w:lineRule="auto"/>
        <w:rPr>
          <w:rFonts w:ascii="Times New Roman" w:eastAsia="SimSun" w:hAnsi="Times New Roman" w:cs="Times New Roman"/>
          <w:sz w:val="24"/>
          <w:szCs w:val="24"/>
        </w:rPr>
      </w:pPr>
    </w:p>
    <w:p w14:paraId="1B7C6929" w14:textId="0443EC7C" w:rsidR="00B67D90" w:rsidRPr="00D0316D" w:rsidRDefault="00B67D90" w:rsidP="00B67D90">
      <w:pPr>
        <w:spacing w:after="0" w:line="240" w:lineRule="auto"/>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primary objective of the current work was to </w:t>
      </w:r>
      <w:r w:rsidR="004F6936" w:rsidRPr="00D0316D">
        <w:rPr>
          <w:rFonts w:ascii="Times New Roman" w:eastAsia="SimSun" w:hAnsi="Times New Roman" w:cs="Times New Roman"/>
          <w:sz w:val="24"/>
          <w:szCs w:val="24"/>
        </w:rPr>
        <w:t xml:space="preserve">use qualitative </w:t>
      </w:r>
      <w:r w:rsidR="00D50FB3" w:rsidRPr="00D0316D">
        <w:rPr>
          <w:rFonts w:ascii="Times New Roman" w:eastAsia="SimSun" w:hAnsi="Times New Roman" w:cs="Times New Roman"/>
          <w:sz w:val="24"/>
          <w:szCs w:val="24"/>
        </w:rPr>
        <w:t xml:space="preserve">data to gain insight and </w:t>
      </w:r>
      <w:r w:rsidRPr="00D0316D">
        <w:rPr>
          <w:rFonts w:ascii="Times New Roman" w:eastAsia="SimSun" w:hAnsi="Times New Roman" w:cs="Times New Roman"/>
          <w:sz w:val="24"/>
          <w:szCs w:val="24"/>
        </w:rPr>
        <w:t xml:space="preserve">improve officer-job matching in the Army Talent Alignment Process (ATAP) by </w:t>
      </w:r>
      <w:r w:rsidR="004F6936" w:rsidRPr="00D0316D">
        <w:rPr>
          <w:rFonts w:ascii="Times New Roman" w:eastAsia="SimSun" w:hAnsi="Times New Roman" w:cs="Times New Roman"/>
          <w:sz w:val="24"/>
          <w:szCs w:val="24"/>
        </w:rPr>
        <w:t xml:space="preserve">building upon a previously conducted quantitative analysis of </w:t>
      </w:r>
      <w:r w:rsidR="00852728" w:rsidRPr="00D0316D">
        <w:rPr>
          <w:rFonts w:ascii="Times New Roman" w:eastAsia="SimSun" w:hAnsi="Times New Roman" w:cs="Times New Roman"/>
          <w:sz w:val="24"/>
          <w:szCs w:val="24"/>
        </w:rPr>
        <w:t xml:space="preserve">the </w:t>
      </w:r>
      <w:r w:rsidR="004F6936" w:rsidRPr="00D0316D">
        <w:rPr>
          <w:rFonts w:ascii="Times New Roman" w:eastAsia="SimSun" w:hAnsi="Times New Roman" w:cs="Times New Roman"/>
          <w:sz w:val="24"/>
          <w:szCs w:val="24"/>
        </w:rPr>
        <w:t>critical knowledge, skills, and behaviors (KSBs)</w:t>
      </w:r>
      <w:r w:rsidR="00D50FB3" w:rsidRPr="00D0316D">
        <w:rPr>
          <w:rFonts w:ascii="Times New Roman" w:eastAsia="SimSun" w:hAnsi="Times New Roman" w:cs="Times New Roman"/>
          <w:sz w:val="24"/>
          <w:szCs w:val="24"/>
        </w:rPr>
        <w:t xml:space="preserve"> for officers</w:t>
      </w:r>
      <w:r w:rsidR="00852728" w:rsidRPr="00D0316D">
        <w:rPr>
          <w:rFonts w:ascii="Times New Roman" w:eastAsia="SimSun" w:hAnsi="Times New Roman" w:cs="Times New Roman"/>
          <w:sz w:val="24"/>
          <w:szCs w:val="24"/>
        </w:rPr>
        <w:t xml:space="preserve"> (Boyle et al., 2022)</w:t>
      </w:r>
      <w:r w:rsidR="00D50FB3" w:rsidRPr="00D0316D">
        <w:rPr>
          <w:rFonts w:ascii="Times New Roman" w:eastAsia="SimSun" w:hAnsi="Times New Roman" w:cs="Times New Roman"/>
          <w:sz w:val="24"/>
          <w:szCs w:val="24"/>
        </w:rPr>
        <w:t xml:space="preserve">. </w:t>
      </w:r>
      <w:r w:rsidR="00852728" w:rsidRPr="00D0316D">
        <w:rPr>
          <w:rFonts w:ascii="Times New Roman" w:eastAsia="SimSun" w:hAnsi="Times New Roman" w:cs="Times New Roman"/>
          <w:sz w:val="24"/>
          <w:szCs w:val="24"/>
        </w:rPr>
        <w:t>This previous study identified critical</w:t>
      </w:r>
      <w:r w:rsidR="00D50FB3" w:rsidRPr="00D0316D">
        <w:rPr>
          <w:rFonts w:ascii="Times New Roman" w:eastAsia="SimSun" w:hAnsi="Times New Roman" w:cs="Times New Roman"/>
          <w:sz w:val="24"/>
          <w:szCs w:val="24"/>
        </w:rPr>
        <w:t xml:space="preserve"> </w:t>
      </w:r>
      <w:r w:rsidR="004F6936" w:rsidRPr="00D0316D">
        <w:rPr>
          <w:rFonts w:ascii="Times New Roman" w:eastAsia="SimSun" w:hAnsi="Times New Roman" w:cs="Times New Roman"/>
          <w:sz w:val="24"/>
          <w:szCs w:val="24"/>
        </w:rPr>
        <w:t>officer</w:t>
      </w:r>
      <w:r w:rsidR="00852728" w:rsidRPr="00D0316D">
        <w:rPr>
          <w:rFonts w:ascii="Times New Roman" w:eastAsia="SimSun" w:hAnsi="Times New Roman" w:cs="Times New Roman"/>
          <w:sz w:val="24"/>
          <w:szCs w:val="24"/>
        </w:rPr>
        <w:t xml:space="preserve"> KSBs, which served to guide our</w:t>
      </w:r>
      <w:r w:rsidR="004F6936" w:rsidRPr="00D0316D">
        <w:rPr>
          <w:rFonts w:ascii="Times New Roman" w:eastAsia="SimSun" w:hAnsi="Times New Roman" w:cs="Times New Roman"/>
          <w:sz w:val="24"/>
          <w:szCs w:val="24"/>
        </w:rPr>
        <w:t xml:space="preserve"> </w:t>
      </w:r>
      <w:r w:rsidR="00852728" w:rsidRPr="00D0316D">
        <w:rPr>
          <w:rFonts w:ascii="Times New Roman" w:eastAsia="SimSun" w:hAnsi="Times New Roman" w:cs="Times New Roman"/>
          <w:sz w:val="24"/>
          <w:szCs w:val="24"/>
        </w:rPr>
        <w:t xml:space="preserve">qualitative analysis in order to </w:t>
      </w:r>
      <w:r w:rsidR="004F6936" w:rsidRPr="00D0316D">
        <w:rPr>
          <w:rFonts w:ascii="Times New Roman" w:eastAsia="SimSun" w:hAnsi="Times New Roman" w:cs="Times New Roman"/>
          <w:sz w:val="24"/>
          <w:szCs w:val="24"/>
        </w:rPr>
        <w:t>better understand</w:t>
      </w:r>
      <w:r w:rsidR="00852728" w:rsidRPr="00D0316D">
        <w:rPr>
          <w:rFonts w:ascii="Times New Roman" w:eastAsia="SimSun" w:hAnsi="Times New Roman" w:cs="Times New Roman"/>
          <w:sz w:val="24"/>
          <w:szCs w:val="24"/>
        </w:rPr>
        <w:t xml:space="preserve"> the</w:t>
      </w:r>
      <w:r w:rsidR="004F6936"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operational functions of officer talent demands, specifically, the </w:t>
      </w:r>
      <w:r w:rsidR="00C47F4E" w:rsidRPr="00D0316D">
        <w:rPr>
          <w:rFonts w:ascii="Times New Roman" w:eastAsia="SimSun" w:hAnsi="Times New Roman" w:cs="Times New Roman"/>
          <w:sz w:val="24"/>
          <w:szCs w:val="24"/>
        </w:rPr>
        <w:t xml:space="preserve">KSBs </w:t>
      </w:r>
      <w:r w:rsidRPr="00D0316D">
        <w:rPr>
          <w:rFonts w:ascii="Times New Roman" w:eastAsia="SimSun" w:hAnsi="Times New Roman" w:cs="Times New Roman"/>
          <w:sz w:val="24"/>
          <w:szCs w:val="24"/>
        </w:rPr>
        <w:t xml:space="preserve">important to officer </w:t>
      </w:r>
      <w:r w:rsidR="004F6936" w:rsidRPr="00D0316D">
        <w:rPr>
          <w:rFonts w:ascii="Times New Roman" w:eastAsia="SimSun" w:hAnsi="Times New Roman" w:cs="Times New Roman"/>
          <w:sz w:val="24"/>
          <w:szCs w:val="24"/>
        </w:rPr>
        <w:t>performance</w:t>
      </w:r>
      <w:r w:rsidRPr="00D0316D">
        <w:rPr>
          <w:rFonts w:ascii="Times New Roman" w:eastAsia="SimSun" w:hAnsi="Times New Roman" w:cs="Times New Roman"/>
          <w:sz w:val="24"/>
          <w:szCs w:val="24"/>
        </w:rPr>
        <w:t xml:space="preserve">. </w:t>
      </w:r>
      <w:r w:rsidR="001074EE">
        <w:rPr>
          <w:rFonts w:ascii="Times New Roman" w:eastAsia="SimSun" w:hAnsi="Times New Roman" w:cs="Times New Roman"/>
          <w:sz w:val="24"/>
          <w:szCs w:val="24"/>
        </w:rPr>
        <w:t>T</w:t>
      </w:r>
      <w:r w:rsidR="00852728" w:rsidRPr="00D0316D">
        <w:rPr>
          <w:rFonts w:ascii="Times New Roman" w:eastAsia="SimSun" w:hAnsi="Times New Roman" w:cs="Times New Roman"/>
          <w:sz w:val="24"/>
          <w:szCs w:val="24"/>
        </w:rPr>
        <w:t xml:space="preserve">he </w:t>
      </w:r>
      <w:r w:rsidRPr="00D0316D">
        <w:rPr>
          <w:rFonts w:ascii="Times New Roman" w:eastAsia="SimSun" w:hAnsi="Times New Roman" w:cs="Times New Roman"/>
          <w:sz w:val="24"/>
          <w:szCs w:val="24"/>
        </w:rPr>
        <w:t>goals of the current work included:</w:t>
      </w:r>
    </w:p>
    <w:p w14:paraId="0EDB070A" w14:textId="77777777" w:rsidR="00B67D90" w:rsidRPr="00D0316D" w:rsidRDefault="00B67D90" w:rsidP="00B67D90">
      <w:pPr>
        <w:spacing w:after="0" w:line="240" w:lineRule="auto"/>
        <w:rPr>
          <w:rFonts w:ascii="Times New Roman" w:eastAsia="SimSun" w:hAnsi="Times New Roman" w:cs="Times New Roman"/>
          <w:sz w:val="24"/>
          <w:szCs w:val="24"/>
        </w:rPr>
      </w:pPr>
    </w:p>
    <w:p w14:paraId="03A9C681" w14:textId="3CD3FF47" w:rsidR="00B67D90" w:rsidRPr="00D0316D" w:rsidRDefault="00B67D90" w:rsidP="00011A42">
      <w:pPr>
        <w:numPr>
          <w:ilvl w:val="0"/>
          <w:numId w:val="30"/>
        </w:numPr>
        <w:spacing w:after="0" w:line="240" w:lineRule="auto"/>
        <w:ind w:left="720" w:hanging="45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Review Frequency and Importance (F-I score) ratings from </w:t>
      </w:r>
      <w:r w:rsidRPr="007D4EA8">
        <w:rPr>
          <w:rFonts w:ascii="Times New Roman" w:eastAsia="SimSun" w:hAnsi="Times New Roman" w:cs="Times New Roman"/>
          <w:sz w:val="24"/>
          <w:szCs w:val="24"/>
        </w:rPr>
        <w:t>career echelon analysis</w:t>
      </w:r>
      <w:r w:rsidRPr="003444AC">
        <w:rPr>
          <w:rFonts w:ascii="Times New Roman" w:eastAsia="SimSun" w:hAnsi="Times New Roman" w:cs="Times New Roman"/>
          <w:sz w:val="24"/>
          <w:szCs w:val="24"/>
        </w:rPr>
        <w:t xml:space="preserve"> using qualitative data analysis methods and recommendations by improving and cross-validating the identification and recommendations of  important K</w:t>
      </w:r>
      <w:r w:rsidRPr="00D0316D">
        <w:rPr>
          <w:rFonts w:ascii="Times New Roman" w:eastAsia="SimSun" w:hAnsi="Times New Roman" w:cs="Times New Roman"/>
          <w:sz w:val="24"/>
          <w:szCs w:val="24"/>
        </w:rPr>
        <w:t>SBs within the ATAP</w:t>
      </w:r>
      <w:r w:rsidR="00D1666B" w:rsidRPr="00D0316D">
        <w:rPr>
          <w:rFonts w:ascii="Times New Roman" w:eastAsia="SimSun" w:hAnsi="Times New Roman" w:cs="Times New Roman"/>
          <w:sz w:val="24"/>
          <w:szCs w:val="24"/>
        </w:rPr>
        <w:t xml:space="preserve"> (Boyle et al., 2022)</w:t>
      </w:r>
      <w:r w:rsidRPr="00D0316D">
        <w:rPr>
          <w:rFonts w:ascii="Times New Roman" w:eastAsia="SimSun" w:hAnsi="Times New Roman" w:cs="Times New Roman"/>
          <w:sz w:val="24"/>
          <w:szCs w:val="24"/>
        </w:rPr>
        <w:t>.</w:t>
      </w:r>
    </w:p>
    <w:p w14:paraId="2330FB5C" w14:textId="77777777" w:rsidR="00B67D90" w:rsidRPr="00D0316D" w:rsidRDefault="00B67D90" w:rsidP="00011A42">
      <w:pPr>
        <w:spacing w:after="0" w:line="240" w:lineRule="auto"/>
        <w:ind w:left="720" w:hanging="450"/>
        <w:rPr>
          <w:rFonts w:ascii="Times New Roman" w:eastAsia="SimSun" w:hAnsi="Times New Roman" w:cs="Times New Roman"/>
          <w:sz w:val="24"/>
          <w:szCs w:val="24"/>
        </w:rPr>
      </w:pPr>
    </w:p>
    <w:p w14:paraId="2927D09D" w14:textId="65478C8B" w:rsidR="00B67D90" w:rsidRPr="00D0316D" w:rsidRDefault="00B67D90" w:rsidP="00011A42">
      <w:pPr>
        <w:numPr>
          <w:ilvl w:val="0"/>
          <w:numId w:val="30"/>
        </w:numPr>
        <w:spacing w:after="0" w:line="240" w:lineRule="auto"/>
        <w:ind w:left="720" w:hanging="450"/>
        <w:rPr>
          <w:rFonts w:ascii="Times New Roman" w:eastAsia="SimSun" w:hAnsi="Times New Roman" w:cs="Times New Roman"/>
          <w:sz w:val="24"/>
          <w:szCs w:val="24"/>
        </w:rPr>
      </w:pPr>
      <w:r w:rsidRPr="00D0316D">
        <w:rPr>
          <w:rFonts w:ascii="Times New Roman" w:eastAsia="SimSun" w:hAnsi="Times New Roman" w:cs="Times New Roman"/>
          <w:sz w:val="24"/>
          <w:szCs w:val="24"/>
        </w:rPr>
        <w:t>Develop theoretical justifications and research protocols from data (</w:t>
      </w:r>
      <w:r w:rsidR="004F6936" w:rsidRPr="00D0316D">
        <w:rPr>
          <w:rFonts w:ascii="Times New Roman" w:eastAsia="SimSun" w:hAnsi="Times New Roman" w:cs="Times New Roman"/>
          <w:sz w:val="24"/>
          <w:szCs w:val="24"/>
        </w:rPr>
        <w:t xml:space="preserve">Creswell &amp; Clark, 2017; </w:t>
      </w:r>
      <w:r w:rsidRPr="00D0316D">
        <w:rPr>
          <w:rFonts w:ascii="Times New Roman" w:eastAsia="SimSun" w:hAnsi="Times New Roman" w:cs="Times New Roman"/>
          <w:sz w:val="24"/>
          <w:szCs w:val="24"/>
        </w:rPr>
        <w:t>Rosenthal, 1993).</w:t>
      </w:r>
    </w:p>
    <w:p w14:paraId="777AE8DB" w14:textId="77777777" w:rsidR="00B67D90" w:rsidRPr="00D0316D" w:rsidRDefault="00B67D90" w:rsidP="00011A42">
      <w:pPr>
        <w:spacing w:after="0" w:line="240" w:lineRule="auto"/>
        <w:ind w:left="720" w:hanging="450"/>
        <w:rPr>
          <w:rFonts w:ascii="Times New Roman" w:eastAsia="SimSun" w:hAnsi="Times New Roman" w:cs="Times New Roman"/>
          <w:sz w:val="24"/>
          <w:szCs w:val="24"/>
        </w:rPr>
      </w:pPr>
    </w:p>
    <w:p w14:paraId="414400E3" w14:textId="2BF52368" w:rsidR="00B67D90" w:rsidRPr="00BE0B43" w:rsidRDefault="00B67D90" w:rsidP="00011A42">
      <w:pPr>
        <w:numPr>
          <w:ilvl w:val="0"/>
          <w:numId w:val="30"/>
        </w:numPr>
        <w:spacing w:after="0" w:line="240" w:lineRule="auto"/>
        <w:ind w:left="720" w:hanging="450"/>
        <w:rPr>
          <w:rFonts w:ascii="Times New Roman" w:eastAsia="SimSun" w:hAnsi="Times New Roman" w:cs="Times New Roman"/>
          <w:sz w:val="24"/>
          <w:szCs w:val="24"/>
        </w:rPr>
      </w:pPr>
      <w:r w:rsidRPr="00D0316D">
        <w:rPr>
          <w:rFonts w:ascii="Times New Roman" w:eastAsia="SimSun" w:hAnsi="Times New Roman" w:cs="Times New Roman"/>
          <w:sz w:val="24"/>
          <w:szCs w:val="24"/>
        </w:rPr>
        <w:t>Extract themes based on officers</w:t>
      </w:r>
      <w:r w:rsidR="0004096D" w:rsidRPr="00D0316D">
        <w:rPr>
          <w:rFonts w:ascii="Times New Roman" w:eastAsia="SimSun" w:hAnsi="Times New Roman" w:cs="Times New Roman"/>
          <w:sz w:val="24"/>
          <w:szCs w:val="24"/>
        </w:rPr>
        <w:t xml:space="preserve">’ text contributions </w:t>
      </w:r>
      <w:r w:rsidRPr="00D0316D">
        <w:rPr>
          <w:rFonts w:ascii="Times New Roman" w:eastAsia="SimSun" w:hAnsi="Times New Roman" w:cs="Times New Roman"/>
          <w:sz w:val="24"/>
          <w:szCs w:val="24"/>
        </w:rPr>
        <w:t xml:space="preserve">and document important KSBs </w:t>
      </w:r>
      <w:r w:rsidR="0004096D" w:rsidRPr="00D0316D">
        <w:rPr>
          <w:rFonts w:ascii="Times New Roman" w:eastAsia="SimSun" w:hAnsi="Times New Roman" w:cs="Times New Roman"/>
          <w:sz w:val="24"/>
          <w:szCs w:val="24"/>
        </w:rPr>
        <w:t xml:space="preserve">based </w:t>
      </w:r>
      <w:r w:rsidRPr="00D0316D">
        <w:rPr>
          <w:rFonts w:ascii="Times New Roman" w:eastAsia="SimSun" w:hAnsi="Times New Roman" w:cs="Times New Roman"/>
          <w:sz w:val="24"/>
          <w:szCs w:val="24"/>
        </w:rPr>
        <w:t xml:space="preserve">on </w:t>
      </w:r>
      <w:r w:rsidR="00BE4946">
        <w:rPr>
          <w:rFonts w:ascii="Times New Roman" w:eastAsia="SimSun" w:hAnsi="Times New Roman" w:cs="Times New Roman"/>
          <w:sz w:val="24"/>
          <w:szCs w:val="24"/>
        </w:rPr>
        <w:t>their</w:t>
      </w:r>
      <w:r w:rsidRPr="00D0316D">
        <w:rPr>
          <w:rFonts w:ascii="Times New Roman" w:eastAsia="SimSun" w:hAnsi="Times New Roman" w:cs="Times New Roman"/>
          <w:sz w:val="24"/>
          <w:szCs w:val="24"/>
        </w:rPr>
        <w:t xml:space="preserve"> </w:t>
      </w:r>
      <w:r w:rsidR="0004096D" w:rsidRPr="00D0316D">
        <w:rPr>
          <w:rFonts w:ascii="Times New Roman" w:eastAsia="SimSun" w:hAnsi="Times New Roman" w:cs="Times New Roman"/>
          <w:sz w:val="24"/>
          <w:szCs w:val="24"/>
        </w:rPr>
        <w:t xml:space="preserve">reflections on </w:t>
      </w:r>
      <w:r w:rsidRPr="00D0316D">
        <w:rPr>
          <w:rFonts w:ascii="Times New Roman" w:eastAsia="SimSun" w:hAnsi="Times New Roman" w:cs="Times New Roman"/>
          <w:sz w:val="24"/>
          <w:szCs w:val="24"/>
        </w:rPr>
        <w:t xml:space="preserve">previous job experiences. Improve identification of operational functions of the important KSBs within </w:t>
      </w:r>
      <w:r w:rsidRPr="00BE0B43">
        <w:rPr>
          <w:rFonts w:ascii="Times New Roman" w:eastAsia="SimSun" w:hAnsi="Times New Roman" w:cs="Times New Roman"/>
          <w:sz w:val="24"/>
          <w:szCs w:val="24"/>
        </w:rPr>
        <w:t>the ATAP.</w:t>
      </w:r>
    </w:p>
    <w:p w14:paraId="68E2CA85" w14:textId="77777777" w:rsidR="00B67D90" w:rsidRPr="00BE0B43" w:rsidRDefault="00B67D90" w:rsidP="00B67D90">
      <w:pPr>
        <w:spacing w:after="0" w:line="240" w:lineRule="auto"/>
        <w:ind w:left="1080"/>
        <w:rPr>
          <w:rFonts w:ascii="Times New Roman" w:eastAsia="SimSun" w:hAnsi="Times New Roman" w:cs="Times New Roman"/>
          <w:sz w:val="24"/>
          <w:szCs w:val="24"/>
        </w:rPr>
      </w:pPr>
    </w:p>
    <w:p w14:paraId="5F804A26" w14:textId="77777777" w:rsidR="00B67D90" w:rsidRPr="00BE0B43" w:rsidRDefault="00B67D90" w:rsidP="00B67D90">
      <w:pPr>
        <w:spacing w:after="0" w:line="240" w:lineRule="auto"/>
        <w:rPr>
          <w:rFonts w:ascii="Times New Roman" w:eastAsia="SimSun" w:hAnsi="Times New Roman" w:cs="Times New Roman"/>
          <w:sz w:val="24"/>
          <w:szCs w:val="24"/>
        </w:rPr>
      </w:pPr>
      <w:r w:rsidRPr="00BE0B43">
        <w:rPr>
          <w:rFonts w:ascii="Times New Roman" w:eastAsia="SimSun" w:hAnsi="Times New Roman" w:cs="Times New Roman"/>
          <w:sz w:val="24"/>
          <w:szCs w:val="24"/>
        </w:rPr>
        <w:t xml:space="preserve">Procedure: </w:t>
      </w:r>
    </w:p>
    <w:p w14:paraId="57A97AFB" w14:textId="77777777" w:rsidR="00B67D90" w:rsidRPr="00BE0B43" w:rsidRDefault="00B67D90" w:rsidP="00B67D90">
      <w:pPr>
        <w:spacing w:after="0" w:line="240" w:lineRule="auto"/>
        <w:rPr>
          <w:rFonts w:ascii="Times New Roman" w:eastAsia="SimSun" w:hAnsi="Times New Roman" w:cs="Times New Roman"/>
          <w:sz w:val="24"/>
          <w:szCs w:val="24"/>
        </w:rPr>
      </w:pPr>
    </w:p>
    <w:p w14:paraId="1BDFCD99" w14:textId="5F564186" w:rsidR="00B67D90" w:rsidRPr="00BE0B43" w:rsidRDefault="00B67D90" w:rsidP="00B67D90">
      <w:pPr>
        <w:spacing w:after="0" w:line="240" w:lineRule="auto"/>
        <w:rPr>
          <w:rFonts w:ascii="Times New Roman" w:eastAsia="SimSun" w:hAnsi="Times New Roman" w:cs="Times New Roman"/>
          <w:sz w:val="24"/>
          <w:szCs w:val="24"/>
        </w:rPr>
      </w:pPr>
      <w:r w:rsidRPr="00BE0B43">
        <w:rPr>
          <w:rFonts w:ascii="Times New Roman" w:eastAsia="SimSun" w:hAnsi="Times New Roman" w:cs="Times New Roman"/>
          <w:sz w:val="24"/>
          <w:szCs w:val="24"/>
        </w:rPr>
        <w:t xml:space="preserve">This study </w:t>
      </w:r>
      <w:r w:rsidR="0004096D" w:rsidRPr="00BE0B43">
        <w:rPr>
          <w:rFonts w:ascii="Times New Roman" w:eastAsia="SimSun" w:hAnsi="Times New Roman" w:cs="Times New Roman"/>
          <w:sz w:val="24"/>
          <w:szCs w:val="24"/>
        </w:rPr>
        <w:t>consisted of four stages</w:t>
      </w:r>
      <w:r w:rsidR="002F1267" w:rsidRPr="00BE0B43">
        <w:rPr>
          <w:rFonts w:ascii="Times New Roman" w:eastAsia="SimSun" w:hAnsi="Times New Roman" w:cs="Times New Roman"/>
          <w:sz w:val="24"/>
          <w:szCs w:val="24"/>
        </w:rPr>
        <w:t>.</w:t>
      </w:r>
      <w:r w:rsidRPr="00BE0B43">
        <w:rPr>
          <w:rFonts w:ascii="Times New Roman" w:eastAsia="SimSun" w:hAnsi="Times New Roman" w:cs="Times New Roman"/>
          <w:sz w:val="24"/>
          <w:szCs w:val="24"/>
        </w:rPr>
        <w:t xml:space="preserve"> </w:t>
      </w:r>
      <w:r w:rsidR="002F1267" w:rsidRPr="00BE0B43">
        <w:rPr>
          <w:rFonts w:ascii="Times New Roman" w:eastAsia="SimSun" w:hAnsi="Times New Roman" w:cs="Times New Roman"/>
          <w:sz w:val="24"/>
          <w:szCs w:val="24"/>
        </w:rPr>
        <w:t>F</w:t>
      </w:r>
      <w:r w:rsidRPr="00BE0B43">
        <w:rPr>
          <w:rFonts w:ascii="Times New Roman" w:eastAsia="SimSun" w:hAnsi="Times New Roman" w:cs="Times New Roman"/>
          <w:sz w:val="24"/>
          <w:szCs w:val="24"/>
        </w:rPr>
        <w:t>irst, we reviewed current literature related to officer jobs using OEMA’s talent framework (Mayer &amp; Skimmyhorn, 2017) and KSBs (</w:t>
      </w:r>
      <w:r w:rsidR="0004096D" w:rsidRPr="00BE0B43">
        <w:rPr>
          <w:rFonts w:ascii="Times New Roman" w:eastAsia="SimSun" w:hAnsi="Times New Roman" w:cs="Times New Roman"/>
          <w:sz w:val="24"/>
          <w:szCs w:val="24"/>
        </w:rPr>
        <w:t>Boyle et al., 2022</w:t>
      </w:r>
      <w:r w:rsidRPr="00BE0B43">
        <w:rPr>
          <w:rFonts w:ascii="Times New Roman" w:eastAsia="SimSun" w:hAnsi="Times New Roman" w:cs="Times New Roman"/>
          <w:sz w:val="24"/>
          <w:szCs w:val="24"/>
        </w:rPr>
        <w:t>). Second, we developed automatic search and coding strategies for the</w:t>
      </w:r>
      <w:r w:rsidRPr="00BE0B43">
        <w:rPr>
          <w:rFonts w:ascii="Times New Roman" w:eastAsia="SimSun" w:hAnsi="Times New Roman" w:cs="Times New Roman"/>
          <w:i/>
          <w:iCs/>
          <w:sz w:val="24"/>
          <w:szCs w:val="24"/>
        </w:rPr>
        <w:t xml:space="preserve"> </w:t>
      </w:r>
      <w:r w:rsidRPr="00BE0B43">
        <w:rPr>
          <w:rFonts w:ascii="Times New Roman" w:eastAsia="SimSun" w:hAnsi="Times New Roman" w:cs="Times New Roman"/>
          <w:sz w:val="24"/>
          <w:szCs w:val="24"/>
        </w:rPr>
        <w:t>data</w:t>
      </w:r>
      <w:r w:rsidR="005878D0" w:rsidRPr="00BE0B43">
        <w:rPr>
          <w:rFonts w:ascii="Times New Roman" w:eastAsia="SimSun" w:hAnsi="Times New Roman" w:cs="Times New Roman"/>
          <w:sz w:val="24"/>
          <w:szCs w:val="24"/>
        </w:rPr>
        <w:t>set</w:t>
      </w:r>
      <w:r w:rsidRPr="00BE0B43">
        <w:rPr>
          <w:rFonts w:ascii="Times New Roman" w:eastAsia="SimSun" w:hAnsi="Times New Roman" w:cs="Times New Roman"/>
          <w:sz w:val="24"/>
          <w:szCs w:val="24"/>
        </w:rPr>
        <w:t xml:space="preserve"> that compiles existing officer job-related KSB data, the </w:t>
      </w:r>
      <w:r w:rsidR="005878D0" w:rsidRPr="00BE0B43">
        <w:rPr>
          <w:rFonts w:ascii="Times New Roman" w:eastAsia="SimSun" w:hAnsi="Times New Roman" w:cs="Times New Roman"/>
          <w:sz w:val="24"/>
          <w:szCs w:val="24"/>
        </w:rPr>
        <w:t xml:space="preserve">officer </w:t>
      </w:r>
      <w:r w:rsidRPr="00BE0B43">
        <w:rPr>
          <w:rFonts w:ascii="Times New Roman" w:eastAsia="SimSun" w:hAnsi="Times New Roman" w:cs="Times New Roman"/>
          <w:sz w:val="24"/>
          <w:szCs w:val="24"/>
        </w:rPr>
        <w:t>career echelon analysis</w:t>
      </w:r>
      <w:r w:rsidRPr="00BE0B43">
        <w:rPr>
          <w:rFonts w:ascii="Times New Roman" w:eastAsia="SimSun" w:hAnsi="Times New Roman" w:cs="Times New Roman"/>
          <w:i/>
          <w:iCs/>
          <w:sz w:val="24"/>
          <w:szCs w:val="24"/>
        </w:rPr>
        <w:t xml:space="preserve"> </w:t>
      </w:r>
      <w:r w:rsidRPr="00BE0B43">
        <w:rPr>
          <w:rFonts w:ascii="Times New Roman" w:eastAsia="SimSun" w:hAnsi="Times New Roman" w:cs="Times New Roman"/>
          <w:sz w:val="24"/>
          <w:szCs w:val="24"/>
        </w:rPr>
        <w:t xml:space="preserve">ratings, </w:t>
      </w:r>
      <w:r w:rsidR="00710EAA" w:rsidRPr="00BE0B43">
        <w:rPr>
          <w:rFonts w:ascii="Times New Roman" w:eastAsia="SimSun" w:hAnsi="Times New Roman" w:cs="Times New Roman"/>
          <w:sz w:val="24"/>
          <w:szCs w:val="24"/>
        </w:rPr>
        <w:t xml:space="preserve">and </w:t>
      </w:r>
      <w:r w:rsidRPr="00BE0B43">
        <w:rPr>
          <w:rFonts w:ascii="Times New Roman" w:eastAsia="SimSun" w:hAnsi="Times New Roman" w:cs="Times New Roman"/>
          <w:sz w:val="24"/>
          <w:szCs w:val="24"/>
        </w:rPr>
        <w:t xml:space="preserve">the F-I score composition by </w:t>
      </w:r>
      <w:r w:rsidR="00341F37" w:rsidRPr="00BE0B43">
        <w:rPr>
          <w:rFonts w:ascii="Times New Roman" w:eastAsia="SimSun" w:hAnsi="Times New Roman" w:cs="Times New Roman"/>
          <w:sz w:val="24"/>
          <w:szCs w:val="24"/>
        </w:rPr>
        <w:t>Rank</w:t>
      </w:r>
      <w:r w:rsidRPr="00BE0B43">
        <w:rPr>
          <w:rFonts w:ascii="Times New Roman" w:eastAsia="SimSun" w:hAnsi="Times New Roman" w:cs="Times New Roman"/>
          <w:sz w:val="24"/>
          <w:szCs w:val="24"/>
        </w:rPr>
        <w:t xml:space="preserve"> x B</w:t>
      </w:r>
      <w:r w:rsidR="00C47F4E" w:rsidRPr="00BE0B43">
        <w:rPr>
          <w:rFonts w:ascii="Times New Roman" w:eastAsia="SimSun" w:hAnsi="Times New Roman" w:cs="Times New Roman"/>
          <w:sz w:val="24"/>
          <w:szCs w:val="24"/>
        </w:rPr>
        <w:t xml:space="preserve">ranch/Functional Area (FA) </w:t>
      </w:r>
      <w:r w:rsidRPr="00BE0B43">
        <w:rPr>
          <w:rFonts w:ascii="Times New Roman" w:eastAsia="SimSun" w:hAnsi="Times New Roman" w:cs="Times New Roman"/>
          <w:sz w:val="24"/>
          <w:szCs w:val="24"/>
        </w:rPr>
        <w:t xml:space="preserve">for profiling the critical KSB ratings across officer careers. Third, we revisited the </w:t>
      </w:r>
      <w:r w:rsidR="005878D0" w:rsidRPr="00BE0B43">
        <w:rPr>
          <w:rFonts w:ascii="Times New Roman" w:eastAsia="SimSun" w:hAnsi="Times New Roman" w:cs="Times New Roman"/>
          <w:sz w:val="24"/>
          <w:szCs w:val="24"/>
        </w:rPr>
        <w:t>dataset</w:t>
      </w:r>
      <w:r w:rsidRPr="00BE0B43">
        <w:rPr>
          <w:rFonts w:ascii="Times New Roman" w:eastAsia="SimSun" w:hAnsi="Times New Roman" w:cs="Times New Roman"/>
          <w:i/>
          <w:iCs/>
          <w:sz w:val="24"/>
          <w:szCs w:val="24"/>
        </w:rPr>
        <w:t xml:space="preserve"> </w:t>
      </w:r>
      <w:r w:rsidRPr="00BE0B43">
        <w:rPr>
          <w:rFonts w:ascii="Times New Roman" w:eastAsia="SimSun" w:hAnsi="Times New Roman" w:cs="Times New Roman"/>
          <w:sz w:val="24"/>
          <w:szCs w:val="24"/>
        </w:rPr>
        <w:t>to evaluate officers’ rating of KSBs</w:t>
      </w:r>
      <w:r w:rsidR="00EA1A3B" w:rsidRPr="00BE0B43">
        <w:rPr>
          <w:rFonts w:ascii="Times New Roman" w:eastAsia="SimSun" w:hAnsi="Times New Roman" w:cs="Times New Roman"/>
          <w:sz w:val="24"/>
          <w:szCs w:val="24"/>
        </w:rPr>
        <w:t>,</w:t>
      </w:r>
      <w:r w:rsidR="00A5112D" w:rsidRPr="00BE0B43">
        <w:rPr>
          <w:rFonts w:ascii="Times New Roman" w:eastAsia="SimSun" w:hAnsi="Times New Roman" w:cs="Times New Roman"/>
          <w:sz w:val="24"/>
          <w:szCs w:val="24"/>
        </w:rPr>
        <w:t xml:space="preserve"> </w:t>
      </w:r>
      <w:r w:rsidRPr="00BE0B43">
        <w:rPr>
          <w:rFonts w:ascii="Times New Roman" w:eastAsia="SimSun" w:hAnsi="Times New Roman" w:cs="Times New Roman"/>
          <w:sz w:val="24"/>
          <w:szCs w:val="24"/>
        </w:rPr>
        <w:t xml:space="preserve">and their importance ranking profiles for reconstructive analyses, and developed extracting and coding methods to identify important </w:t>
      </w:r>
      <w:r w:rsidRPr="00BE0B43">
        <w:rPr>
          <w:rFonts w:ascii="Times New Roman" w:hAnsi="Times New Roman"/>
          <w:sz w:val="24"/>
        </w:rPr>
        <w:t>KSB talent development quotations</w:t>
      </w:r>
      <w:r w:rsidRPr="00BE0B43">
        <w:rPr>
          <w:rFonts w:ascii="Times New Roman" w:eastAsia="SimSun" w:hAnsi="Times New Roman" w:cs="Times New Roman"/>
          <w:sz w:val="24"/>
          <w:szCs w:val="24"/>
        </w:rPr>
        <w:t xml:space="preserve"> and comments. Fourth, we reconstructed coded themes and highlighted development of key talents in rank and functional areas and enable suitable connections between paragraphs. This allowed us to gain an in-depth understanding of officers’ profiles of core job required KSBs, as well as their sub-domains. </w:t>
      </w:r>
    </w:p>
    <w:p w14:paraId="73DF14F6" w14:textId="77777777" w:rsidR="00B67D90" w:rsidRPr="00BE0B43" w:rsidRDefault="00B67D90" w:rsidP="00B67D90">
      <w:pPr>
        <w:spacing w:after="0" w:line="240" w:lineRule="auto"/>
        <w:rPr>
          <w:rFonts w:ascii="Times New Roman" w:eastAsia="SimSun" w:hAnsi="Times New Roman" w:cs="Times New Roman"/>
          <w:sz w:val="24"/>
          <w:szCs w:val="24"/>
        </w:rPr>
      </w:pPr>
    </w:p>
    <w:p w14:paraId="50340BEA" w14:textId="77777777" w:rsidR="00B67D90" w:rsidRPr="00BE0B43" w:rsidRDefault="00B67D90" w:rsidP="00B67D90">
      <w:pPr>
        <w:spacing w:after="0" w:line="240" w:lineRule="auto"/>
        <w:rPr>
          <w:rFonts w:ascii="Times New Roman" w:eastAsia="SimSun" w:hAnsi="Times New Roman" w:cs="Times New Roman"/>
          <w:sz w:val="24"/>
          <w:szCs w:val="24"/>
        </w:rPr>
      </w:pPr>
      <w:r w:rsidRPr="00BE0B43">
        <w:rPr>
          <w:rFonts w:ascii="Times New Roman" w:eastAsia="SimSun" w:hAnsi="Times New Roman" w:cs="Times New Roman"/>
          <w:sz w:val="24"/>
          <w:szCs w:val="24"/>
        </w:rPr>
        <w:t>Findings:</w:t>
      </w:r>
    </w:p>
    <w:p w14:paraId="77B9F53C" w14:textId="77777777" w:rsidR="00B67D90" w:rsidRPr="00BE0B43" w:rsidRDefault="00B67D90" w:rsidP="00B67D90">
      <w:pPr>
        <w:spacing w:after="0" w:line="240" w:lineRule="auto"/>
        <w:rPr>
          <w:rFonts w:ascii="Times New Roman" w:eastAsia="SimSun" w:hAnsi="Times New Roman" w:cs="Times New Roman"/>
          <w:sz w:val="24"/>
          <w:szCs w:val="24"/>
        </w:rPr>
      </w:pPr>
    </w:p>
    <w:p w14:paraId="3401E7D9" w14:textId="2130771C" w:rsidR="00B67D90" w:rsidRPr="00BE0B43" w:rsidRDefault="00B67D90" w:rsidP="00B67D90">
      <w:pPr>
        <w:spacing w:after="0" w:line="240" w:lineRule="auto"/>
        <w:rPr>
          <w:rFonts w:ascii="Times New Roman" w:eastAsia="SimSun" w:hAnsi="Times New Roman" w:cs="Times New Roman"/>
          <w:sz w:val="24"/>
          <w:szCs w:val="24"/>
        </w:rPr>
      </w:pPr>
      <w:r w:rsidRPr="00BE0B43">
        <w:rPr>
          <w:rFonts w:ascii="Times New Roman" w:eastAsia="SimSun" w:hAnsi="Times New Roman" w:cs="Times New Roman"/>
          <w:sz w:val="24"/>
          <w:szCs w:val="24"/>
        </w:rPr>
        <w:t>We compiled results from 2,234 company grade officer</w:t>
      </w:r>
      <w:r w:rsidR="00C47F4E" w:rsidRPr="00BE0B43">
        <w:rPr>
          <w:rFonts w:ascii="Times New Roman" w:eastAsia="SimSun" w:hAnsi="Times New Roman" w:cs="Times New Roman"/>
          <w:sz w:val="24"/>
          <w:szCs w:val="24"/>
        </w:rPr>
        <w:t>s</w:t>
      </w:r>
      <w:r w:rsidRPr="00BE0B43">
        <w:rPr>
          <w:rFonts w:ascii="Times New Roman" w:eastAsia="SimSun" w:hAnsi="Times New Roman" w:cs="Times New Roman"/>
          <w:sz w:val="24"/>
          <w:szCs w:val="24"/>
        </w:rPr>
        <w:t xml:space="preserve">, and 1,820 field grade officers using </w:t>
      </w:r>
      <w:r w:rsidRPr="00BE0B43">
        <w:rPr>
          <w:rFonts w:ascii="Times New Roman" w:hAnsi="Times New Roman"/>
          <w:sz w:val="24"/>
        </w:rPr>
        <w:t xml:space="preserve">numerical high criticality ratings </w:t>
      </w:r>
      <w:r w:rsidR="00C47F4E" w:rsidRPr="00BE0B43">
        <w:rPr>
          <w:rFonts w:ascii="Times New Roman" w:eastAsia="SimSun" w:hAnsi="Times New Roman" w:cs="Times New Roman"/>
          <w:sz w:val="24"/>
          <w:szCs w:val="24"/>
        </w:rPr>
        <w:t xml:space="preserve">(Boyle et al., 2022) to guide the </w:t>
      </w:r>
      <w:r w:rsidRPr="00BE0B43">
        <w:rPr>
          <w:rFonts w:ascii="Times New Roman" w:eastAsia="SimSun" w:hAnsi="Times New Roman" w:cs="Times New Roman"/>
          <w:sz w:val="24"/>
          <w:szCs w:val="24"/>
        </w:rPr>
        <w:t xml:space="preserve">qualitative </w:t>
      </w:r>
      <w:r w:rsidRPr="00BE0B43">
        <w:rPr>
          <w:rFonts w:ascii="Times New Roman" w:eastAsia="SimSun" w:hAnsi="Times New Roman" w:cs="Times New Roman"/>
          <w:sz w:val="24"/>
          <w:szCs w:val="24"/>
        </w:rPr>
        <w:lastRenderedPageBreak/>
        <w:t xml:space="preserve">encoding of themes and structures. Using reconstructive analysis, we </w:t>
      </w:r>
      <w:r w:rsidR="007E49B4" w:rsidRPr="00BE0B43">
        <w:rPr>
          <w:rFonts w:ascii="Times New Roman" w:eastAsia="SimSun" w:hAnsi="Times New Roman" w:cs="Times New Roman"/>
          <w:sz w:val="24"/>
          <w:szCs w:val="24"/>
        </w:rPr>
        <w:t>identified</w:t>
      </w:r>
      <w:r w:rsidRPr="00BE0B43">
        <w:rPr>
          <w:rFonts w:ascii="Times New Roman" w:eastAsia="SimSun" w:hAnsi="Times New Roman" w:cs="Times New Roman"/>
          <w:sz w:val="24"/>
          <w:szCs w:val="24"/>
        </w:rPr>
        <w:t xml:space="preserve"> existing </w:t>
      </w:r>
      <w:r w:rsidR="00C47F4E" w:rsidRPr="00BE0B43">
        <w:rPr>
          <w:rFonts w:ascii="Times New Roman" w:eastAsia="SimSun" w:hAnsi="Times New Roman" w:cs="Times New Roman"/>
          <w:sz w:val="24"/>
          <w:szCs w:val="24"/>
        </w:rPr>
        <w:t>duty- or job</w:t>
      </w:r>
      <w:r w:rsidRPr="00BE0B43">
        <w:rPr>
          <w:rFonts w:ascii="Times New Roman" w:eastAsia="SimSun" w:hAnsi="Times New Roman" w:cs="Times New Roman"/>
          <w:sz w:val="24"/>
          <w:szCs w:val="24"/>
        </w:rPr>
        <w:t xml:space="preserve">-related themes and sub-domains. </w:t>
      </w:r>
    </w:p>
    <w:p w14:paraId="48283CC9" w14:textId="77777777" w:rsidR="00B67D90" w:rsidRPr="00BE0B43" w:rsidRDefault="00B67D90" w:rsidP="00B67D90">
      <w:pPr>
        <w:spacing w:after="0" w:line="240" w:lineRule="auto"/>
        <w:rPr>
          <w:rFonts w:ascii="Times New Roman" w:eastAsia="SimSun" w:hAnsi="Times New Roman" w:cs="Times New Roman"/>
          <w:sz w:val="24"/>
          <w:szCs w:val="24"/>
        </w:rPr>
      </w:pPr>
    </w:p>
    <w:p w14:paraId="4AB0B366" w14:textId="5B5635DA" w:rsidR="00B67D90" w:rsidRPr="00D0316D" w:rsidRDefault="00B67D90" w:rsidP="00B67D90">
      <w:pPr>
        <w:spacing w:after="0" w:line="240" w:lineRule="auto"/>
        <w:rPr>
          <w:rFonts w:ascii="Times New Roman" w:eastAsia="SimSun" w:hAnsi="Times New Roman" w:cs="Times New Roman"/>
          <w:sz w:val="24"/>
          <w:szCs w:val="24"/>
        </w:rPr>
      </w:pPr>
      <w:r w:rsidRPr="00BE0B43">
        <w:rPr>
          <w:rFonts w:ascii="Times New Roman" w:eastAsia="SimSun" w:hAnsi="Times New Roman" w:cs="Times New Roman"/>
          <w:sz w:val="24"/>
          <w:szCs w:val="24"/>
        </w:rPr>
        <w:t>Examples of key findings include: (a) a draft and tabulation indexing</w:t>
      </w:r>
      <w:r w:rsidRPr="00D0316D">
        <w:rPr>
          <w:rFonts w:ascii="Times New Roman" w:eastAsia="SimSun" w:hAnsi="Times New Roman" w:cs="Times New Roman"/>
          <w:sz w:val="24"/>
          <w:szCs w:val="24"/>
        </w:rPr>
        <w:t xml:space="preserve"> officers</w:t>
      </w:r>
      <w:r w:rsidR="007E49B4" w:rsidRPr="00D0316D">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job KSB key talent development requirement</w:t>
      </w:r>
      <w:r w:rsidR="007E49B4" w:rsidRPr="00D0316D">
        <w:rPr>
          <w:rFonts w:ascii="Times New Roman" w:eastAsia="SimSun" w:hAnsi="Times New Roman" w:cs="Times New Roman"/>
          <w:sz w:val="24"/>
          <w:szCs w:val="24"/>
        </w:rPr>
        <w:t>s</w:t>
      </w:r>
      <w:r w:rsidRPr="00D0316D">
        <w:rPr>
          <w:rFonts w:ascii="Times New Roman" w:eastAsia="SimSun" w:hAnsi="Times New Roman" w:cs="Times New Roman"/>
          <w:sz w:val="24"/>
          <w:szCs w:val="24"/>
        </w:rPr>
        <w:t>, and quotations based on the understanding of key developmental skills and abilities for officer job performance, (b) insights into areas of improvement for current KSB identification, and key talent development within the ATAP based on hindsight analyses and reconstruction of the data from STR market survey, and (c) development of talent development strategies by identifying important KSBs for officer jobs. Recommendations for future research are provided.</w:t>
      </w:r>
    </w:p>
    <w:p w14:paraId="77DF3BB9" w14:textId="77777777" w:rsidR="00B67D90" w:rsidRPr="00D0316D" w:rsidRDefault="00B67D90" w:rsidP="00B67D90">
      <w:pPr>
        <w:spacing w:after="0" w:line="276" w:lineRule="auto"/>
        <w:rPr>
          <w:rFonts w:ascii="Times New Roman" w:eastAsia="SimSun" w:hAnsi="Times New Roman" w:cs="Times New Roman"/>
          <w:sz w:val="24"/>
          <w:szCs w:val="24"/>
        </w:rPr>
      </w:pPr>
    </w:p>
    <w:p w14:paraId="4A032915" w14:textId="5B7D2164" w:rsidR="00B67D90" w:rsidRPr="00D0316D" w:rsidRDefault="00C47F4E" w:rsidP="00B67D90">
      <w:pPr>
        <w:spacing w:after="0" w:line="276" w:lineRule="auto"/>
        <w:rPr>
          <w:rFonts w:ascii="Times New Roman" w:eastAsia="SimSun" w:hAnsi="Times New Roman" w:cs="Times New Roman"/>
          <w:sz w:val="24"/>
          <w:szCs w:val="24"/>
        </w:rPr>
      </w:pPr>
      <w:r w:rsidRPr="00D0316D">
        <w:rPr>
          <w:rFonts w:ascii="Times New Roman" w:eastAsia="SimSun" w:hAnsi="Times New Roman" w:cs="Times New Roman"/>
          <w:sz w:val="24"/>
          <w:szCs w:val="24"/>
        </w:rPr>
        <w:t>Utilization and Dissemination of Findings</w:t>
      </w:r>
    </w:p>
    <w:p w14:paraId="6A76EA05" w14:textId="2EEF90DA" w:rsidR="00C47F4E" w:rsidRPr="00D0316D" w:rsidRDefault="00C47F4E" w:rsidP="00B67D90">
      <w:pPr>
        <w:spacing w:after="0" w:line="276" w:lineRule="auto"/>
        <w:rPr>
          <w:rFonts w:ascii="Times New Roman" w:eastAsia="SimSun" w:hAnsi="Times New Roman" w:cs="Times New Roman"/>
          <w:sz w:val="24"/>
          <w:szCs w:val="24"/>
        </w:rPr>
      </w:pPr>
    </w:p>
    <w:p w14:paraId="238775B8" w14:textId="36B2A24D" w:rsidR="007E49B4" w:rsidRPr="00D0316D" w:rsidRDefault="007E49B4" w:rsidP="007E49B4">
      <w:pPr>
        <w:spacing w:after="0" w:line="240" w:lineRule="auto"/>
        <w:rPr>
          <w:rFonts w:ascii="Times New Roman" w:eastAsia="SimSun" w:hAnsi="Times New Roman" w:cs="Times New Roman"/>
          <w:sz w:val="24"/>
          <w:szCs w:val="24"/>
        </w:rPr>
      </w:pPr>
      <w:r w:rsidRPr="00D0316D">
        <w:rPr>
          <w:rFonts w:ascii="Times New Roman" w:eastAsia="SimSun" w:hAnsi="Times New Roman" w:cs="Times New Roman"/>
          <w:sz w:val="24"/>
          <w:szCs w:val="24"/>
        </w:rPr>
        <w:t>This analysis provided an extensive understanding and concept mapping by accurately identifying, explaining, and exploring five talent domains, seven sub-domains, and a dozen more specific experiences regardless of different Branch/FA requirements. Overall, we gained greater insight on how particular KSBs facilitate officer success in their jobs.  Increased knowledge on both the depth and complexity of KSBs enhances our understanding o</w:t>
      </w:r>
      <w:r w:rsidR="000758C7">
        <w:rPr>
          <w:rFonts w:ascii="Times New Roman" w:eastAsia="SimSun" w:hAnsi="Times New Roman" w:cs="Times New Roman"/>
          <w:sz w:val="24"/>
          <w:szCs w:val="24"/>
        </w:rPr>
        <w:t>f</w:t>
      </w:r>
      <w:r w:rsidRPr="00D0316D">
        <w:rPr>
          <w:rFonts w:ascii="Times New Roman" w:eastAsia="SimSun" w:hAnsi="Times New Roman" w:cs="Times New Roman"/>
          <w:sz w:val="24"/>
          <w:szCs w:val="24"/>
        </w:rPr>
        <w:t xml:space="preserve"> operational functions, thus also improving assessment accuracy and supporting future endeavors on personnel matching.  Specifically, it helps decode objective functions, which many of the algorithms rely on for matching officers to jobs based on alignment between their strengths and position requirements.  Proper understanding of what kind of quality is matching, and what it means to officers based on their broadening assignments, key designation (KD) assignments, and Outside the Continental U.S. (OCONUS) experiences. Clarity on matching qualities can be used in selection, assignment alignment, assessing training effectiveness, and evaluating performance for promotion efforts and higher-level talent management.  Finally, we planned detailed recommendations for how the Army can improve officer talent development and profiling of officer job requirements for ATAP and future directions that extend or expand on the current work. </w:t>
      </w:r>
    </w:p>
    <w:p w14:paraId="3794C96C" w14:textId="77777777" w:rsidR="00C47F4E" w:rsidRPr="00D0316D" w:rsidRDefault="00C47F4E" w:rsidP="00B67D90">
      <w:pPr>
        <w:spacing w:after="0" w:line="276" w:lineRule="auto"/>
        <w:rPr>
          <w:rFonts w:ascii="Times New Roman" w:eastAsia="SimSun" w:hAnsi="Times New Roman" w:cs="Times New Roman"/>
          <w:sz w:val="24"/>
          <w:szCs w:val="24"/>
        </w:rPr>
      </w:pPr>
    </w:p>
    <w:p w14:paraId="764BF4A6" w14:textId="77777777" w:rsidR="00B67D90" w:rsidRPr="00D0316D" w:rsidRDefault="00B67D90" w:rsidP="00B67D90">
      <w:pPr>
        <w:spacing w:after="0" w:line="276" w:lineRule="auto"/>
        <w:rPr>
          <w:rFonts w:ascii="Times New Roman" w:eastAsia="SimSun" w:hAnsi="Times New Roman" w:cs="Times New Roman"/>
          <w:sz w:val="24"/>
          <w:szCs w:val="24"/>
        </w:rPr>
      </w:pPr>
    </w:p>
    <w:p w14:paraId="5AF58554" w14:textId="77777777" w:rsidR="00B67D90" w:rsidRPr="00D0316D" w:rsidRDefault="00B67D90" w:rsidP="00B67D90">
      <w:pPr>
        <w:spacing w:after="0" w:line="276"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br w:type="page"/>
      </w:r>
    </w:p>
    <w:bookmarkStart w:id="44" w:name="_Hlk124931567"/>
    <w:p w14:paraId="1808DFA1" w14:textId="2DC2257A" w:rsidR="00B67D90" w:rsidRPr="00D0316D" w:rsidRDefault="00055F6B" w:rsidP="00B67D90">
      <w:pPr>
        <w:spacing w:after="0" w:line="276" w:lineRule="auto"/>
        <w:rPr>
          <w:rFonts w:ascii="Times New Roman" w:eastAsia="SimSun" w:hAnsi="Times New Roman" w:cs="Times New Roman"/>
          <w:b/>
          <w:bCs/>
          <w:sz w:val="32"/>
          <w:szCs w:val="24"/>
        </w:rPr>
      </w:pPr>
      <w:sdt>
        <w:sdtPr>
          <w:rPr>
            <w:rFonts w:ascii="Times New Roman" w:eastAsia="SimSun" w:hAnsi="Times New Roman" w:cs="Times New Roman"/>
            <w:sz w:val="24"/>
            <w:szCs w:val="20"/>
          </w:rPr>
          <w:alias w:val="Title"/>
          <w:id w:val="1991985221"/>
          <w:placeholder>
            <w:docPart w:val="09648675F4A74421825A4C88CD65A590"/>
          </w:placeholder>
          <w:dataBinding w:prefixMappings="xmlns:ns0='http://schemas.openxmlformats.org/package/2006/metadata/core-properties' xmlns:ns1='http://purl.org/dc/elements/1.1/'" w:xpath="/ns0:coreProperties[1]/ns1:title[1]" w:storeItemID="{6C3C8BC8-F283-45AE-878A-BAB7291924A1}"/>
          <w:text/>
        </w:sdtPr>
        <w:sdtEndPr/>
        <w:sdtContent>
          <w:r w:rsidR="00AD57AF">
            <w:rPr>
              <w:rFonts w:ascii="Times New Roman" w:eastAsia="SimSun" w:hAnsi="Times New Roman" w:cs="Times New Roman"/>
              <w:sz w:val="24"/>
              <w:szCs w:val="20"/>
            </w:rPr>
            <w:t>OFFICER TALENT DEVELOPMENT: COMMUNICATION, SOCIAL SKILLS, AND INSIDER KNOWLEDGE</w:t>
          </w:r>
        </w:sdtContent>
      </w:sdt>
      <w:bookmarkEnd w:id="44"/>
    </w:p>
    <w:p w14:paraId="3C78A827" w14:textId="77777777" w:rsidR="00B67D90" w:rsidRPr="00D0316D" w:rsidRDefault="00B67D90" w:rsidP="00B67D90">
      <w:pPr>
        <w:spacing w:after="0" w:line="240" w:lineRule="auto"/>
        <w:jc w:val="right"/>
        <w:rPr>
          <w:rFonts w:ascii="Times New Roman" w:eastAsia="Times New Roman" w:hAnsi="Times New Roman" w:cs="Times New Roman"/>
          <w:sz w:val="24"/>
          <w:szCs w:val="24"/>
        </w:rPr>
      </w:pPr>
    </w:p>
    <w:sdt>
      <w:sdtPr>
        <w:rPr>
          <w:rFonts w:ascii="Times New Roman" w:eastAsia="SimSun" w:hAnsi="Times New Roman" w:cs="Times New Roman"/>
          <w:sz w:val="24"/>
          <w:szCs w:val="24"/>
        </w:rPr>
        <w:id w:val="1103373737"/>
        <w:docPartObj>
          <w:docPartGallery w:val="Table of Contents"/>
          <w:docPartUnique/>
        </w:docPartObj>
      </w:sdtPr>
      <w:sdtEndPr/>
      <w:sdtContent>
        <w:sdt>
          <w:sdtPr>
            <w:rPr>
              <w:rFonts w:ascii="Times New Roman" w:eastAsia="SimSun" w:hAnsi="Times New Roman" w:cs="Times New Roman"/>
              <w:sz w:val="24"/>
              <w:szCs w:val="24"/>
            </w:rPr>
            <w:id w:val="1423990424"/>
            <w:docPartObj>
              <w:docPartGallery w:val="Table of Contents"/>
              <w:docPartUnique/>
            </w:docPartObj>
          </w:sdtPr>
          <w:sdtEndPr/>
          <w:sdtContent>
            <w:p w14:paraId="7BD7AC4B" w14:textId="77777777" w:rsidR="00B67D90" w:rsidRPr="007D4EA8" w:rsidRDefault="00B67D90" w:rsidP="00B67D90">
              <w:pPr>
                <w:keepNext/>
                <w:spacing w:before="240" w:after="60" w:line="480" w:lineRule="auto"/>
                <w:rPr>
                  <w:rFonts w:ascii="Times New Roman" w:eastAsia="SimSun" w:hAnsi="Times New Roman" w:cs="Times New Roman"/>
                  <w:kern w:val="32"/>
                  <w:sz w:val="24"/>
                  <w:szCs w:val="24"/>
                </w:rPr>
              </w:pPr>
              <w:r w:rsidRPr="007D4EA8">
                <w:rPr>
                  <w:rFonts w:ascii="Times New Roman" w:eastAsia="SimSun" w:hAnsi="Times New Roman" w:cs="Times New Roman"/>
                  <w:kern w:val="32"/>
                  <w:sz w:val="24"/>
                  <w:szCs w:val="24"/>
                </w:rPr>
                <w:t>Contents</w:t>
              </w:r>
            </w:p>
            <w:p w14:paraId="32C71F95" w14:textId="57FD8A29" w:rsidR="00BE0B43" w:rsidRDefault="00B67D90">
              <w:pPr>
                <w:pStyle w:val="TOC2"/>
                <w:tabs>
                  <w:tab w:val="right" w:leader="dot" w:pos="8630"/>
                </w:tabs>
                <w:rPr>
                  <w:rFonts w:asciiTheme="minorHAnsi" w:eastAsiaTheme="minorEastAsia" w:hAnsiTheme="minorHAnsi" w:cstheme="minorBidi"/>
                  <w:noProof/>
                  <w:kern w:val="2"/>
                  <w:lang w:eastAsia="zh-CN"/>
                  <w14:ligatures w14:val="standardContextual"/>
                </w:rPr>
              </w:pPr>
              <w:r w:rsidRPr="003444AC">
                <w:fldChar w:fldCharType="begin"/>
              </w:r>
              <w:r w:rsidRPr="00D0316D">
                <w:instrText>TOC \o "1-3" \h \z \u</w:instrText>
              </w:r>
              <w:r w:rsidRPr="003444AC">
                <w:fldChar w:fldCharType="separate"/>
              </w:r>
              <w:hyperlink w:anchor="_Toc229144696" w:history="1">
                <w:r w:rsidR="00BE0B43" w:rsidRPr="00D2543F">
                  <w:rPr>
                    <w:rStyle w:val="Hyperlink"/>
                    <w:b/>
                    <w:bCs/>
                    <w:iCs/>
                    <w:noProof/>
                  </w:rPr>
                  <w:t>Acknowledgement</w:t>
                </w:r>
                <w:r w:rsidR="00BE0B43">
                  <w:rPr>
                    <w:noProof/>
                    <w:webHidden/>
                  </w:rPr>
                  <w:tab/>
                </w:r>
                <w:r w:rsidR="00BE0B43">
                  <w:rPr>
                    <w:noProof/>
                    <w:webHidden/>
                  </w:rPr>
                  <w:fldChar w:fldCharType="begin"/>
                </w:r>
                <w:r w:rsidR="00BE0B43">
                  <w:rPr>
                    <w:noProof/>
                    <w:webHidden/>
                  </w:rPr>
                  <w:instrText xml:space="preserve"> PAGEREF _Toc229144696 \h </w:instrText>
                </w:r>
                <w:r w:rsidR="00BE0B43">
                  <w:rPr>
                    <w:noProof/>
                    <w:webHidden/>
                  </w:rPr>
                </w:r>
                <w:r w:rsidR="00BE0B43">
                  <w:rPr>
                    <w:noProof/>
                    <w:webHidden/>
                  </w:rPr>
                  <w:fldChar w:fldCharType="separate"/>
                </w:r>
                <w:r w:rsidR="00BE0B43">
                  <w:rPr>
                    <w:noProof/>
                    <w:webHidden/>
                  </w:rPr>
                  <w:t>i</w:t>
                </w:r>
                <w:r w:rsidR="00BE0B43">
                  <w:rPr>
                    <w:noProof/>
                    <w:webHidden/>
                  </w:rPr>
                  <w:fldChar w:fldCharType="end"/>
                </w:r>
              </w:hyperlink>
            </w:p>
            <w:p w14:paraId="1C13594B" w14:textId="7CBC5B36"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697" w:history="1">
                <w:r w:rsidRPr="00D2543F">
                  <w:rPr>
                    <w:rStyle w:val="Hyperlink"/>
                    <w:b/>
                    <w:bCs/>
                    <w:iCs/>
                    <w:noProof/>
                  </w:rPr>
                  <w:t>Disclaimer</w:t>
                </w:r>
                <w:r>
                  <w:rPr>
                    <w:noProof/>
                    <w:webHidden/>
                  </w:rPr>
                  <w:tab/>
                </w:r>
                <w:r>
                  <w:rPr>
                    <w:noProof/>
                    <w:webHidden/>
                  </w:rPr>
                  <w:fldChar w:fldCharType="begin"/>
                </w:r>
                <w:r>
                  <w:rPr>
                    <w:noProof/>
                    <w:webHidden/>
                  </w:rPr>
                  <w:instrText xml:space="preserve"> PAGEREF _Toc229144697 \h </w:instrText>
                </w:r>
                <w:r>
                  <w:rPr>
                    <w:noProof/>
                    <w:webHidden/>
                  </w:rPr>
                </w:r>
                <w:r>
                  <w:rPr>
                    <w:noProof/>
                    <w:webHidden/>
                  </w:rPr>
                  <w:fldChar w:fldCharType="separate"/>
                </w:r>
                <w:r>
                  <w:rPr>
                    <w:noProof/>
                    <w:webHidden/>
                  </w:rPr>
                  <w:t>i</w:t>
                </w:r>
                <w:r>
                  <w:rPr>
                    <w:noProof/>
                    <w:webHidden/>
                  </w:rPr>
                  <w:fldChar w:fldCharType="end"/>
                </w:r>
              </w:hyperlink>
            </w:p>
            <w:p w14:paraId="2D5554A2" w14:textId="763584C3"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698" w:history="1">
                <w:r w:rsidRPr="00D2543F">
                  <w:rPr>
                    <w:rStyle w:val="Hyperlink"/>
                    <w:noProof/>
                  </w:rPr>
                  <w:t>EXECUTIVE SUMMARY</w:t>
                </w:r>
                <w:r>
                  <w:rPr>
                    <w:noProof/>
                    <w:webHidden/>
                  </w:rPr>
                  <w:tab/>
                </w:r>
                <w:r>
                  <w:rPr>
                    <w:noProof/>
                    <w:webHidden/>
                  </w:rPr>
                  <w:fldChar w:fldCharType="begin"/>
                </w:r>
                <w:r>
                  <w:rPr>
                    <w:noProof/>
                    <w:webHidden/>
                  </w:rPr>
                  <w:instrText xml:space="preserve"> PAGEREF _Toc229144698 \h </w:instrText>
                </w:r>
                <w:r>
                  <w:rPr>
                    <w:noProof/>
                    <w:webHidden/>
                  </w:rPr>
                </w:r>
                <w:r>
                  <w:rPr>
                    <w:noProof/>
                    <w:webHidden/>
                  </w:rPr>
                  <w:fldChar w:fldCharType="separate"/>
                </w:r>
                <w:r>
                  <w:rPr>
                    <w:noProof/>
                    <w:webHidden/>
                  </w:rPr>
                  <w:t>ii</w:t>
                </w:r>
                <w:r>
                  <w:rPr>
                    <w:noProof/>
                    <w:webHidden/>
                  </w:rPr>
                  <w:fldChar w:fldCharType="end"/>
                </w:r>
              </w:hyperlink>
            </w:p>
            <w:p w14:paraId="3D9CA225" w14:textId="0A2909C8" w:rsidR="00BE0B43" w:rsidRDefault="00BE0B43">
              <w:pPr>
                <w:pStyle w:val="TOC1"/>
                <w:rPr>
                  <w:rFonts w:asciiTheme="minorHAnsi" w:eastAsiaTheme="minorEastAsia" w:hAnsiTheme="minorHAnsi" w:cstheme="minorBidi"/>
                  <w:noProof/>
                  <w:kern w:val="2"/>
                  <w:lang w:eastAsia="zh-CN"/>
                  <w14:ligatures w14:val="standardContextual"/>
                </w:rPr>
              </w:pPr>
              <w:hyperlink w:anchor="_Toc229144699" w:history="1">
                <w:r w:rsidRPr="00D2543F">
                  <w:rPr>
                    <w:rStyle w:val="Hyperlink"/>
                    <w:b/>
                    <w:bCs/>
                    <w:noProof/>
                    <w:kern w:val="32"/>
                  </w:rPr>
                  <w:t>Introduction</w:t>
                </w:r>
                <w:r>
                  <w:rPr>
                    <w:noProof/>
                    <w:webHidden/>
                  </w:rPr>
                  <w:tab/>
                </w:r>
                <w:r>
                  <w:rPr>
                    <w:noProof/>
                    <w:webHidden/>
                  </w:rPr>
                  <w:fldChar w:fldCharType="begin"/>
                </w:r>
                <w:r>
                  <w:rPr>
                    <w:noProof/>
                    <w:webHidden/>
                  </w:rPr>
                  <w:instrText xml:space="preserve"> PAGEREF _Toc229144699 \h </w:instrText>
                </w:r>
                <w:r>
                  <w:rPr>
                    <w:noProof/>
                    <w:webHidden/>
                  </w:rPr>
                </w:r>
                <w:r>
                  <w:rPr>
                    <w:noProof/>
                    <w:webHidden/>
                  </w:rPr>
                  <w:fldChar w:fldCharType="separate"/>
                </w:r>
                <w:r>
                  <w:rPr>
                    <w:noProof/>
                    <w:webHidden/>
                  </w:rPr>
                  <w:t>1</w:t>
                </w:r>
                <w:r>
                  <w:rPr>
                    <w:noProof/>
                    <w:webHidden/>
                  </w:rPr>
                  <w:fldChar w:fldCharType="end"/>
                </w:r>
              </w:hyperlink>
            </w:p>
            <w:p w14:paraId="3D05305F" w14:textId="4C75F155"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00" w:history="1">
                <w:r w:rsidRPr="00D2543F">
                  <w:rPr>
                    <w:rStyle w:val="Hyperlink"/>
                    <w:b/>
                    <w:bCs/>
                    <w:iCs/>
                    <w:noProof/>
                  </w:rPr>
                  <w:t>Army Talents and KSBs</w:t>
                </w:r>
                <w:r>
                  <w:rPr>
                    <w:noProof/>
                    <w:webHidden/>
                  </w:rPr>
                  <w:tab/>
                </w:r>
                <w:r>
                  <w:rPr>
                    <w:noProof/>
                    <w:webHidden/>
                  </w:rPr>
                  <w:fldChar w:fldCharType="begin"/>
                </w:r>
                <w:r>
                  <w:rPr>
                    <w:noProof/>
                    <w:webHidden/>
                  </w:rPr>
                  <w:instrText xml:space="preserve"> PAGEREF _Toc229144700 \h </w:instrText>
                </w:r>
                <w:r>
                  <w:rPr>
                    <w:noProof/>
                    <w:webHidden/>
                  </w:rPr>
                </w:r>
                <w:r>
                  <w:rPr>
                    <w:noProof/>
                    <w:webHidden/>
                  </w:rPr>
                  <w:fldChar w:fldCharType="separate"/>
                </w:r>
                <w:r>
                  <w:rPr>
                    <w:noProof/>
                    <w:webHidden/>
                  </w:rPr>
                  <w:t>2</w:t>
                </w:r>
                <w:r>
                  <w:rPr>
                    <w:noProof/>
                    <w:webHidden/>
                  </w:rPr>
                  <w:fldChar w:fldCharType="end"/>
                </w:r>
              </w:hyperlink>
            </w:p>
            <w:p w14:paraId="0B1D7891" w14:textId="2BC04A30"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01" w:history="1">
                <w:r w:rsidRPr="00D2543F">
                  <w:rPr>
                    <w:rStyle w:val="Hyperlink"/>
                    <w:b/>
                    <w:bCs/>
                    <w:iCs/>
                    <w:noProof/>
                  </w:rPr>
                  <w:t>Most Critical KSBs</w:t>
                </w:r>
                <w:r>
                  <w:rPr>
                    <w:noProof/>
                    <w:webHidden/>
                  </w:rPr>
                  <w:tab/>
                </w:r>
                <w:r>
                  <w:rPr>
                    <w:noProof/>
                    <w:webHidden/>
                  </w:rPr>
                  <w:fldChar w:fldCharType="begin"/>
                </w:r>
                <w:r>
                  <w:rPr>
                    <w:noProof/>
                    <w:webHidden/>
                  </w:rPr>
                  <w:instrText xml:space="preserve"> PAGEREF _Toc229144701 \h </w:instrText>
                </w:r>
                <w:r>
                  <w:rPr>
                    <w:noProof/>
                    <w:webHidden/>
                  </w:rPr>
                </w:r>
                <w:r>
                  <w:rPr>
                    <w:noProof/>
                    <w:webHidden/>
                  </w:rPr>
                  <w:fldChar w:fldCharType="separate"/>
                </w:r>
                <w:r>
                  <w:rPr>
                    <w:noProof/>
                    <w:webHidden/>
                  </w:rPr>
                  <w:t>3</w:t>
                </w:r>
                <w:r>
                  <w:rPr>
                    <w:noProof/>
                    <w:webHidden/>
                  </w:rPr>
                  <w:fldChar w:fldCharType="end"/>
                </w:r>
              </w:hyperlink>
            </w:p>
            <w:p w14:paraId="04A7142B" w14:textId="6F47A95D"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02" w:history="1">
                <w:r w:rsidRPr="00D2543F">
                  <w:rPr>
                    <w:rStyle w:val="Hyperlink"/>
                    <w:i/>
                    <w:noProof/>
                    <w:kern w:val="32"/>
                  </w:rPr>
                  <w:t>Communication</w:t>
                </w:r>
                <w:r>
                  <w:rPr>
                    <w:noProof/>
                    <w:webHidden/>
                  </w:rPr>
                  <w:tab/>
                </w:r>
                <w:r>
                  <w:rPr>
                    <w:noProof/>
                    <w:webHidden/>
                  </w:rPr>
                  <w:fldChar w:fldCharType="begin"/>
                </w:r>
                <w:r>
                  <w:rPr>
                    <w:noProof/>
                    <w:webHidden/>
                  </w:rPr>
                  <w:instrText xml:space="preserve"> PAGEREF _Toc229144702 \h </w:instrText>
                </w:r>
                <w:r>
                  <w:rPr>
                    <w:noProof/>
                    <w:webHidden/>
                  </w:rPr>
                </w:r>
                <w:r>
                  <w:rPr>
                    <w:noProof/>
                    <w:webHidden/>
                  </w:rPr>
                  <w:fldChar w:fldCharType="separate"/>
                </w:r>
                <w:r>
                  <w:rPr>
                    <w:noProof/>
                    <w:webHidden/>
                  </w:rPr>
                  <w:t>3</w:t>
                </w:r>
                <w:r>
                  <w:rPr>
                    <w:noProof/>
                    <w:webHidden/>
                  </w:rPr>
                  <w:fldChar w:fldCharType="end"/>
                </w:r>
              </w:hyperlink>
            </w:p>
            <w:p w14:paraId="18BD5FA9" w14:textId="4DA72BE3"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03" w:history="1">
                <w:r w:rsidRPr="00D2543F">
                  <w:rPr>
                    <w:rStyle w:val="Hyperlink"/>
                    <w:i/>
                    <w:noProof/>
                    <w:kern w:val="32"/>
                  </w:rPr>
                  <w:t>Interpersonal Skills</w:t>
                </w:r>
                <w:r>
                  <w:rPr>
                    <w:noProof/>
                    <w:webHidden/>
                  </w:rPr>
                  <w:tab/>
                </w:r>
                <w:r>
                  <w:rPr>
                    <w:noProof/>
                    <w:webHidden/>
                  </w:rPr>
                  <w:fldChar w:fldCharType="begin"/>
                </w:r>
                <w:r>
                  <w:rPr>
                    <w:noProof/>
                    <w:webHidden/>
                  </w:rPr>
                  <w:instrText xml:space="preserve"> PAGEREF _Toc229144703 \h </w:instrText>
                </w:r>
                <w:r>
                  <w:rPr>
                    <w:noProof/>
                    <w:webHidden/>
                  </w:rPr>
                </w:r>
                <w:r>
                  <w:rPr>
                    <w:noProof/>
                    <w:webHidden/>
                  </w:rPr>
                  <w:fldChar w:fldCharType="separate"/>
                </w:r>
                <w:r>
                  <w:rPr>
                    <w:noProof/>
                    <w:webHidden/>
                  </w:rPr>
                  <w:t>3</w:t>
                </w:r>
                <w:r>
                  <w:rPr>
                    <w:noProof/>
                    <w:webHidden/>
                  </w:rPr>
                  <w:fldChar w:fldCharType="end"/>
                </w:r>
              </w:hyperlink>
            </w:p>
            <w:p w14:paraId="340B860D" w14:textId="678BD116"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04" w:history="1">
                <w:r w:rsidRPr="00D2543F">
                  <w:rPr>
                    <w:rStyle w:val="Hyperlink"/>
                    <w:i/>
                    <w:noProof/>
                    <w:kern w:val="32"/>
                  </w:rPr>
                  <w:t>Detail-focused</w:t>
                </w:r>
                <w:r>
                  <w:rPr>
                    <w:noProof/>
                    <w:webHidden/>
                  </w:rPr>
                  <w:tab/>
                </w:r>
                <w:r>
                  <w:rPr>
                    <w:noProof/>
                    <w:webHidden/>
                  </w:rPr>
                  <w:fldChar w:fldCharType="begin"/>
                </w:r>
                <w:r>
                  <w:rPr>
                    <w:noProof/>
                    <w:webHidden/>
                  </w:rPr>
                  <w:instrText xml:space="preserve"> PAGEREF _Toc229144704 \h </w:instrText>
                </w:r>
                <w:r>
                  <w:rPr>
                    <w:noProof/>
                    <w:webHidden/>
                  </w:rPr>
                </w:r>
                <w:r>
                  <w:rPr>
                    <w:noProof/>
                    <w:webHidden/>
                  </w:rPr>
                  <w:fldChar w:fldCharType="separate"/>
                </w:r>
                <w:r>
                  <w:rPr>
                    <w:noProof/>
                    <w:webHidden/>
                  </w:rPr>
                  <w:t>4</w:t>
                </w:r>
                <w:r>
                  <w:rPr>
                    <w:noProof/>
                    <w:webHidden/>
                  </w:rPr>
                  <w:fldChar w:fldCharType="end"/>
                </w:r>
              </w:hyperlink>
            </w:p>
            <w:p w14:paraId="39226848" w14:textId="4AD2E498"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05" w:history="1">
                <w:r w:rsidRPr="00D2543F">
                  <w:rPr>
                    <w:rStyle w:val="Hyperlink"/>
                    <w:bCs/>
                    <w:i/>
                    <w:iCs/>
                    <w:noProof/>
                  </w:rPr>
                  <w:t>Problem Solver</w:t>
                </w:r>
                <w:r>
                  <w:rPr>
                    <w:noProof/>
                    <w:webHidden/>
                  </w:rPr>
                  <w:tab/>
                </w:r>
                <w:r>
                  <w:rPr>
                    <w:noProof/>
                    <w:webHidden/>
                  </w:rPr>
                  <w:fldChar w:fldCharType="begin"/>
                </w:r>
                <w:r>
                  <w:rPr>
                    <w:noProof/>
                    <w:webHidden/>
                  </w:rPr>
                  <w:instrText xml:space="preserve"> PAGEREF _Toc229144705 \h </w:instrText>
                </w:r>
                <w:r>
                  <w:rPr>
                    <w:noProof/>
                    <w:webHidden/>
                  </w:rPr>
                </w:r>
                <w:r>
                  <w:rPr>
                    <w:noProof/>
                    <w:webHidden/>
                  </w:rPr>
                  <w:fldChar w:fldCharType="separate"/>
                </w:r>
                <w:r>
                  <w:rPr>
                    <w:noProof/>
                    <w:webHidden/>
                  </w:rPr>
                  <w:t>4</w:t>
                </w:r>
                <w:r>
                  <w:rPr>
                    <w:noProof/>
                    <w:webHidden/>
                  </w:rPr>
                  <w:fldChar w:fldCharType="end"/>
                </w:r>
              </w:hyperlink>
            </w:p>
            <w:p w14:paraId="78075789" w14:textId="4E84D57C"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06" w:history="1">
                <w:r w:rsidRPr="00D2543F">
                  <w:rPr>
                    <w:rStyle w:val="Hyperlink"/>
                    <w:i/>
                    <w:noProof/>
                    <w:kern w:val="32"/>
                  </w:rPr>
                  <w:t>Multi-tasker</w:t>
                </w:r>
                <w:r>
                  <w:rPr>
                    <w:noProof/>
                    <w:webHidden/>
                  </w:rPr>
                  <w:tab/>
                </w:r>
                <w:r>
                  <w:rPr>
                    <w:noProof/>
                    <w:webHidden/>
                  </w:rPr>
                  <w:fldChar w:fldCharType="begin"/>
                </w:r>
                <w:r>
                  <w:rPr>
                    <w:noProof/>
                    <w:webHidden/>
                  </w:rPr>
                  <w:instrText xml:space="preserve"> PAGEREF _Toc229144706 \h </w:instrText>
                </w:r>
                <w:r>
                  <w:rPr>
                    <w:noProof/>
                    <w:webHidden/>
                  </w:rPr>
                </w:r>
                <w:r>
                  <w:rPr>
                    <w:noProof/>
                    <w:webHidden/>
                  </w:rPr>
                  <w:fldChar w:fldCharType="separate"/>
                </w:r>
                <w:r>
                  <w:rPr>
                    <w:noProof/>
                    <w:webHidden/>
                  </w:rPr>
                  <w:t>4</w:t>
                </w:r>
                <w:r>
                  <w:rPr>
                    <w:noProof/>
                    <w:webHidden/>
                  </w:rPr>
                  <w:fldChar w:fldCharType="end"/>
                </w:r>
              </w:hyperlink>
            </w:p>
            <w:p w14:paraId="4CB62A9D" w14:textId="4138179F"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07" w:history="1">
                <w:r w:rsidRPr="00D2543F">
                  <w:rPr>
                    <w:rStyle w:val="Hyperlink"/>
                    <w:b/>
                    <w:bCs/>
                    <w:iCs/>
                    <w:noProof/>
                  </w:rPr>
                  <w:t>Importance of the Current Study</w:t>
                </w:r>
                <w:r>
                  <w:rPr>
                    <w:noProof/>
                    <w:webHidden/>
                  </w:rPr>
                  <w:tab/>
                </w:r>
                <w:r>
                  <w:rPr>
                    <w:noProof/>
                    <w:webHidden/>
                  </w:rPr>
                  <w:fldChar w:fldCharType="begin"/>
                </w:r>
                <w:r>
                  <w:rPr>
                    <w:noProof/>
                    <w:webHidden/>
                  </w:rPr>
                  <w:instrText xml:space="preserve"> PAGEREF _Toc229144707 \h </w:instrText>
                </w:r>
                <w:r>
                  <w:rPr>
                    <w:noProof/>
                    <w:webHidden/>
                  </w:rPr>
                </w:r>
                <w:r>
                  <w:rPr>
                    <w:noProof/>
                    <w:webHidden/>
                  </w:rPr>
                  <w:fldChar w:fldCharType="separate"/>
                </w:r>
                <w:r>
                  <w:rPr>
                    <w:noProof/>
                    <w:webHidden/>
                  </w:rPr>
                  <w:t>5</w:t>
                </w:r>
                <w:r>
                  <w:rPr>
                    <w:noProof/>
                    <w:webHidden/>
                  </w:rPr>
                  <w:fldChar w:fldCharType="end"/>
                </w:r>
              </w:hyperlink>
            </w:p>
            <w:p w14:paraId="038DAF04" w14:textId="30468C53" w:rsidR="00BE0B43" w:rsidRDefault="00BE0B43">
              <w:pPr>
                <w:pStyle w:val="TOC1"/>
                <w:rPr>
                  <w:rFonts w:asciiTheme="minorHAnsi" w:eastAsiaTheme="minorEastAsia" w:hAnsiTheme="minorHAnsi" w:cstheme="minorBidi"/>
                  <w:noProof/>
                  <w:kern w:val="2"/>
                  <w:lang w:eastAsia="zh-CN"/>
                  <w14:ligatures w14:val="standardContextual"/>
                </w:rPr>
              </w:pPr>
              <w:hyperlink w:anchor="_Toc229144708" w:history="1">
                <w:r w:rsidRPr="00D2543F">
                  <w:rPr>
                    <w:rStyle w:val="Hyperlink"/>
                    <w:b/>
                    <w:bCs/>
                    <w:noProof/>
                    <w:kern w:val="32"/>
                  </w:rPr>
                  <w:t>Methods</w:t>
                </w:r>
                <w:r>
                  <w:rPr>
                    <w:noProof/>
                    <w:webHidden/>
                  </w:rPr>
                  <w:tab/>
                </w:r>
                <w:r>
                  <w:rPr>
                    <w:noProof/>
                    <w:webHidden/>
                  </w:rPr>
                  <w:fldChar w:fldCharType="begin"/>
                </w:r>
                <w:r>
                  <w:rPr>
                    <w:noProof/>
                    <w:webHidden/>
                  </w:rPr>
                  <w:instrText xml:space="preserve"> PAGEREF _Toc229144708 \h </w:instrText>
                </w:r>
                <w:r>
                  <w:rPr>
                    <w:noProof/>
                    <w:webHidden/>
                  </w:rPr>
                </w:r>
                <w:r>
                  <w:rPr>
                    <w:noProof/>
                    <w:webHidden/>
                  </w:rPr>
                  <w:fldChar w:fldCharType="separate"/>
                </w:r>
                <w:r>
                  <w:rPr>
                    <w:noProof/>
                    <w:webHidden/>
                  </w:rPr>
                  <w:t>5</w:t>
                </w:r>
                <w:r>
                  <w:rPr>
                    <w:noProof/>
                    <w:webHidden/>
                  </w:rPr>
                  <w:fldChar w:fldCharType="end"/>
                </w:r>
              </w:hyperlink>
            </w:p>
            <w:p w14:paraId="6D7FE818" w14:textId="2479D8A3"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09" w:history="1">
                <w:r w:rsidRPr="00D2543F">
                  <w:rPr>
                    <w:rStyle w:val="Hyperlink"/>
                    <w:b/>
                    <w:bCs/>
                    <w:iCs/>
                    <w:noProof/>
                  </w:rPr>
                  <w:t>Sampling and data collection</w:t>
                </w:r>
                <w:r>
                  <w:rPr>
                    <w:noProof/>
                    <w:webHidden/>
                  </w:rPr>
                  <w:tab/>
                </w:r>
                <w:r>
                  <w:rPr>
                    <w:noProof/>
                    <w:webHidden/>
                  </w:rPr>
                  <w:fldChar w:fldCharType="begin"/>
                </w:r>
                <w:r>
                  <w:rPr>
                    <w:noProof/>
                    <w:webHidden/>
                  </w:rPr>
                  <w:instrText xml:space="preserve"> PAGEREF _Toc229144709 \h </w:instrText>
                </w:r>
                <w:r>
                  <w:rPr>
                    <w:noProof/>
                    <w:webHidden/>
                  </w:rPr>
                </w:r>
                <w:r>
                  <w:rPr>
                    <w:noProof/>
                    <w:webHidden/>
                  </w:rPr>
                  <w:fldChar w:fldCharType="separate"/>
                </w:r>
                <w:r>
                  <w:rPr>
                    <w:noProof/>
                    <w:webHidden/>
                  </w:rPr>
                  <w:t>5</w:t>
                </w:r>
                <w:r>
                  <w:rPr>
                    <w:noProof/>
                    <w:webHidden/>
                  </w:rPr>
                  <w:fldChar w:fldCharType="end"/>
                </w:r>
              </w:hyperlink>
            </w:p>
            <w:p w14:paraId="5EF7D109" w14:textId="3EA2A0A4"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10" w:history="1">
                <w:r w:rsidRPr="00D2543F">
                  <w:rPr>
                    <w:rStyle w:val="Hyperlink"/>
                    <w:b/>
                    <w:bCs/>
                    <w:iCs/>
                    <w:noProof/>
                  </w:rPr>
                  <w:t>Survey item and assessment description</w:t>
                </w:r>
                <w:r>
                  <w:rPr>
                    <w:noProof/>
                    <w:webHidden/>
                  </w:rPr>
                  <w:tab/>
                </w:r>
                <w:r>
                  <w:rPr>
                    <w:noProof/>
                    <w:webHidden/>
                  </w:rPr>
                  <w:fldChar w:fldCharType="begin"/>
                </w:r>
                <w:r>
                  <w:rPr>
                    <w:noProof/>
                    <w:webHidden/>
                  </w:rPr>
                  <w:instrText xml:space="preserve"> PAGEREF _Toc229144710 \h </w:instrText>
                </w:r>
                <w:r>
                  <w:rPr>
                    <w:noProof/>
                    <w:webHidden/>
                  </w:rPr>
                </w:r>
                <w:r>
                  <w:rPr>
                    <w:noProof/>
                    <w:webHidden/>
                  </w:rPr>
                  <w:fldChar w:fldCharType="separate"/>
                </w:r>
                <w:r>
                  <w:rPr>
                    <w:noProof/>
                    <w:webHidden/>
                  </w:rPr>
                  <w:t>6</w:t>
                </w:r>
                <w:r>
                  <w:rPr>
                    <w:noProof/>
                    <w:webHidden/>
                  </w:rPr>
                  <w:fldChar w:fldCharType="end"/>
                </w:r>
              </w:hyperlink>
            </w:p>
            <w:p w14:paraId="641B2AE5" w14:textId="21D02946"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11" w:history="1">
                <w:r w:rsidRPr="00D2543F">
                  <w:rPr>
                    <w:rStyle w:val="Hyperlink"/>
                    <w:b/>
                    <w:bCs/>
                    <w:iCs/>
                    <w:noProof/>
                  </w:rPr>
                  <w:t>Theoretical justification and analytical procedure</w:t>
                </w:r>
                <w:r>
                  <w:rPr>
                    <w:noProof/>
                    <w:webHidden/>
                  </w:rPr>
                  <w:tab/>
                </w:r>
                <w:r>
                  <w:rPr>
                    <w:noProof/>
                    <w:webHidden/>
                  </w:rPr>
                  <w:fldChar w:fldCharType="begin"/>
                </w:r>
                <w:r>
                  <w:rPr>
                    <w:noProof/>
                    <w:webHidden/>
                  </w:rPr>
                  <w:instrText xml:space="preserve"> PAGEREF _Toc229144711 \h </w:instrText>
                </w:r>
                <w:r>
                  <w:rPr>
                    <w:noProof/>
                    <w:webHidden/>
                  </w:rPr>
                </w:r>
                <w:r>
                  <w:rPr>
                    <w:noProof/>
                    <w:webHidden/>
                  </w:rPr>
                  <w:fldChar w:fldCharType="separate"/>
                </w:r>
                <w:r>
                  <w:rPr>
                    <w:noProof/>
                    <w:webHidden/>
                  </w:rPr>
                  <w:t>7</w:t>
                </w:r>
                <w:r>
                  <w:rPr>
                    <w:noProof/>
                    <w:webHidden/>
                  </w:rPr>
                  <w:fldChar w:fldCharType="end"/>
                </w:r>
              </w:hyperlink>
            </w:p>
            <w:p w14:paraId="0149913A" w14:textId="35AAB45E"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12" w:history="1">
                <w:r w:rsidRPr="00D2543F">
                  <w:rPr>
                    <w:rStyle w:val="Hyperlink"/>
                    <w:i/>
                    <w:noProof/>
                    <w:kern w:val="32"/>
                  </w:rPr>
                  <w:t>Reconstruction of stories with labeling mix-method interpretations</w:t>
                </w:r>
                <w:r>
                  <w:rPr>
                    <w:noProof/>
                    <w:webHidden/>
                  </w:rPr>
                  <w:tab/>
                </w:r>
                <w:r>
                  <w:rPr>
                    <w:noProof/>
                    <w:webHidden/>
                  </w:rPr>
                  <w:fldChar w:fldCharType="begin"/>
                </w:r>
                <w:r>
                  <w:rPr>
                    <w:noProof/>
                    <w:webHidden/>
                  </w:rPr>
                  <w:instrText xml:space="preserve"> PAGEREF _Toc229144712 \h </w:instrText>
                </w:r>
                <w:r>
                  <w:rPr>
                    <w:noProof/>
                    <w:webHidden/>
                  </w:rPr>
                </w:r>
                <w:r>
                  <w:rPr>
                    <w:noProof/>
                    <w:webHidden/>
                  </w:rPr>
                  <w:fldChar w:fldCharType="separate"/>
                </w:r>
                <w:r>
                  <w:rPr>
                    <w:noProof/>
                    <w:webHidden/>
                  </w:rPr>
                  <w:t>7</w:t>
                </w:r>
                <w:r>
                  <w:rPr>
                    <w:noProof/>
                    <w:webHidden/>
                  </w:rPr>
                  <w:fldChar w:fldCharType="end"/>
                </w:r>
              </w:hyperlink>
            </w:p>
            <w:p w14:paraId="7E54FF1C" w14:textId="68752D2F"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13" w:history="1">
                <w:r w:rsidRPr="00D2543F">
                  <w:rPr>
                    <w:rStyle w:val="Hyperlink"/>
                    <w:i/>
                    <w:noProof/>
                    <w:kern w:val="32"/>
                  </w:rPr>
                  <w:t>Examination of researcher pre-understanding</w:t>
                </w:r>
                <w:r>
                  <w:rPr>
                    <w:noProof/>
                    <w:webHidden/>
                  </w:rPr>
                  <w:tab/>
                </w:r>
                <w:r>
                  <w:rPr>
                    <w:noProof/>
                    <w:webHidden/>
                  </w:rPr>
                  <w:fldChar w:fldCharType="begin"/>
                </w:r>
                <w:r>
                  <w:rPr>
                    <w:noProof/>
                    <w:webHidden/>
                  </w:rPr>
                  <w:instrText xml:space="preserve"> PAGEREF _Toc229144713 \h </w:instrText>
                </w:r>
                <w:r>
                  <w:rPr>
                    <w:noProof/>
                    <w:webHidden/>
                  </w:rPr>
                </w:r>
                <w:r>
                  <w:rPr>
                    <w:noProof/>
                    <w:webHidden/>
                  </w:rPr>
                  <w:fldChar w:fldCharType="separate"/>
                </w:r>
                <w:r>
                  <w:rPr>
                    <w:noProof/>
                    <w:webHidden/>
                  </w:rPr>
                  <w:t>8</w:t>
                </w:r>
                <w:r>
                  <w:rPr>
                    <w:noProof/>
                    <w:webHidden/>
                  </w:rPr>
                  <w:fldChar w:fldCharType="end"/>
                </w:r>
              </w:hyperlink>
            </w:p>
            <w:p w14:paraId="1DCBD959" w14:textId="030FD6EB"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14" w:history="1">
                <w:r w:rsidRPr="00D2543F">
                  <w:rPr>
                    <w:rStyle w:val="Hyperlink"/>
                    <w:i/>
                    <w:noProof/>
                    <w:kern w:val="32"/>
                  </w:rPr>
                  <w:t>Data management and privacy control</w:t>
                </w:r>
                <w:r>
                  <w:rPr>
                    <w:noProof/>
                    <w:webHidden/>
                  </w:rPr>
                  <w:tab/>
                </w:r>
                <w:r>
                  <w:rPr>
                    <w:noProof/>
                    <w:webHidden/>
                  </w:rPr>
                  <w:fldChar w:fldCharType="begin"/>
                </w:r>
                <w:r>
                  <w:rPr>
                    <w:noProof/>
                    <w:webHidden/>
                  </w:rPr>
                  <w:instrText xml:space="preserve"> PAGEREF _Toc229144714 \h </w:instrText>
                </w:r>
                <w:r>
                  <w:rPr>
                    <w:noProof/>
                    <w:webHidden/>
                  </w:rPr>
                </w:r>
                <w:r>
                  <w:rPr>
                    <w:noProof/>
                    <w:webHidden/>
                  </w:rPr>
                  <w:fldChar w:fldCharType="separate"/>
                </w:r>
                <w:r>
                  <w:rPr>
                    <w:noProof/>
                    <w:webHidden/>
                  </w:rPr>
                  <w:t>8</w:t>
                </w:r>
                <w:r>
                  <w:rPr>
                    <w:noProof/>
                    <w:webHidden/>
                  </w:rPr>
                  <w:fldChar w:fldCharType="end"/>
                </w:r>
              </w:hyperlink>
            </w:p>
            <w:p w14:paraId="305DFA3C" w14:textId="5BAFD3A4" w:rsidR="00BE0B43" w:rsidRDefault="00BE0B43">
              <w:pPr>
                <w:pStyle w:val="TOC1"/>
                <w:rPr>
                  <w:rFonts w:asciiTheme="minorHAnsi" w:eastAsiaTheme="minorEastAsia" w:hAnsiTheme="minorHAnsi" w:cstheme="minorBidi"/>
                  <w:noProof/>
                  <w:kern w:val="2"/>
                  <w:lang w:eastAsia="zh-CN"/>
                  <w14:ligatures w14:val="standardContextual"/>
                </w:rPr>
              </w:pPr>
              <w:hyperlink w:anchor="_Toc229144715" w:history="1">
                <w:r w:rsidRPr="00D2543F">
                  <w:rPr>
                    <w:rStyle w:val="Hyperlink"/>
                    <w:b/>
                    <w:bCs/>
                    <w:noProof/>
                    <w:kern w:val="32"/>
                  </w:rPr>
                  <w:t>Results</w:t>
                </w:r>
                <w:r>
                  <w:rPr>
                    <w:noProof/>
                    <w:webHidden/>
                  </w:rPr>
                  <w:tab/>
                </w:r>
                <w:r>
                  <w:rPr>
                    <w:noProof/>
                    <w:webHidden/>
                  </w:rPr>
                  <w:fldChar w:fldCharType="begin"/>
                </w:r>
                <w:r>
                  <w:rPr>
                    <w:noProof/>
                    <w:webHidden/>
                  </w:rPr>
                  <w:instrText xml:space="preserve"> PAGEREF _Toc229144715 \h </w:instrText>
                </w:r>
                <w:r>
                  <w:rPr>
                    <w:noProof/>
                    <w:webHidden/>
                  </w:rPr>
                </w:r>
                <w:r>
                  <w:rPr>
                    <w:noProof/>
                    <w:webHidden/>
                  </w:rPr>
                  <w:fldChar w:fldCharType="separate"/>
                </w:r>
                <w:r>
                  <w:rPr>
                    <w:noProof/>
                    <w:webHidden/>
                  </w:rPr>
                  <w:t>9</w:t>
                </w:r>
                <w:r>
                  <w:rPr>
                    <w:noProof/>
                    <w:webHidden/>
                  </w:rPr>
                  <w:fldChar w:fldCharType="end"/>
                </w:r>
              </w:hyperlink>
            </w:p>
            <w:p w14:paraId="20558D8A" w14:textId="41F5D92B"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16" w:history="1">
                <w:r w:rsidRPr="00D2543F">
                  <w:rPr>
                    <w:rStyle w:val="Hyperlink"/>
                    <w:b/>
                    <w:bCs/>
                    <w:iCs/>
                    <w:noProof/>
                  </w:rPr>
                  <w:t>Demographics and characteristics</w:t>
                </w:r>
                <w:r>
                  <w:rPr>
                    <w:noProof/>
                    <w:webHidden/>
                  </w:rPr>
                  <w:tab/>
                </w:r>
                <w:r>
                  <w:rPr>
                    <w:noProof/>
                    <w:webHidden/>
                  </w:rPr>
                  <w:fldChar w:fldCharType="begin"/>
                </w:r>
                <w:r>
                  <w:rPr>
                    <w:noProof/>
                    <w:webHidden/>
                  </w:rPr>
                  <w:instrText xml:space="preserve"> PAGEREF _Toc229144716 \h </w:instrText>
                </w:r>
                <w:r>
                  <w:rPr>
                    <w:noProof/>
                    <w:webHidden/>
                  </w:rPr>
                </w:r>
                <w:r>
                  <w:rPr>
                    <w:noProof/>
                    <w:webHidden/>
                  </w:rPr>
                  <w:fldChar w:fldCharType="separate"/>
                </w:r>
                <w:r>
                  <w:rPr>
                    <w:noProof/>
                    <w:webHidden/>
                  </w:rPr>
                  <w:t>9</w:t>
                </w:r>
                <w:r>
                  <w:rPr>
                    <w:noProof/>
                    <w:webHidden/>
                  </w:rPr>
                  <w:fldChar w:fldCharType="end"/>
                </w:r>
              </w:hyperlink>
            </w:p>
            <w:p w14:paraId="0D23B463" w14:textId="002BC44B"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17" w:history="1">
                <w:r w:rsidRPr="00D2543F">
                  <w:rPr>
                    <w:rStyle w:val="Hyperlink"/>
                    <w:i/>
                    <w:noProof/>
                    <w:kern w:val="32"/>
                  </w:rPr>
                  <w:t>Overall sample characteristics and branch/functional area by rank</w:t>
                </w:r>
                <w:r>
                  <w:rPr>
                    <w:noProof/>
                    <w:webHidden/>
                  </w:rPr>
                  <w:tab/>
                </w:r>
                <w:r>
                  <w:rPr>
                    <w:noProof/>
                    <w:webHidden/>
                  </w:rPr>
                  <w:fldChar w:fldCharType="begin"/>
                </w:r>
                <w:r>
                  <w:rPr>
                    <w:noProof/>
                    <w:webHidden/>
                  </w:rPr>
                  <w:instrText xml:space="preserve"> PAGEREF _Toc229144717 \h </w:instrText>
                </w:r>
                <w:r>
                  <w:rPr>
                    <w:noProof/>
                    <w:webHidden/>
                  </w:rPr>
                </w:r>
                <w:r>
                  <w:rPr>
                    <w:noProof/>
                    <w:webHidden/>
                  </w:rPr>
                  <w:fldChar w:fldCharType="separate"/>
                </w:r>
                <w:r>
                  <w:rPr>
                    <w:noProof/>
                    <w:webHidden/>
                  </w:rPr>
                  <w:t>9</w:t>
                </w:r>
                <w:r>
                  <w:rPr>
                    <w:noProof/>
                    <w:webHidden/>
                  </w:rPr>
                  <w:fldChar w:fldCharType="end"/>
                </w:r>
              </w:hyperlink>
            </w:p>
            <w:p w14:paraId="2DCBF7DB" w14:textId="2F23F807"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18" w:history="1">
                <w:r w:rsidRPr="00D2543F">
                  <w:rPr>
                    <w:rStyle w:val="Hyperlink"/>
                    <w:noProof/>
                  </w:rPr>
                  <w:t>Overview of Prior Quantitative Results</w:t>
                </w:r>
                <w:r>
                  <w:rPr>
                    <w:noProof/>
                    <w:webHidden/>
                  </w:rPr>
                  <w:tab/>
                </w:r>
                <w:r>
                  <w:rPr>
                    <w:noProof/>
                    <w:webHidden/>
                  </w:rPr>
                  <w:fldChar w:fldCharType="begin"/>
                </w:r>
                <w:r>
                  <w:rPr>
                    <w:noProof/>
                    <w:webHidden/>
                  </w:rPr>
                  <w:instrText xml:space="preserve"> PAGEREF _Toc229144718 \h </w:instrText>
                </w:r>
                <w:r>
                  <w:rPr>
                    <w:noProof/>
                    <w:webHidden/>
                  </w:rPr>
                </w:r>
                <w:r>
                  <w:rPr>
                    <w:noProof/>
                    <w:webHidden/>
                  </w:rPr>
                  <w:fldChar w:fldCharType="separate"/>
                </w:r>
                <w:r>
                  <w:rPr>
                    <w:noProof/>
                    <w:webHidden/>
                  </w:rPr>
                  <w:t>10</w:t>
                </w:r>
                <w:r>
                  <w:rPr>
                    <w:noProof/>
                    <w:webHidden/>
                  </w:rPr>
                  <w:fldChar w:fldCharType="end"/>
                </w:r>
              </w:hyperlink>
            </w:p>
            <w:p w14:paraId="04F067C0" w14:textId="16BBFD22"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19" w:history="1">
                <w:r w:rsidRPr="00D2543F">
                  <w:rPr>
                    <w:rStyle w:val="Hyperlink"/>
                    <w:noProof/>
                  </w:rPr>
                  <w:t>Table 1</w:t>
                </w:r>
                <w:r>
                  <w:rPr>
                    <w:noProof/>
                    <w:webHidden/>
                  </w:rPr>
                  <w:tab/>
                </w:r>
                <w:r>
                  <w:rPr>
                    <w:noProof/>
                    <w:webHidden/>
                  </w:rPr>
                  <w:fldChar w:fldCharType="begin"/>
                </w:r>
                <w:r>
                  <w:rPr>
                    <w:noProof/>
                    <w:webHidden/>
                  </w:rPr>
                  <w:instrText xml:space="preserve"> PAGEREF _Toc229144719 \h </w:instrText>
                </w:r>
                <w:r>
                  <w:rPr>
                    <w:noProof/>
                    <w:webHidden/>
                  </w:rPr>
                </w:r>
                <w:r>
                  <w:rPr>
                    <w:noProof/>
                    <w:webHidden/>
                  </w:rPr>
                  <w:fldChar w:fldCharType="separate"/>
                </w:r>
                <w:r>
                  <w:rPr>
                    <w:noProof/>
                    <w:webHidden/>
                  </w:rPr>
                  <w:t>10</w:t>
                </w:r>
                <w:r>
                  <w:rPr>
                    <w:noProof/>
                    <w:webHidden/>
                  </w:rPr>
                  <w:fldChar w:fldCharType="end"/>
                </w:r>
              </w:hyperlink>
            </w:p>
            <w:p w14:paraId="15C8E667" w14:textId="7BF9D13E"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20" w:history="1">
                <w:r w:rsidRPr="00D2543F">
                  <w:rPr>
                    <w:rStyle w:val="Hyperlink"/>
                    <w:b/>
                    <w:bCs/>
                    <w:iCs/>
                    <w:noProof/>
                  </w:rPr>
                  <w:t>Qualitative Component: Sample selection for core skills and abilities</w:t>
                </w:r>
                <w:r>
                  <w:rPr>
                    <w:noProof/>
                    <w:webHidden/>
                  </w:rPr>
                  <w:tab/>
                </w:r>
                <w:r>
                  <w:rPr>
                    <w:noProof/>
                    <w:webHidden/>
                  </w:rPr>
                  <w:fldChar w:fldCharType="begin"/>
                </w:r>
                <w:r>
                  <w:rPr>
                    <w:noProof/>
                    <w:webHidden/>
                  </w:rPr>
                  <w:instrText xml:space="preserve"> PAGEREF _Toc229144720 \h </w:instrText>
                </w:r>
                <w:r>
                  <w:rPr>
                    <w:noProof/>
                    <w:webHidden/>
                  </w:rPr>
                </w:r>
                <w:r>
                  <w:rPr>
                    <w:noProof/>
                    <w:webHidden/>
                  </w:rPr>
                  <w:fldChar w:fldCharType="separate"/>
                </w:r>
                <w:r>
                  <w:rPr>
                    <w:noProof/>
                    <w:webHidden/>
                  </w:rPr>
                  <w:t>11</w:t>
                </w:r>
                <w:r>
                  <w:rPr>
                    <w:noProof/>
                    <w:webHidden/>
                  </w:rPr>
                  <w:fldChar w:fldCharType="end"/>
                </w:r>
              </w:hyperlink>
            </w:p>
            <w:p w14:paraId="573BB2FE" w14:textId="778742B1"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21" w:history="1">
                <w:r w:rsidRPr="00D2543F">
                  <w:rPr>
                    <w:rStyle w:val="Hyperlink"/>
                    <w:i/>
                    <w:noProof/>
                  </w:rPr>
                  <w:t>Qualitative results: Army experiences beyond KSB ratings</w:t>
                </w:r>
                <w:r>
                  <w:rPr>
                    <w:noProof/>
                    <w:webHidden/>
                  </w:rPr>
                  <w:tab/>
                </w:r>
                <w:r>
                  <w:rPr>
                    <w:noProof/>
                    <w:webHidden/>
                  </w:rPr>
                  <w:fldChar w:fldCharType="begin"/>
                </w:r>
                <w:r>
                  <w:rPr>
                    <w:noProof/>
                    <w:webHidden/>
                  </w:rPr>
                  <w:instrText xml:space="preserve"> PAGEREF _Toc229144721 \h </w:instrText>
                </w:r>
                <w:r>
                  <w:rPr>
                    <w:noProof/>
                    <w:webHidden/>
                  </w:rPr>
                </w:r>
                <w:r>
                  <w:rPr>
                    <w:noProof/>
                    <w:webHidden/>
                  </w:rPr>
                  <w:fldChar w:fldCharType="separate"/>
                </w:r>
                <w:r>
                  <w:rPr>
                    <w:noProof/>
                    <w:webHidden/>
                  </w:rPr>
                  <w:t>11</w:t>
                </w:r>
                <w:r>
                  <w:rPr>
                    <w:noProof/>
                    <w:webHidden/>
                  </w:rPr>
                  <w:fldChar w:fldCharType="end"/>
                </w:r>
              </w:hyperlink>
            </w:p>
            <w:p w14:paraId="284E8F3E" w14:textId="453EF55F"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22" w:history="1">
                <w:r w:rsidRPr="00D2543F">
                  <w:rPr>
                    <w:rStyle w:val="Hyperlink"/>
                    <w:noProof/>
                  </w:rPr>
                  <w:t>Figure 1.</w:t>
                </w:r>
                <w:r>
                  <w:rPr>
                    <w:noProof/>
                    <w:webHidden/>
                  </w:rPr>
                  <w:tab/>
                </w:r>
                <w:r>
                  <w:rPr>
                    <w:noProof/>
                    <w:webHidden/>
                  </w:rPr>
                  <w:fldChar w:fldCharType="begin"/>
                </w:r>
                <w:r>
                  <w:rPr>
                    <w:noProof/>
                    <w:webHidden/>
                  </w:rPr>
                  <w:instrText xml:space="preserve"> PAGEREF _Toc229144722 \h </w:instrText>
                </w:r>
                <w:r>
                  <w:rPr>
                    <w:noProof/>
                    <w:webHidden/>
                  </w:rPr>
                </w:r>
                <w:r>
                  <w:rPr>
                    <w:noProof/>
                    <w:webHidden/>
                  </w:rPr>
                  <w:fldChar w:fldCharType="separate"/>
                </w:r>
                <w:r>
                  <w:rPr>
                    <w:noProof/>
                    <w:webHidden/>
                  </w:rPr>
                  <w:t>1</w:t>
                </w:r>
                <w:r>
                  <w:rPr>
                    <w:noProof/>
                    <w:webHidden/>
                  </w:rPr>
                  <w:fldChar w:fldCharType="end"/>
                </w:r>
              </w:hyperlink>
            </w:p>
            <w:p w14:paraId="68DA169C" w14:textId="1E4540B4"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23" w:history="1">
                <w:r w:rsidRPr="00D2543F">
                  <w:rPr>
                    <w:rStyle w:val="Hyperlink"/>
                    <w:b/>
                    <w:bCs/>
                    <w:iCs/>
                    <w:noProof/>
                  </w:rPr>
                  <w:t>Communicator—Precise with clarity, accuracy with efficiency</w:t>
                </w:r>
                <w:r>
                  <w:rPr>
                    <w:noProof/>
                    <w:webHidden/>
                  </w:rPr>
                  <w:tab/>
                </w:r>
                <w:r>
                  <w:rPr>
                    <w:noProof/>
                    <w:webHidden/>
                  </w:rPr>
                  <w:fldChar w:fldCharType="begin"/>
                </w:r>
                <w:r>
                  <w:rPr>
                    <w:noProof/>
                    <w:webHidden/>
                  </w:rPr>
                  <w:instrText xml:space="preserve"> PAGEREF _Toc229144723 \h </w:instrText>
                </w:r>
                <w:r>
                  <w:rPr>
                    <w:noProof/>
                    <w:webHidden/>
                  </w:rPr>
                </w:r>
                <w:r>
                  <w:rPr>
                    <w:noProof/>
                    <w:webHidden/>
                  </w:rPr>
                  <w:fldChar w:fldCharType="separate"/>
                </w:r>
                <w:r>
                  <w:rPr>
                    <w:noProof/>
                    <w:webHidden/>
                  </w:rPr>
                  <w:t>1</w:t>
                </w:r>
                <w:r>
                  <w:rPr>
                    <w:noProof/>
                    <w:webHidden/>
                  </w:rPr>
                  <w:fldChar w:fldCharType="end"/>
                </w:r>
              </w:hyperlink>
            </w:p>
            <w:p w14:paraId="11A25DC1" w14:textId="054AFDF2"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24" w:history="1">
                <w:r w:rsidRPr="00D2543F">
                  <w:rPr>
                    <w:rStyle w:val="Hyperlink"/>
                    <w:noProof/>
                  </w:rPr>
                  <w:t>Table 2</w:t>
                </w:r>
                <w:r>
                  <w:rPr>
                    <w:noProof/>
                    <w:webHidden/>
                  </w:rPr>
                  <w:tab/>
                </w:r>
                <w:r>
                  <w:rPr>
                    <w:noProof/>
                    <w:webHidden/>
                  </w:rPr>
                  <w:fldChar w:fldCharType="begin"/>
                </w:r>
                <w:r>
                  <w:rPr>
                    <w:noProof/>
                    <w:webHidden/>
                  </w:rPr>
                  <w:instrText xml:space="preserve"> PAGEREF _Toc229144724 \h </w:instrText>
                </w:r>
                <w:r>
                  <w:rPr>
                    <w:noProof/>
                    <w:webHidden/>
                  </w:rPr>
                </w:r>
                <w:r>
                  <w:rPr>
                    <w:noProof/>
                    <w:webHidden/>
                  </w:rPr>
                  <w:fldChar w:fldCharType="separate"/>
                </w:r>
                <w:r>
                  <w:rPr>
                    <w:noProof/>
                    <w:webHidden/>
                  </w:rPr>
                  <w:t>1</w:t>
                </w:r>
                <w:r>
                  <w:rPr>
                    <w:noProof/>
                    <w:webHidden/>
                  </w:rPr>
                  <w:fldChar w:fldCharType="end"/>
                </w:r>
              </w:hyperlink>
            </w:p>
            <w:p w14:paraId="1CF36AFD" w14:textId="0AFF2E0F"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25" w:history="1">
                <w:r w:rsidRPr="00D2543F">
                  <w:rPr>
                    <w:rStyle w:val="Hyperlink"/>
                    <w:noProof/>
                  </w:rPr>
                  <w:t>Table 3</w:t>
                </w:r>
                <w:r>
                  <w:rPr>
                    <w:noProof/>
                    <w:webHidden/>
                  </w:rPr>
                  <w:tab/>
                </w:r>
                <w:r>
                  <w:rPr>
                    <w:noProof/>
                    <w:webHidden/>
                  </w:rPr>
                  <w:fldChar w:fldCharType="begin"/>
                </w:r>
                <w:r>
                  <w:rPr>
                    <w:noProof/>
                    <w:webHidden/>
                  </w:rPr>
                  <w:instrText xml:space="preserve"> PAGEREF _Toc229144725 \h </w:instrText>
                </w:r>
                <w:r>
                  <w:rPr>
                    <w:noProof/>
                    <w:webHidden/>
                  </w:rPr>
                </w:r>
                <w:r>
                  <w:rPr>
                    <w:noProof/>
                    <w:webHidden/>
                  </w:rPr>
                  <w:fldChar w:fldCharType="separate"/>
                </w:r>
                <w:r>
                  <w:rPr>
                    <w:noProof/>
                    <w:webHidden/>
                  </w:rPr>
                  <w:t>3</w:t>
                </w:r>
                <w:r>
                  <w:rPr>
                    <w:noProof/>
                    <w:webHidden/>
                  </w:rPr>
                  <w:fldChar w:fldCharType="end"/>
                </w:r>
              </w:hyperlink>
            </w:p>
            <w:p w14:paraId="415C3664" w14:textId="03791FA4"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26" w:history="1">
                <w:r w:rsidRPr="00D2543F">
                  <w:rPr>
                    <w:rStyle w:val="Hyperlink"/>
                    <w:b/>
                    <w:bCs/>
                    <w:i/>
                    <w:noProof/>
                    <w:kern w:val="32"/>
                  </w:rPr>
                  <w:t>Oral or verbal communication</w:t>
                </w:r>
                <w:r>
                  <w:rPr>
                    <w:noProof/>
                    <w:webHidden/>
                  </w:rPr>
                  <w:tab/>
                </w:r>
                <w:r>
                  <w:rPr>
                    <w:noProof/>
                    <w:webHidden/>
                  </w:rPr>
                  <w:fldChar w:fldCharType="begin"/>
                </w:r>
                <w:r>
                  <w:rPr>
                    <w:noProof/>
                    <w:webHidden/>
                  </w:rPr>
                  <w:instrText xml:space="preserve"> PAGEREF _Toc229144726 \h </w:instrText>
                </w:r>
                <w:r>
                  <w:rPr>
                    <w:noProof/>
                    <w:webHidden/>
                  </w:rPr>
                </w:r>
                <w:r>
                  <w:rPr>
                    <w:noProof/>
                    <w:webHidden/>
                  </w:rPr>
                  <w:fldChar w:fldCharType="separate"/>
                </w:r>
                <w:r>
                  <w:rPr>
                    <w:noProof/>
                    <w:webHidden/>
                  </w:rPr>
                  <w:t>4</w:t>
                </w:r>
                <w:r>
                  <w:rPr>
                    <w:noProof/>
                    <w:webHidden/>
                  </w:rPr>
                  <w:fldChar w:fldCharType="end"/>
                </w:r>
              </w:hyperlink>
            </w:p>
            <w:p w14:paraId="099F62F0" w14:textId="46E68F58"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27" w:history="1">
                <w:r w:rsidRPr="00D2543F">
                  <w:rPr>
                    <w:rStyle w:val="Hyperlink"/>
                    <w:bCs/>
                    <w:noProof/>
                  </w:rPr>
                  <w:t xml:space="preserve">Table </w:t>
                </w:r>
                <w:r w:rsidRPr="00D2543F">
                  <w:rPr>
                    <w:rStyle w:val="Hyperlink"/>
                    <w:noProof/>
                  </w:rPr>
                  <w:t>4</w:t>
                </w:r>
                <w:r>
                  <w:rPr>
                    <w:noProof/>
                    <w:webHidden/>
                  </w:rPr>
                  <w:tab/>
                </w:r>
                <w:r>
                  <w:rPr>
                    <w:noProof/>
                    <w:webHidden/>
                  </w:rPr>
                  <w:fldChar w:fldCharType="begin"/>
                </w:r>
                <w:r>
                  <w:rPr>
                    <w:noProof/>
                    <w:webHidden/>
                  </w:rPr>
                  <w:instrText xml:space="preserve"> PAGEREF _Toc229144727 \h </w:instrText>
                </w:r>
                <w:r>
                  <w:rPr>
                    <w:noProof/>
                    <w:webHidden/>
                  </w:rPr>
                </w:r>
                <w:r>
                  <w:rPr>
                    <w:noProof/>
                    <w:webHidden/>
                  </w:rPr>
                  <w:fldChar w:fldCharType="separate"/>
                </w:r>
                <w:r>
                  <w:rPr>
                    <w:noProof/>
                    <w:webHidden/>
                  </w:rPr>
                  <w:t>5</w:t>
                </w:r>
                <w:r>
                  <w:rPr>
                    <w:noProof/>
                    <w:webHidden/>
                  </w:rPr>
                  <w:fldChar w:fldCharType="end"/>
                </w:r>
              </w:hyperlink>
            </w:p>
            <w:p w14:paraId="42A3450A" w14:textId="655999D1"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28" w:history="1">
                <w:r w:rsidRPr="00D2543F">
                  <w:rPr>
                    <w:rStyle w:val="Hyperlink"/>
                    <w:b/>
                    <w:bCs/>
                    <w:iCs/>
                    <w:noProof/>
                  </w:rPr>
                  <w:t>Interpersonal Talent Overview</w:t>
                </w:r>
                <w:r>
                  <w:rPr>
                    <w:noProof/>
                    <w:webHidden/>
                  </w:rPr>
                  <w:tab/>
                </w:r>
                <w:r>
                  <w:rPr>
                    <w:noProof/>
                    <w:webHidden/>
                  </w:rPr>
                  <w:fldChar w:fldCharType="begin"/>
                </w:r>
                <w:r>
                  <w:rPr>
                    <w:noProof/>
                    <w:webHidden/>
                  </w:rPr>
                  <w:instrText xml:space="preserve"> PAGEREF _Toc229144728 \h </w:instrText>
                </w:r>
                <w:r>
                  <w:rPr>
                    <w:noProof/>
                    <w:webHidden/>
                  </w:rPr>
                </w:r>
                <w:r>
                  <w:rPr>
                    <w:noProof/>
                    <w:webHidden/>
                  </w:rPr>
                  <w:fldChar w:fldCharType="separate"/>
                </w:r>
                <w:r>
                  <w:rPr>
                    <w:noProof/>
                    <w:webHidden/>
                  </w:rPr>
                  <w:t>6</w:t>
                </w:r>
                <w:r>
                  <w:rPr>
                    <w:noProof/>
                    <w:webHidden/>
                  </w:rPr>
                  <w:fldChar w:fldCharType="end"/>
                </w:r>
              </w:hyperlink>
            </w:p>
            <w:p w14:paraId="0C9C5EC9" w14:textId="6B97D1D6"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29" w:history="1">
                <w:r w:rsidRPr="00D2543F">
                  <w:rPr>
                    <w:rStyle w:val="Hyperlink"/>
                    <w:b/>
                    <w:i/>
                    <w:noProof/>
                  </w:rPr>
                  <w:t>Cultural awareness, cross culturally fluent, and cultural adaptability</w:t>
                </w:r>
                <w:r>
                  <w:rPr>
                    <w:noProof/>
                    <w:webHidden/>
                  </w:rPr>
                  <w:tab/>
                </w:r>
                <w:r>
                  <w:rPr>
                    <w:noProof/>
                    <w:webHidden/>
                  </w:rPr>
                  <w:fldChar w:fldCharType="begin"/>
                </w:r>
                <w:r>
                  <w:rPr>
                    <w:noProof/>
                    <w:webHidden/>
                  </w:rPr>
                  <w:instrText xml:space="preserve"> PAGEREF _Toc229144729 \h </w:instrText>
                </w:r>
                <w:r>
                  <w:rPr>
                    <w:noProof/>
                    <w:webHidden/>
                  </w:rPr>
                </w:r>
                <w:r>
                  <w:rPr>
                    <w:noProof/>
                    <w:webHidden/>
                  </w:rPr>
                  <w:fldChar w:fldCharType="separate"/>
                </w:r>
                <w:r>
                  <w:rPr>
                    <w:noProof/>
                    <w:webHidden/>
                  </w:rPr>
                  <w:t>7</w:t>
                </w:r>
                <w:r>
                  <w:rPr>
                    <w:noProof/>
                    <w:webHidden/>
                  </w:rPr>
                  <w:fldChar w:fldCharType="end"/>
                </w:r>
              </w:hyperlink>
            </w:p>
            <w:p w14:paraId="65ED09CD" w14:textId="2507502B"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0" w:history="1">
                <w:r w:rsidRPr="00D2543F">
                  <w:rPr>
                    <w:rStyle w:val="Hyperlink"/>
                    <w:noProof/>
                  </w:rPr>
                  <w:t>Table 5</w:t>
                </w:r>
                <w:r>
                  <w:rPr>
                    <w:noProof/>
                    <w:webHidden/>
                  </w:rPr>
                  <w:tab/>
                </w:r>
                <w:r>
                  <w:rPr>
                    <w:noProof/>
                    <w:webHidden/>
                  </w:rPr>
                  <w:fldChar w:fldCharType="begin"/>
                </w:r>
                <w:r>
                  <w:rPr>
                    <w:noProof/>
                    <w:webHidden/>
                  </w:rPr>
                  <w:instrText xml:space="preserve"> PAGEREF _Toc229144730 \h </w:instrText>
                </w:r>
                <w:r>
                  <w:rPr>
                    <w:noProof/>
                    <w:webHidden/>
                  </w:rPr>
                </w:r>
                <w:r>
                  <w:rPr>
                    <w:noProof/>
                    <w:webHidden/>
                  </w:rPr>
                  <w:fldChar w:fldCharType="separate"/>
                </w:r>
                <w:r>
                  <w:rPr>
                    <w:noProof/>
                    <w:webHidden/>
                  </w:rPr>
                  <w:t>8</w:t>
                </w:r>
                <w:r>
                  <w:rPr>
                    <w:noProof/>
                    <w:webHidden/>
                  </w:rPr>
                  <w:fldChar w:fldCharType="end"/>
                </w:r>
              </w:hyperlink>
            </w:p>
            <w:p w14:paraId="519DF3EF" w14:textId="75D17DE4"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1" w:history="1">
                <w:r w:rsidRPr="00D2543F">
                  <w:rPr>
                    <w:rStyle w:val="Hyperlink"/>
                    <w:i/>
                    <w:noProof/>
                    <w:kern w:val="32"/>
                  </w:rPr>
                  <w:t>Social skills</w:t>
                </w:r>
                <w:r>
                  <w:rPr>
                    <w:noProof/>
                    <w:webHidden/>
                  </w:rPr>
                  <w:tab/>
                </w:r>
                <w:r>
                  <w:rPr>
                    <w:noProof/>
                    <w:webHidden/>
                  </w:rPr>
                  <w:fldChar w:fldCharType="begin"/>
                </w:r>
                <w:r>
                  <w:rPr>
                    <w:noProof/>
                    <w:webHidden/>
                  </w:rPr>
                  <w:instrText xml:space="preserve"> PAGEREF _Toc229144731 \h </w:instrText>
                </w:r>
                <w:r>
                  <w:rPr>
                    <w:noProof/>
                    <w:webHidden/>
                  </w:rPr>
                </w:r>
                <w:r>
                  <w:rPr>
                    <w:noProof/>
                    <w:webHidden/>
                  </w:rPr>
                  <w:fldChar w:fldCharType="separate"/>
                </w:r>
                <w:r>
                  <w:rPr>
                    <w:noProof/>
                    <w:webHidden/>
                  </w:rPr>
                  <w:t>9</w:t>
                </w:r>
                <w:r>
                  <w:rPr>
                    <w:noProof/>
                    <w:webHidden/>
                  </w:rPr>
                  <w:fldChar w:fldCharType="end"/>
                </w:r>
              </w:hyperlink>
            </w:p>
            <w:p w14:paraId="33A3F855" w14:textId="68D56E8C"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2" w:history="1">
                <w:r w:rsidRPr="00D2543F">
                  <w:rPr>
                    <w:rStyle w:val="Hyperlink"/>
                    <w:noProof/>
                  </w:rPr>
                  <w:t>Table 6.</w:t>
                </w:r>
                <w:r>
                  <w:rPr>
                    <w:noProof/>
                    <w:webHidden/>
                  </w:rPr>
                  <w:tab/>
                </w:r>
                <w:r>
                  <w:rPr>
                    <w:noProof/>
                    <w:webHidden/>
                  </w:rPr>
                  <w:fldChar w:fldCharType="begin"/>
                </w:r>
                <w:r>
                  <w:rPr>
                    <w:noProof/>
                    <w:webHidden/>
                  </w:rPr>
                  <w:instrText xml:space="preserve"> PAGEREF _Toc229144732 \h </w:instrText>
                </w:r>
                <w:r>
                  <w:rPr>
                    <w:noProof/>
                    <w:webHidden/>
                  </w:rPr>
                </w:r>
                <w:r>
                  <w:rPr>
                    <w:noProof/>
                    <w:webHidden/>
                  </w:rPr>
                  <w:fldChar w:fldCharType="separate"/>
                </w:r>
                <w:r>
                  <w:rPr>
                    <w:noProof/>
                    <w:webHidden/>
                  </w:rPr>
                  <w:t>9</w:t>
                </w:r>
                <w:r>
                  <w:rPr>
                    <w:noProof/>
                    <w:webHidden/>
                  </w:rPr>
                  <w:fldChar w:fldCharType="end"/>
                </w:r>
              </w:hyperlink>
            </w:p>
            <w:p w14:paraId="347AACEC" w14:textId="70C425E0"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3" w:history="1">
                <w:r w:rsidRPr="00D2543F">
                  <w:rPr>
                    <w:rStyle w:val="Hyperlink"/>
                    <w:b/>
                    <w:bCs/>
                    <w:i/>
                    <w:noProof/>
                    <w:kern w:val="32"/>
                  </w:rPr>
                  <w:t>Teamwork</w:t>
                </w:r>
                <w:r>
                  <w:rPr>
                    <w:noProof/>
                    <w:webHidden/>
                  </w:rPr>
                  <w:tab/>
                </w:r>
                <w:r>
                  <w:rPr>
                    <w:noProof/>
                    <w:webHidden/>
                  </w:rPr>
                  <w:fldChar w:fldCharType="begin"/>
                </w:r>
                <w:r>
                  <w:rPr>
                    <w:noProof/>
                    <w:webHidden/>
                  </w:rPr>
                  <w:instrText xml:space="preserve"> PAGEREF _Toc229144733 \h </w:instrText>
                </w:r>
                <w:r>
                  <w:rPr>
                    <w:noProof/>
                    <w:webHidden/>
                  </w:rPr>
                </w:r>
                <w:r>
                  <w:rPr>
                    <w:noProof/>
                    <w:webHidden/>
                  </w:rPr>
                  <w:fldChar w:fldCharType="separate"/>
                </w:r>
                <w:r>
                  <w:rPr>
                    <w:noProof/>
                    <w:webHidden/>
                  </w:rPr>
                  <w:t>10</w:t>
                </w:r>
                <w:r>
                  <w:rPr>
                    <w:noProof/>
                    <w:webHidden/>
                  </w:rPr>
                  <w:fldChar w:fldCharType="end"/>
                </w:r>
              </w:hyperlink>
            </w:p>
            <w:p w14:paraId="61489D9E" w14:textId="567315B4"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4" w:history="1">
                <w:r w:rsidRPr="00D2543F">
                  <w:rPr>
                    <w:rStyle w:val="Hyperlink"/>
                    <w:noProof/>
                  </w:rPr>
                  <w:t>Table 7</w:t>
                </w:r>
                <w:r>
                  <w:rPr>
                    <w:noProof/>
                    <w:webHidden/>
                  </w:rPr>
                  <w:tab/>
                </w:r>
                <w:r>
                  <w:rPr>
                    <w:noProof/>
                    <w:webHidden/>
                  </w:rPr>
                  <w:fldChar w:fldCharType="begin"/>
                </w:r>
                <w:r>
                  <w:rPr>
                    <w:noProof/>
                    <w:webHidden/>
                  </w:rPr>
                  <w:instrText xml:space="preserve"> PAGEREF _Toc229144734 \h </w:instrText>
                </w:r>
                <w:r>
                  <w:rPr>
                    <w:noProof/>
                    <w:webHidden/>
                  </w:rPr>
                </w:r>
                <w:r>
                  <w:rPr>
                    <w:noProof/>
                    <w:webHidden/>
                  </w:rPr>
                  <w:fldChar w:fldCharType="separate"/>
                </w:r>
                <w:r>
                  <w:rPr>
                    <w:noProof/>
                    <w:webHidden/>
                  </w:rPr>
                  <w:t>10</w:t>
                </w:r>
                <w:r>
                  <w:rPr>
                    <w:noProof/>
                    <w:webHidden/>
                  </w:rPr>
                  <w:fldChar w:fldCharType="end"/>
                </w:r>
              </w:hyperlink>
            </w:p>
            <w:p w14:paraId="39D3A5F8" w14:textId="671D062D"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35" w:history="1">
                <w:r w:rsidRPr="00D2543F">
                  <w:rPr>
                    <w:rStyle w:val="Hyperlink"/>
                    <w:b/>
                    <w:bCs/>
                    <w:iCs/>
                    <w:noProof/>
                  </w:rPr>
                  <w:t>Detail focused—Accurate and precise in completing a task</w:t>
                </w:r>
                <w:r>
                  <w:rPr>
                    <w:noProof/>
                    <w:webHidden/>
                  </w:rPr>
                  <w:tab/>
                </w:r>
                <w:r>
                  <w:rPr>
                    <w:noProof/>
                    <w:webHidden/>
                  </w:rPr>
                  <w:fldChar w:fldCharType="begin"/>
                </w:r>
                <w:r>
                  <w:rPr>
                    <w:noProof/>
                    <w:webHidden/>
                  </w:rPr>
                  <w:instrText xml:space="preserve"> PAGEREF _Toc229144735 \h </w:instrText>
                </w:r>
                <w:r>
                  <w:rPr>
                    <w:noProof/>
                    <w:webHidden/>
                  </w:rPr>
                </w:r>
                <w:r>
                  <w:rPr>
                    <w:noProof/>
                    <w:webHidden/>
                  </w:rPr>
                  <w:fldChar w:fldCharType="separate"/>
                </w:r>
                <w:r>
                  <w:rPr>
                    <w:noProof/>
                    <w:webHidden/>
                  </w:rPr>
                  <w:t>11</w:t>
                </w:r>
                <w:r>
                  <w:rPr>
                    <w:noProof/>
                    <w:webHidden/>
                  </w:rPr>
                  <w:fldChar w:fldCharType="end"/>
                </w:r>
              </w:hyperlink>
            </w:p>
            <w:p w14:paraId="0792E055" w14:textId="3ABCE5C9"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6" w:history="1">
                <w:r w:rsidRPr="00D2543F">
                  <w:rPr>
                    <w:rStyle w:val="Hyperlink"/>
                    <w:noProof/>
                  </w:rPr>
                  <w:t>Table 8</w:t>
                </w:r>
                <w:r>
                  <w:rPr>
                    <w:noProof/>
                    <w:webHidden/>
                  </w:rPr>
                  <w:tab/>
                </w:r>
                <w:r>
                  <w:rPr>
                    <w:noProof/>
                    <w:webHidden/>
                  </w:rPr>
                  <w:fldChar w:fldCharType="begin"/>
                </w:r>
                <w:r>
                  <w:rPr>
                    <w:noProof/>
                    <w:webHidden/>
                  </w:rPr>
                  <w:instrText xml:space="preserve"> PAGEREF _Toc229144736 \h </w:instrText>
                </w:r>
                <w:r>
                  <w:rPr>
                    <w:noProof/>
                    <w:webHidden/>
                  </w:rPr>
                </w:r>
                <w:r>
                  <w:rPr>
                    <w:noProof/>
                    <w:webHidden/>
                  </w:rPr>
                  <w:fldChar w:fldCharType="separate"/>
                </w:r>
                <w:r>
                  <w:rPr>
                    <w:noProof/>
                    <w:webHidden/>
                  </w:rPr>
                  <w:t>12</w:t>
                </w:r>
                <w:r>
                  <w:rPr>
                    <w:noProof/>
                    <w:webHidden/>
                  </w:rPr>
                  <w:fldChar w:fldCharType="end"/>
                </w:r>
              </w:hyperlink>
            </w:p>
            <w:p w14:paraId="28B4CA10" w14:textId="48FD8E77" w:rsidR="00BE0B43" w:rsidRDefault="00BE0B43">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29144737" w:history="1">
                <w:r w:rsidRPr="00D2543F">
                  <w:rPr>
                    <w:rStyle w:val="Hyperlink"/>
                    <w:b/>
                    <w:bCs/>
                    <w:iCs/>
                    <w:noProof/>
                  </w:rPr>
                  <w:t>Multitasker—Prioritize and monitor task progress</w:t>
                </w:r>
                <w:r>
                  <w:rPr>
                    <w:noProof/>
                    <w:webHidden/>
                  </w:rPr>
                  <w:tab/>
                </w:r>
                <w:r>
                  <w:rPr>
                    <w:noProof/>
                    <w:webHidden/>
                  </w:rPr>
                  <w:fldChar w:fldCharType="begin"/>
                </w:r>
                <w:r>
                  <w:rPr>
                    <w:noProof/>
                    <w:webHidden/>
                  </w:rPr>
                  <w:instrText xml:space="preserve"> PAGEREF _Toc229144737 \h </w:instrText>
                </w:r>
                <w:r>
                  <w:rPr>
                    <w:noProof/>
                    <w:webHidden/>
                  </w:rPr>
                </w:r>
                <w:r>
                  <w:rPr>
                    <w:noProof/>
                    <w:webHidden/>
                  </w:rPr>
                  <w:fldChar w:fldCharType="separate"/>
                </w:r>
                <w:r>
                  <w:rPr>
                    <w:noProof/>
                    <w:webHidden/>
                  </w:rPr>
                  <w:t>13</w:t>
                </w:r>
                <w:r>
                  <w:rPr>
                    <w:noProof/>
                    <w:webHidden/>
                  </w:rPr>
                  <w:fldChar w:fldCharType="end"/>
                </w:r>
              </w:hyperlink>
            </w:p>
            <w:p w14:paraId="3AB88F98" w14:textId="756D1CF8"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8" w:history="1">
                <w:r w:rsidRPr="00D2543F">
                  <w:rPr>
                    <w:rStyle w:val="Hyperlink"/>
                    <w:noProof/>
                  </w:rPr>
                  <w:t>Table 9</w:t>
                </w:r>
                <w:r>
                  <w:rPr>
                    <w:noProof/>
                    <w:webHidden/>
                  </w:rPr>
                  <w:tab/>
                </w:r>
                <w:r>
                  <w:rPr>
                    <w:noProof/>
                    <w:webHidden/>
                  </w:rPr>
                  <w:fldChar w:fldCharType="begin"/>
                </w:r>
                <w:r>
                  <w:rPr>
                    <w:noProof/>
                    <w:webHidden/>
                  </w:rPr>
                  <w:instrText xml:space="preserve"> PAGEREF _Toc229144738 \h </w:instrText>
                </w:r>
                <w:r>
                  <w:rPr>
                    <w:noProof/>
                    <w:webHidden/>
                  </w:rPr>
                </w:r>
                <w:r>
                  <w:rPr>
                    <w:noProof/>
                    <w:webHidden/>
                  </w:rPr>
                  <w:fldChar w:fldCharType="separate"/>
                </w:r>
                <w:r>
                  <w:rPr>
                    <w:noProof/>
                    <w:webHidden/>
                  </w:rPr>
                  <w:t>13</w:t>
                </w:r>
                <w:r>
                  <w:rPr>
                    <w:noProof/>
                    <w:webHidden/>
                  </w:rPr>
                  <w:fldChar w:fldCharType="end"/>
                </w:r>
              </w:hyperlink>
            </w:p>
            <w:p w14:paraId="55699482" w14:textId="0FA2D8DD"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39" w:history="1">
                <w:r w:rsidRPr="00D2543F">
                  <w:rPr>
                    <w:rStyle w:val="Hyperlink"/>
                    <w:i/>
                    <w:noProof/>
                    <w:kern w:val="32"/>
                  </w:rPr>
                  <w:t>Analytic thinking skill</w:t>
                </w:r>
                <w:r>
                  <w:rPr>
                    <w:noProof/>
                    <w:webHidden/>
                  </w:rPr>
                  <w:tab/>
                </w:r>
                <w:r>
                  <w:rPr>
                    <w:noProof/>
                    <w:webHidden/>
                  </w:rPr>
                  <w:fldChar w:fldCharType="begin"/>
                </w:r>
                <w:r>
                  <w:rPr>
                    <w:noProof/>
                    <w:webHidden/>
                  </w:rPr>
                  <w:instrText xml:space="preserve"> PAGEREF _Toc229144739 \h </w:instrText>
                </w:r>
                <w:r>
                  <w:rPr>
                    <w:noProof/>
                    <w:webHidden/>
                  </w:rPr>
                </w:r>
                <w:r>
                  <w:rPr>
                    <w:noProof/>
                    <w:webHidden/>
                  </w:rPr>
                  <w:fldChar w:fldCharType="separate"/>
                </w:r>
                <w:r>
                  <w:rPr>
                    <w:noProof/>
                    <w:webHidden/>
                  </w:rPr>
                  <w:t>14</w:t>
                </w:r>
                <w:r>
                  <w:rPr>
                    <w:noProof/>
                    <w:webHidden/>
                  </w:rPr>
                  <w:fldChar w:fldCharType="end"/>
                </w:r>
              </w:hyperlink>
            </w:p>
            <w:p w14:paraId="4E731458" w14:textId="7205BA0A"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40" w:history="1">
                <w:r w:rsidRPr="00D2543F">
                  <w:rPr>
                    <w:rStyle w:val="Hyperlink"/>
                    <w:i/>
                    <w:noProof/>
                    <w:kern w:val="32"/>
                  </w:rPr>
                  <w:t>Verbal reasoning skill</w:t>
                </w:r>
                <w:r>
                  <w:rPr>
                    <w:noProof/>
                    <w:webHidden/>
                  </w:rPr>
                  <w:tab/>
                </w:r>
                <w:r>
                  <w:rPr>
                    <w:noProof/>
                    <w:webHidden/>
                  </w:rPr>
                  <w:fldChar w:fldCharType="begin"/>
                </w:r>
                <w:r>
                  <w:rPr>
                    <w:noProof/>
                    <w:webHidden/>
                  </w:rPr>
                  <w:instrText xml:space="preserve"> PAGEREF _Toc229144740 \h </w:instrText>
                </w:r>
                <w:r>
                  <w:rPr>
                    <w:noProof/>
                    <w:webHidden/>
                  </w:rPr>
                </w:r>
                <w:r>
                  <w:rPr>
                    <w:noProof/>
                    <w:webHidden/>
                  </w:rPr>
                  <w:fldChar w:fldCharType="separate"/>
                </w:r>
                <w:r>
                  <w:rPr>
                    <w:noProof/>
                    <w:webHidden/>
                  </w:rPr>
                  <w:t>15</w:t>
                </w:r>
                <w:r>
                  <w:rPr>
                    <w:noProof/>
                    <w:webHidden/>
                  </w:rPr>
                  <w:fldChar w:fldCharType="end"/>
                </w:r>
              </w:hyperlink>
            </w:p>
            <w:p w14:paraId="2FE05AFF" w14:textId="1E020625"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41" w:history="1">
                <w:r w:rsidRPr="00D2543F">
                  <w:rPr>
                    <w:rStyle w:val="Hyperlink"/>
                    <w:noProof/>
                  </w:rPr>
                  <w:t>Table 10</w:t>
                </w:r>
                <w:r>
                  <w:rPr>
                    <w:noProof/>
                    <w:webHidden/>
                  </w:rPr>
                  <w:tab/>
                </w:r>
                <w:r>
                  <w:rPr>
                    <w:noProof/>
                    <w:webHidden/>
                  </w:rPr>
                  <w:fldChar w:fldCharType="begin"/>
                </w:r>
                <w:r>
                  <w:rPr>
                    <w:noProof/>
                    <w:webHidden/>
                  </w:rPr>
                  <w:instrText xml:space="preserve"> PAGEREF _Toc229144741 \h </w:instrText>
                </w:r>
                <w:r>
                  <w:rPr>
                    <w:noProof/>
                    <w:webHidden/>
                  </w:rPr>
                </w:r>
                <w:r>
                  <w:rPr>
                    <w:noProof/>
                    <w:webHidden/>
                  </w:rPr>
                  <w:fldChar w:fldCharType="separate"/>
                </w:r>
                <w:r>
                  <w:rPr>
                    <w:noProof/>
                    <w:webHidden/>
                  </w:rPr>
                  <w:t>15</w:t>
                </w:r>
                <w:r>
                  <w:rPr>
                    <w:noProof/>
                    <w:webHidden/>
                  </w:rPr>
                  <w:fldChar w:fldCharType="end"/>
                </w:r>
              </w:hyperlink>
            </w:p>
            <w:p w14:paraId="4D0FB91C" w14:textId="31593EE5" w:rsidR="00BE0B43" w:rsidRDefault="00BE0B43">
              <w:pPr>
                <w:pStyle w:val="TOC1"/>
                <w:rPr>
                  <w:rFonts w:asciiTheme="minorHAnsi" w:eastAsiaTheme="minorEastAsia" w:hAnsiTheme="minorHAnsi" w:cstheme="minorBidi"/>
                  <w:noProof/>
                  <w:kern w:val="2"/>
                  <w:lang w:eastAsia="zh-CN"/>
                  <w14:ligatures w14:val="standardContextual"/>
                </w:rPr>
              </w:pPr>
              <w:hyperlink w:anchor="_Toc229144742" w:history="1">
                <w:r w:rsidRPr="00D2543F">
                  <w:rPr>
                    <w:rStyle w:val="Hyperlink"/>
                    <w:rFonts w:cs="Arial"/>
                    <w:b/>
                    <w:bCs/>
                    <w:noProof/>
                    <w:kern w:val="32"/>
                  </w:rPr>
                  <w:t>Discussion</w:t>
                </w:r>
                <w:r>
                  <w:rPr>
                    <w:noProof/>
                    <w:webHidden/>
                  </w:rPr>
                  <w:tab/>
                </w:r>
                <w:r>
                  <w:rPr>
                    <w:noProof/>
                    <w:webHidden/>
                  </w:rPr>
                  <w:fldChar w:fldCharType="begin"/>
                </w:r>
                <w:r>
                  <w:rPr>
                    <w:noProof/>
                    <w:webHidden/>
                  </w:rPr>
                  <w:instrText xml:space="preserve"> PAGEREF _Toc229144742 \h </w:instrText>
                </w:r>
                <w:r>
                  <w:rPr>
                    <w:noProof/>
                    <w:webHidden/>
                  </w:rPr>
                </w:r>
                <w:r>
                  <w:rPr>
                    <w:noProof/>
                    <w:webHidden/>
                  </w:rPr>
                  <w:fldChar w:fldCharType="separate"/>
                </w:r>
                <w:r>
                  <w:rPr>
                    <w:noProof/>
                    <w:webHidden/>
                  </w:rPr>
                  <w:t>20</w:t>
                </w:r>
                <w:r>
                  <w:rPr>
                    <w:noProof/>
                    <w:webHidden/>
                  </w:rPr>
                  <w:fldChar w:fldCharType="end"/>
                </w:r>
              </w:hyperlink>
            </w:p>
            <w:p w14:paraId="6F3D4428" w14:textId="5B626001"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43" w:history="1">
                <w:r w:rsidRPr="00D2543F">
                  <w:rPr>
                    <w:rStyle w:val="Hyperlink"/>
                    <w:rFonts w:cs="Arial"/>
                    <w:i/>
                    <w:noProof/>
                    <w:kern w:val="32"/>
                  </w:rPr>
                  <w:t>Improving KSB use and KSB modeling</w:t>
                </w:r>
                <w:r>
                  <w:rPr>
                    <w:noProof/>
                    <w:webHidden/>
                  </w:rPr>
                  <w:tab/>
                </w:r>
                <w:r>
                  <w:rPr>
                    <w:noProof/>
                    <w:webHidden/>
                  </w:rPr>
                  <w:fldChar w:fldCharType="begin"/>
                </w:r>
                <w:r>
                  <w:rPr>
                    <w:noProof/>
                    <w:webHidden/>
                  </w:rPr>
                  <w:instrText xml:space="preserve"> PAGEREF _Toc229144743 \h </w:instrText>
                </w:r>
                <w:r>
                  <w:rPr>
                    <w:noProof/>
                    <w:webHidden/>
                  </w:rPr>
                </w:r>
                <w:r>
                  <w:rPr>
                    <w:noProof/>
                    <w:webHidden/>
                  </w:rPr>
                  <w:fldChar w:fldCharType="separate"/>
                </w:r>
                <w:r>
                  <w:rPr>
                    <w:noProof/>
                    <w:webHidden/>
                  </w:rPr>
                  <w:t>22</w:t>
                </w:r>
                <w:r>
                  <w:rPr>
                    <w:noProof/>
                    <w:webHidden/>
                  </w:rPr>
                  <w:fldChar w:fldCharType="end"/>
                </w:r>
              </w:hyperlink>
            </w:p>
            <w:p w14:paraId="1C6C9C55" w14:textId="611877F6"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44" w:history="1">
                <w:r w:rsidRPr="00D2543F">
                  <w:rPr>
                    <w:rStyle w:val="Hyperlink"/>
                    <w:rFonts w:cs="Arial"/>
                    <w:b/>
                    <w:bCs/>
                    <w:noProof/>
                    <w:kern w:val="32"/>
                  </w:rPr>
                  <w:t>Strengths of the Study</w:t>
                </w:r>
                <w:r>
                  <w:rPr>
                    <w:noProof/>
                    <w:webHidden/>
                  </w:rPr>
                  <w:tab/>
                </w:r>
                <w:r>
                  <w:rPr>
                    <w:noProof/>
                    <w:webHidden/>
                  </w:rPr>
                  <w:fldChar w:fldCharType="begin"/>
                </w:r>
                <w:r>
                  <w:rPr>
                    <w:noProof/>
                    <w:webHidden/>
                  </w:rPr>
                  <w:instrText xml:space="preserve"> PAGEREF _Toc229144744 \h </w:instrText>
                </w:r>
                <w:r>
                  <w:rPr>
                    <w:noProof/>
                    <w:webHidden/>
                  </w:rPr>
                </w:r>
                <w:r>
                  <w:rPr>
                    <w:noProof/>
                    <w:webHidden/>
                  </w:rPr>
                  <w:fldChar w:fldCharType="separate"/>
                </w:r>
                <w:r>
                  <w:rPr>
                    <w:noProof/>
                    <w:webHidden/>
                  </w:rPr>
                  <w:t>23</w:t>
                </w:r>
                <w:r>
                  <w:rPr>
                    <w:noProof/>
                    <w:webHidden/>
                  </w:rPr>
                  <w:fldChar w:fldCharType="end"/>
                </w:r>
              </w:hyperlink>
            </w:p>
            <w:p w14:paraId="0DB62EA4" w14:textId="75BFE5FF"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45" w:history="1">
                <w:r w:rsidRPr="00D2543F">
                  <w:rPr>
                    <w:rStyle w:val="Hyperlink"/>
                    <w:rFonts w:cs="Arial"/>
                    <w:b/>
                    <w:bCs/>
                    <w:noProof/>
                    <w:kern w:val="32"/>
                  </w:rPr>
                  <w:t>Future Directions</w:t>
                </w:r>
                <w:r>
                  <w:rPr>
                    <w:noProof/>
                    <w:webHidden/>
                  </w:rPr>
                  <w:tab/>
                </w:r>
                <w:r>
                  <w:rPr>
                    <w:noProof/>
                    <w:webHidden/>
                  </w:rPr>
                  <w:fldChar w:fldCharType="begin"/>
                </w:r>
                <w:r>
                  <w:rPr>
                    <w:noProof/>
                    <w:webHidden/>
                  </w:rPr>
                  <w:instrText xml:space="preserve"> PAGEREF _Toc229144745 \h </w:instrText>
                </w:r>
                <w:r>
                  <w:rPr>
                    <w:noProof/>
                    <w:webHidden/>
                  </w:rPr>
                </w:r>
                <w:r>
                  <w:rPr>
                    <w:noProof/>
                    <w:webHidden/>
                  </w:rPr>
                  <w:fldChar w:fldCharType="separate"/>
                </w:r>
                <w:r>
                  <w:rPr>
                    <w:noProof/>
                    <w:webHidden/>
                  </w:rPr>
                  <w:t>25</w:t>
                </w:r>
                <w:r>
                  <w:rPr>
                    <w:noProof/>
                    <w:webHidden/>
                  </w:rPr>
                  <w:fldChar w:fldCharType="end"/>
                </w:r>
              </w:hyperlink>
            </w:p>
            <w:p w14:paraId="2128012D" w14:textId="0F8AC2C0" w:rsidR="00BE0B43" w:rsidRDefault="00BE0B43">
              <w:pPr>
                <w:pStyle w:val="TOC3"/>
                <w:rPr>
                  <w:rFonts w:asciiTheme="minorHAnsi" w:eastAsiaTheme="minorEastAsia" w:hAnsiTheme="minorHAnsi" w:cstheme="minorBidi"/>
                  <w:noProof/>
                  <w:kern w:val="2"/>
                  <w:lang w:eastAsia="zh-CN"/>
                  <w14:ligatures w14:val="standardContextual"/>
                </w:rPr>
              </w:pPr>
              <w:hyperlink w:anchor="_Toc229144746" w:history="1">
                <w:r w:rsidRPr="00D2543F">
                  <w:rPr>
                    <w:rStyle w:val="Hyperlink"/>
                    <w:rFonts w:cs="Arial"/>
                    <w:b/>
                    <w:bCs/>
                    <w:noProof/>
                    <w:kern w:val="32"/>
                  </w:rPr>
                  <w:t>Conclusion</w:t>
                </w:r>
                <w:r>
                  <w:rPr>
                    <w:noProof/>
                    <w:webHidden/>
                  </w:rPr>
                  <w:tab/>
                </w:r>
                <w:r>
                  <w:rPr>
                    <w:noProof/>
                    <w:webHidden/>
                  </w:rPr>
                  <w:fldChar w:fldCharType="begin"/>
                </w:r>
                <w:r>
                  <w:rPr>
                    <w:noProof/>
                    <w:webHidden/>
                  </w:rPr>
                  <w:instrText xml:space="preserve"> PAGEREF _Toc229144746 \h </w:instrText>
                </w:r>
                <w:r>
                  <w:rPr>
                    <w:noProof/>
                    <w:webHidden/>
                  </w:rPr>
                </w:r>
                <w:r>
                  <w:rPr>
                    <w:noProof/>
                    <w:webHidden/>
                  </w:rPr>
                  <w:fldChar w:fldCharType="separate"/>
                </w:r>
                <w:r>
                  <w:rPr>
                    <w:noProof/>
                    <w:webHidden/>
                  </w:rPr>
                  <w:t>26</w:t>
                </w:r>
                <w:r>
                  <w:rPr>
                    <w:noProof/>
                    <w:webHidden/>
                  </w:rPr>
                  <w:fldChar w:fldCharType="end"/>
                </w:r>
              </w:hyperlink>
            </w:p>
            <w:p w14:paraId="16C1ECA6" w14:textId="03FB2D3D" w:rsidR="00BE0B43" w:rsidRDefault="00BE0B43">
              <w:pPr>
                <w:pStyle w:val="TOC1"/>
                <w:rPr>
                  <w:rFonts w:asciiTheme="minorHAnsi" w:eastAsiaTheme="minorEastAsia" w:hAnsiTheme="minorHAnsi" w:cstheme="minorBidi"/>
                  <w:noProof/>
                  <w:kern w:val="2"/>
                  <w:lang w:eastAsia="zh-CN"/>
                  <w14:ligatures w14:val="standardContextual"/>
                </w:rPr>
              </w:pPr>
              <w:hyperlink w:anchor="_Toc229144747" w:history="1">
                <w:r w:rsidRPr="00D2543F">
                  <w:rPr>
                    <w:rStyle w:val="Hyperlink"/>
                    <w:b/>
                    <w:noProof/>
                    <w:kern w:val="32"/>
                  </w:rPr>
                  <w:t>References</w:t>
                </w:r>
                <w:r>
                  <w:rPr>
                    <w:noProof/>
                    <w:webHidden/>
                  </w:rPr>
                  <w:tab/>
                </w:r>
                <w:r>
                  <w:rPr>
                    <w:noProof/>
                    <w:webHidden/>
                  </w:rPr>
                  <w:fldChar w:fldCharType="begin"/>
                </w:r>
                <w:r>
                  <w:rPr>
                    <w:noProof/>
                    <w:webHidden/>
                  </w:rPr>
                  <w:instrText xml:space="preserve"> PAGEREF _Toc229144747 \h </w:instrText>
                </w:r>
                <w:r>
                  <w:rPr>
                    <w:noProof/>
                    <w:webHidden/>
                  </w:rPr>
                </w:r>
                <w:r>
                  <w:rPr>
                    <w:noProof/>
                    <w:webHidden/>
                  </w:rPr>
                  <w:fldChar w:fldCharType="separate"/>
                </w:r>
                <w:r>
                  <w:rPr>
                    <w:noProof/>
                    <w:webHidden/>
                  </w:rPr>
                  <w:t>27</w:t>
                </w:r>
                <w:r>
                  <w:rPr>
                    <w:noProof/>
                    <w:webHidden/>
                  </w:rPr>
                  <w:fldChar w:fldCharType="end"/>
                </w:r>
              </w:hyperlink>
            </w:p>
            <w:p w14:paraId="69F2C2A3" w14:textId="28A052DB" w:rsidR="00B67D90" w:rsidRPr="003444AC" w:rsidRDefault="00B67D90">
              <w:pPr>
                <w:pStyle w:val="TOC1"/>
              </w:pPr>
              <w:r w:rsidRPr="003444AC">
                <w:fldChar w:fldCharType="end"/>
              </w:r>
            </w:p>
          </w:sdtContent>
        </w:sdt>
        <w:p w14:paraId="34208679" w14:textId="3C69D7E5" w:rsidR="00B67D90" w:rsidRPr="003444AC" w:rsidRDefault="00055F6B" w:rsidP="00B67D90">
          <w:pPr>
            <w:tabs>
              <w:tab w:val="right" w:leader="dot" w:pos="8640"/>
            </w:tabs>
            <w:spacing w:after="0" w:line="240" w:lineRule="auto"/>
            <w:ind w:left="1350" w:hanging="810"/>
            <w:rPr>
              <w:rFonts w:ascii="Times New Roman" w:eastAsia="SimSun" w:hAnsi="Times New Roman" w:cs="Times New Roman"/>
              <w:noProof/>
              <w:sz w:val="24"/>
              <w:szCs w:val="24"/>
            </w:rPr>
          </w:pPr>
        </w:p>
      </w:sdtContent>
    </w:sdt>
    <w:p w14:paraId="5ED39BB5" w14:textId="77777777" w:rsidR="00B67D90" w:rsidRPr="00D0316D" w:rsidRDefault="00B67D90" w:rsidP="00B67D90">
      <w:pPr>
        <w:spacing w:after="0" w:line="240" w:lineRule="auto"/>
        <w:ind w:firstLine="720"/>
        <w:rPr>
          <w:rFonts w:ascii="Times New Roman" w:eastAsia="SimSun" w:hAnsi="Times New Roman" w:cs="Times New Roman"/>
          <w:sz w:val="24"/>
          <w:szCs w:val="24"/>
        </w:rPr>
      </w:pPr>
    </w:p>
    <w:p w14:paraId="77096117" w14:textId="77777777" w:rsidR="00B67D90" w:rsidRPr="00D0316D" w:rsidRDefault="00B67D90" w:rsidP="00B67D90">
      <w:pPr>
        <w:spacing w:after="0" w:line="240" w:lineRule="auto"/>
        <w:rPr>
          <w:rFonts w:ascii="Times New Roman" w:eastAsia="Calibri" w:hAnsi="Times New Roman" w:cs="Times New Roman"/>
          <w:b/>
          <w:bCs/>
          <w:caps/>
          <w:noProof/>
          <w:sz w:val="24"/>
          <w:szCs w:val="28"/>
        </w:rPr>
      </w:pPr>
    </w:p>
    <w:p w14:paraId="452495BE" w14:textId="77777777" w:rsidR="00B02F39" w:rsidRPr="00D0316D" w:rsidRDefault="00B67D90" w:rsidP="00B67D90">
      <w:pPr>
        <w:spacing w:after="0" w:line="276" w:lineRule="auto"/>
        <w:ind w:firstLine="720"/>
        <w:rPr>
          <w:rFonts w:ascii="Times New Roman" w:eastAsia="SimSun" w:hAnsi="Times New Roman" w:cs="Times New Roman"/>
          <w:sz w:val="24"/>
          <w:szCs w:val="24"/>
        </w:rPr>
        <w:sectPr w:rsidR="00B02F39" w:rsidRPr="00D0316D" w:rsidSect="006C6852">
          <w:footerReference w:type="default" r:id="rId21"/>
          <w:type w:val="continuous"/>
          <w:pgSz w:w="12240" w:h="15840" w:code="1"/>
          <w:pgMar w:top="1440" w:right="1800" w:bottom="1440" w:left="1800" w:header="720" w:footer="288" w:gutter="0"/>
          <w:pgNumType w:fmt="lowerRoman" w:start="1"/>
          <w:cols w:space="720"/>
          <w:docGrid w:linePitch="360"/>
        </w:sectPr>
      </w:pPr>
      <w:r w:rsidRPr="00D0316D">
        <w:rPr>
          <w:rFonts w:ascii="Times New Roman" w:eastAsia="SimSun" w:hAnsi="Times New Roman" w:cs="Times New Roman"/>
          <w:sz w:val="24"/>
          <w:szCs w:val="24"/>
        </w:rPr>
        <w:br w:type="page"/>
      </w:r>
    </w:p>
    <w:bookmarkStart w:id="45" w:name="_Toc124931024"/>
    <w:bookmarkEnd w:id="1"/>
    <w:p w14:paraId="543A019B" w14:textId="09248B8F" w:rsidR="00B02F39" w:rsidRPr="00D0316D" w:rsidRDefault="00055F6B" w:rsidP="007D4EA8">
      <w:pPr>
        <w:spacing w:after="0" w:line="240" w:lineRule="auto"/>
        <w:rPr>
          <w:rFonts w:ascii="Times New Roman" w:eastAsia="SimSun" w:hAnsi="Times New Roman" w:cs="Times New Roman"/>
          <w:sz w:val="24"/>
          <w:szCs w:val="24"/>
        </w:rPr>
      </w:pPr>
      <w:sdt>
        <w:sdtPr>
          <w:rPr>
            <w:rFonts w:ascii="Times New Roman" w:eastAsia="SimSun" w:hAnsi="Times New Roman" w:cs="Times New Roman"/>
            <w:sz w:val="24"/>
            <w:szCs w:val="20"/>
          </w:rPr>
          <w:alias w:val="Title"/>
          <w:id w:val="866713440"/>
          <w:placeholder>
            <w:docPart w:val="411A76CB33B44864A58E04B3AF44BC50"/>
          </w:placeholder>
          <w:dataBinding w:prefixMappings="xmlns:ns0='http://schemas.openxmlformats.org/package/2006/metadata/core-properties' xmlns:ns1='http://purl.org/dc/elements/1.1/'" w:xpath="/ns0:coreProperties[1]/ns1:title[1]" w:storeItemID="{6C3C8BC8-F283-45AE-878A-BAB7291924A1}"/>
          <w:text/>
        </w:sdtPr>
        <w:sdtEndPr/>
        <w:sdtContent>
          <w:r w:rsidR="00AD57AF">
            <w:rPr>
              <w:rFonts w:ascii="Times New Roman" w:eastAsia="SimSun" w:hAnsi="Times New Roman" w:cs="Times New Roman"/>
              <w:sz w:val="24"/>
              <w:szCs w:val="20"/>
            </w:rPr>
            <w:t>OFFICER TALENT DEVELOPMENT: COMMUNICATION, SOCIAL SKILLS, AND INSIDER KNOWLEDGE</w:t>
          </w:r>
        </w:sdtContent>
      </w:sdt>
    </w:p>
    <w:bookmarkEnd w:id="45"/>
    <w:p w14:paraId="5FE34258" w14:textId="28142CBD" w:rsidR="00B02F39" w:rsidRPr="007D4EA8" w:rsidRDefault="00B02F39" w:rsidP="007D4EA8">
      <w:pPr>
        <w:spacing w:after="0" w:line="240" w:lineRule="auto"/>
        <w:rPr>
          <w:rFonts w:ascii="Times New Roman" w:eastAsia="SimSun" w:hAnsi="Times New Roman" w:cs="Times New Roman"/>
          <w:b/>
          <w:bCs/>
          <w:kern w:val="32"/>
          <w:sz w:val="24"/>
          <w:szCs w:val="24"/>
        </w:rPr>
      </w:pPr>
    </w:p>
    <w:p w14:paraId="15D7B8BF" w14:textId="77777777" w:rsidR="00B67D90" w:rsidRPr="007D4EA8" w:rsidRDefault="00B67D90" w:rsidP="007D4EA8">
      <w:pPr>
        <w:keepNext/>
        <w:spacing w:after="240" w:line="240" w:lineRule="auto"/>
        <w:jc w:val="center"/>
        <w:outlineLvl w:val="0"/>
        <w:rPr>
          <w:rFonts w:ascii="Times New Roman" w:eastAsia="SimSun" w:hAnsi="Times New Roman" w:cs="Times New Roman"/>
          <w:b/>
          <w:bCs/>
          <w:kern w:val="32"/>
          <w:sz w:val="24"/>
          <w:szCs w:val="24"/>
        </w:rPr>
      </w:pPr>
      <w:bookmarkStart w:id="46" w:name="_Toc124931025"/>
      <w:bookmarkStart w:id="47" w:name="_Toc229144699"/>
      <w:r w:rsidRPr="007D4EA8">
        <w:rPr>
          <w:rFonts w:ascii="Times New Roman" w:eastAsia="SimSun" w:hAnsi="Times New Roman" w:cs="Times New Roman"/>
          <w:b/>
          <w:bCs/>
          <w:kern w:val="32"/>
          <w:sz w:val="24"/>
          <w:szCs w:val="24"/>
        </w:rPr>
        <w:t>Introduction</w:t>
      </w:r>
      <w:bookmarkEnd w:id="46"/>
      <w:bookmarkEnd w:id="47"/>
    </w:p>
    <w:p w14:paraId="0FD73E59" w14:textId="4EEE9E1B" w:rsidR="00B67D90" w:rsidRPr="003444AC" w:rsidRDefault="00B67D90" w:rsidP="00B02F39">
      <w:pPr>
        <w:spacing w:after="0" w:line="240" w:lineRule="auto"/>
        <w:ind w:firstLine="720"/>
        <w:rPr>
          <w:rFonts w:ascii="Times New Roman" w:eastAsia="SimSun" w:hAnsi="Times New Roman" w:cs="Times New Roman"/>
          <w:sz w:val="24"/>
          <w:szCs w:val="24"/>
        </w:rPr>
      </w:pPr>
      <w:bookmarkStart w:id="48" w:name="_Toc70331680"/>
      <w:bookmarkStart w:id="49" w:name="_Toc72507821"/>
      <w:r w:rsidRPr="003444AC">
        <w:rPr>
          <w:rFonts w:ascii="Times New Roman" w:eastAsia="SimSun" w:hAnsi="Times New Roman" w:cs="Times New Roman"/>
          <w:sz w:val="24"/>
          <w:szCs w:val="24"/>
        </w:rPr>
        <w:t>Looking back, veterans at countless venture-capital firms were shocked at how “archaic and arbitrary” talent management was in the armed forces. In contrast, Silicon Valley attracts talent because it knows the importance of flexibility - not only can ambit</w:t>
      </w:r>
      <w:r w:rsidRPr="00D0316D">
        <w:rPr>
          <w:rFonts w:ascii="Times New Roman" w:eastAsia="SimSun" w:hAnsi="Times New Roman" w:cs="Times New Roman"/>
          <w:sz w:val="24"/>
          <w:szCs w:val="24"/>
        </w:rPr>
        <w:t xml:space="preserve">ious visionaries become top executives in half a decade, but employees can do the one thing they love for decades without worrying about getting “promoted” to management positions they do not want (The Atlantic, 2011). In </w:t>
      </w:r>
      <w:r w:rsidR="00EA3D8D">
        <w:rPr>
          <w:rFonts w:ascii="Times New Roman" w:eastAsia="SimSun" w:hAnsi="Times New Roman" w:cs="Times New Roman"/>
          <w:sz w:val="24"/>
          <w:szCs w:val="24"/>
        </w:rPr>
        <w:t xml:space="preserve">previous </w:t>
      </w:r>
      <w:r w:rsidRPr="00D0316D">
        <w:rPr>
          <w:rFonts w:ascii="Times New Roman" w:eastAsia="SimSun" w:hAnsi="Times New Roman" w:cs="Times New Roman"/>
          <w:sz w:val="24"/>
          <w:szCs w:val="24"/>
        </w:rPr>
        <w:t>Army talent management system</w:t>
      </w:r>
      <w:r w:rsidR="00EA3D8D">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company and platoon commanders are “promoted” to staff jobs, </w:t>
      </w:r>
      <w:r w:rsidR="007E49B4" w:rsidRPr="00D0316D">
        <w:rPr>
          <w:rFonts w:ascii="Times New Roman" w:eastAsia="SimSun" w:hAnsi="Times New Roman" w:cs="Times New Roman"/>
          <w:sz w:val="24"/>
          <w:szCs w:val="24"/>
        </w:rPr>
        <w:t xml:space="preserve">which may entail being </w:t>
      </w:r>
      <w:r w:rsidRPr="00D0316D">
        <w:rPr>
          <w:rFonts w:ascii="Times New Roman" w:eastAsia="SimSun" w:hAnsi="Times New Roman" w:cs="Times New Roman"/>
          <w:sz w:val="24"/>
          <w:szCs w:val="24"/>
        </w:rPr>
        <w:t xml:space="preserve">transferred from commanding troops in battle to working behind a desk on a general’s staff, even if they would prefer to specialize in a lower-ranking position they enjoy. Many quit the Army </w:t>
      </w:r>
      <w:r w:rsidR="002024BE">
        <w:rPr>
          <w:rFonts w:ascii="Times New Roman" w:eastAsia="SimSun" w:hAnsi="Times New Roman" w:cs="Times New Roman"/>
          <w:sz w:val="24"/>
          <w:szCs w:val="24"/>
        </w:rPr>
        <w:t>altogether</w:t>
      </w:r>
      <w:r w:rsidR="00273AC9" w:rsidRPr="00D0316D">
        <w:rPr>
          <w:rFonts w:ascii="Times New Roman" w:eastAsia="SimSun" w:hAnsi="Times New Roman" w:cs="Times New Roman"/>
          <w:sz w:val="24"/>
          <w:szCs w:val="24"/>
        </w:rPr>
        <w:t xml:space="preserve"> (Cavanagh, 2021; Kemp, 2021; Smith</w:t>
      </w:r>
      <w:r w:rsidR="002024BE">
        <w:rPr>
          <w:rFonts w:ascii="Times New Roman" w:eastAsia="SimSun" w:hAnsi="Times New Roman" w:cs="Times New Roman"/>
          <w:sz w:val="24"/>
          <w:szCs w:val="24"/>
        </w:rPr>
        <w:t>,</w:t>
      </w:r>
      <w:r w:rsidR="00273AC9" w:rsidRPr="00D0316D">
        <w:rPr>
          <w:rFonts w:ascii="Times New Roman" w:eastAsia="SimSun" w:hAnsi="Times New Roman" w:cs="Times New Roman"/>
          <w:sz w:val="24"/>
          <w:szCs w:val="24"/>
        </w:rPr>
        <w:t xml:space="preserve"> 2021)</w:t>
      </w:r>
      <w:r w:rsidRPr="00D0316D">
        <w:rPr>
          <w:rFonts w:ascii="Times New Roman" w:eastAsia="SimSun" w:hAnsi="Times New Roman" w:cs="Times New Roman"/>
          <w:sz w:val="24"/>
          <w:szCs w:val="24"/>
        </w:rPr>
        <w:t xml:space="preserve">. </w:t>
      </w:r>
    </w:p>
    <w:p w14:paraId="65117024" w14:textId="77777777" w:rsidR="00B02F39" w:rsidRPr="00D0316D" w:rsidRDefault="00B02F39" w:rsidP="007D4EA8">
      <w:pPr>
        <w:spacing w:after="0" w:line="240" w:lineRule="auto"/>
        <w:ind w:firstLine="720"/>
        <w:rPr>
          <w:rFonts w:ascii="Times New Roman" w:eastAsia="SimSun" w:hAnsi="Times New Roman" w:cs="Times New Roman"/>
          <w:sz w:val="24"/>
          <w:szCs w:val="24"/>
        </w:rPr>
      </w:pPr>
    </w:p>
    <w:p w14:paraId="4F7F9055" w14:textId="517741AF" w:rsidR="00B67D90" w:rsidRPr="003444AC" w:rsidRDefault="00FF3792" w:rsidP="00B02F39">
      <w:pPr>
        <w:spacing w:after="0" w:line="24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t>Previously, S</w:t>
      </w:r>
      <w:r w:rsidRPr="00D0316D">
        <w:rPr>
          <w:rFonts w:ascii="Times New Roman" w:eastAsia="SimSun" w:hAnsi="Times New Roman" w:cs="Times New Roman"/>
          <w:sz w:val="24"/>
          <w:szCs w:val="24"/>
        </w:rPr>
        <w:t xml:space="preserve">oldiers </w:t>
      </w:r>
      <w:r w:rsidR="007E49B4" w:rsidRPr="00D0316D">
        <w:rPr>
          <w:rFonts w:ascii="Times New Roman" w:eastAsia="SimSun" w:hAnsi="Times New Roman" w:cs="Times New Roman"/>
          <w:sz w:val="24"/>
          <w:szCs w:val="24"/>
        </w:rPr>
        <w:t>were</w:t>
      </w:r>
      <w:r w:rsidR="00B67D90" w:rsidRPr="00D0316D">
        <w:rPr>
          <w:rFonts w:ascii="Times New Roman" w:eastAsia="SimSun" w:hAnsi="Times New Roman" w:cs="Times New Roman"/>
          <w:sz w:val="24"/>
          <w:szCs w:val="24"/>
        </w:rPr>
        <w:t xml:space="preserve"> </w:t>
      </w:r>
      <w:r w:rsidR="00A5112D" w:rsidRPr="00D0316D">
        <w:rPr>
          <w:rFonts w:ascii="Times New Roman" w:eastAsia="SimSun" w:hAnsi="Times New Roman" w:cs="Times New Roman"/>
          <w:sz w:val="24"/>
          <w:szCs w:val="24"/>
        </w:rPr>
        <w:t xml:space="preserve">typically </w:t>
      </w:r>
      <w:r w:rsidR="00B67D90" w:rsidRPr="00D0316D">
        <w:rPr>
          <w:rFonts w:ascii="Times New Roman" w:eastAsia="SimSun" w:hAnsi="Times New Roman" w:cs="Times New Roman"/>
          <w:sz w:val="24"/>
          <w:szCs w:val="24"/>
        </w:rPr>
        <w:t>given orders to report to a new assignment every two to four years</w:t>
      </w:r>
      <w:r w:rsidR="007E49B4" w:rsidRPr="00D0316D">
        <w:rPr>
          <w:rFonts w:ascii="Times New Roman" w:eastAsia="SimSun" w:hAnsi="Times New Roman" w:cs="Times New Roman"/>
          <w:sz w:val="24"/>
          <w:szCs w:val="24"/>
        </w:rPr>
        <w:t>, usually without regard for their preferred next assignment</w:t>
      </w:r>
      <w:r w:rsidR="00A5112D" w:rsidRPr="00D0316D">
        <w:rPr>
          <w:rFonts w:ascii="Times New Roman" w:eastAsia="SimSun" w:hAnsi="Times New Roman" w:cs="Times New Roman"/>
          <w:sz w:val="24"/>
          <w:szCs w:val="24"/>
        </w:rPr>
        <w:t xml:space="preserve"> or location</w:t>
      </w:r>
      <w:r w:rsidR="00B67D90" w:rsidRPr="00D0316D">
        <w:rPr>
          <w:rFonts w:ascii="Times New Roman" w:eastAsia="SimSun" w:hAnsi="Times New Roman" w:cs="Times New Roman"/>
          <w:sz w:val="24"/>
          <w:szCs w:val="24"/>
        </w:rPr>
        <w:t xml:space="preserve">. For example, whenever an Army unit in Korea rotates its executive officer (XO), the commander of that unit </w:t>
      </w:r>
      <w:r w:rsidR="00052A1D" w:rsidRPr="00D0316D">
        <w:rPr>
          <w:rFonts w:ascii="Times New Roman" w:eastAsia="SimSun" w:hAnsi="Times New Roman" w:cs="Times New Roman"/>
          <w:sz w:val="24"/>
          <w:szCs w:val="24"/>
        </w:rPr>
        <w:t xml:space="preserve">in Korea </w:t>
      </w:r>
      <w:r w:rsidR="00B67D90" w:rsidRPr="00D0316D">
        <w:rPr>
          <w:rFonts w:ascii="Times New Roman" w:eastAsia="SimSun" w:hAnsi="Times New Roman" w:cs="Times New Roman"/>
          <w:sz w:val="24"/>
          <w:szCs w:val="24"/>
        </w:rPr>
        <w:t xml:space="preserve">is assigned a new XO. Even if the commander </w:t>
      </w:r>
      <w:r w:rsidR="007E49B4" w:rsidRPr="00D0316D">
        <w:rPr>
          <w:rFonts w:ascii="Times New Roman" w:eastAsia="SimSun" w:hAnsi="Times New Roman" w:cs="Times New Roman"/>
          <w:sz w:val="24"/>
          <w:szCs w:val="24"/>
        </w:rPr>
        <w:t xml:space="preserve">wanted </w:t>
      </w:r>
      <w:r w:rsidR="00B67D90" w:rsidRPr="00D0316D">
        <w:rPr>
          <w:rFonts w:ascii="Times New Roman" w:eastAsia="SimSun" w:hAnsi="Times New Roman" w:cs="Times New Roman"/>
          <w:sz w:val="24"/>
          <w:szCs w:val="24"/>
        </w:rPr>
        <w:t xml:space="preserve">to hire Captain Smart, and Captain Smart </w:t>
      </w:r>
      <w:r w:rsidR="007E49B4" w:rsidRPr="00D0316D">
        <w:rPr>
          <w:rFonts w:ascii="Times New Roman" w:eastAsia="SimSun" w:hAnsi="Times New Roman" w:cs="Times New Roman"/>
          <w:sz w:val="24"/>
          <w:szCs w:val="24"/>
        </w:rPr>
        <w:t xml:space="preserve">wanted </w:t>
      </w:r>
      <w:r w:rsidR="00B67D90" w:rsidRPr="00D0316D">
        <w:rPr>
          <w:rFonts w:ascii="Times New Roman" w:eastAsia="SimSun" w:hAnsi="Times New Roman" w:cs="Times New Roman"/>
          <w:sz w:val="24"/>
          <w:szCs w:val="24"/>
        </w:rPr>
        <w:t xml:space="preserve">to work in his Korea Unit, the decision </w:t>
      </w:r>
      <w:r w:rsidR="007E49B4" w:rsidRPr="00D0316D">
        <w:rPr>
          <w:rFonts w:ascii="Times New Roman" w:eastAsia="SimSun" w:hAnsi="Times New Roman" w:cs="Times New Roman"/>
          <w:sz w:val="24"/>
          <w:szCs w:val="24"/>
        </w:rPr>
        <w:t>wa</w:t>
      </w:r>
      <w:r w:rsidR="00B67D90" w:rsidRPr="00D0316D">
        <w:rPr>
          <w:rFonts w:ascii="Times New Roman" w:eastAsia="SimSun" w:hAnsi="Times New Roman" w:cs="Times New Roman"/>
          <w:sz w:val="24"/>
          <w:szCs w:val="24"/>
        </w:rPr>
        <w:t xml:space="preserve">s mostly out of their hands. Instead, another captain who may have preferred an entirely different location, such as Europe, might be assigned to </w:t>
      </w:r>
      <w:r w:rsidR="007E49B4" w:rsidRPr="00D0316D">
        <w:rPr>
          <w:rFonts w:ascii="Times New Roman" w:eastAsia="SimSun" w:hAnsi="Times New Roman" w:cs="Times New Roman"/>
          <w:sz w:val="24"/>
          <w:szCs w:val="24"/>
        </w:rPr>
        <w:t xml:space="preserve">the commander’s </w:t>
      </w:r>
      <w:r w:rsidR="00B67D90" w:rsidRPr="00D0316D">
        <w:rPr>
          <w:rFonts w:ascii="Times New Roman" w:eastAsia="SimSun" w:hAnsi="Times New Roman" w:cs="Times New Roman"/>
          <w:sz w:val="24"/>
          <w:szCs w:val="24"/>
        </w:rPr>
        <w:t>unit with</w:t>
      </w:r>
      <w:r w:rsidR="007E49B4" w:rsidRPr="00D0316D">
        <w:rPr>
          <w:rFonts w:ascii="Times New Roman" w:eastAsia="SimSun" w:hAnsi="Times New Roman" w:cs="Times New Roman"/>
          <w:sz w:val="24"/>
          <w:szCs w:val="24"/>
        </w:rPr>
        <w:t>out</w:t>
      </w:r>
      <w:r w:rsidR="00B67D90" w:rsidRPr="00D0316D">
        <w:rPr>
          <w:rFonts w:ascii="Times New Roman" w:eastAsia="SimSun" w:hAnsi="Times New Roman" w:cs="Times New Roman"/>
          <w:sz w:val="24"/>
          <w:szCs w:val="24"/>
        </w:rPr>
        <w:t xml:space="preserve"> regard </w:t>
      </w:r>
      <w:r w:rsidR="007E49B4" w:rsidRPr="00D0316D">
        <w:rPr>
          <w:rFonts w:ascii="Times New Roman" w:eastAsia="SimSun" w:hAnsi="Times New Roman" w:cs="Times New Roman"/>
          <w:sz w:val="24"/>
          <w:szCs w:val="24"/>
        </w:rPr>
        <w:t xml:space="preserve">for either the captain’s or commander’s </w:t>
      </w:r>
      <w:r w:rsidR="00B67D90" w:rsidRPr="00D0316D">
        <w:rPr>
          <w:rFonts w:ascii="Times New Roman" w:eastAsia="SimSun" w:hAnsi="Times New Roman" w:cs="Times New Roman"/>
          <w:sz w:val="24"/>
          <w:szCs w:val="24"/>
        </w:rPr>
        <w:t>preference.</w:t>
      </w:r>
      <w:r w:rsidR="00273AC9" w:rsidRPr="00D0316D">
        <w:rPr>
          <w:rFonts w:ascii="Times New Roman" w:eastAsia="SimSun" w:hAnsi="Times New Roman" w:cs="Times New Roman"/>
          <w:sz w:val="24"/>
          <w:szCs w:val="24"/>
        </w:rPr>
        <w:t xml:space="preserve"> However, Army </w:t>
      </w:r>
      <w:r w:rsidR="009B322C">
        <w:rPr>
          <w:rFonts w:ascii="Times New Roman" w:eastAsia="SimSun" w:hAnsi="Times New Roman" w:cs="Times New Roman"/>
          <w:sz w:val="24"/>
          <w:szCs w:val="24"/>
        </w:rPr>
        <w:t>Modernization</w:t>
      </w:r>
      <w:r w:rsidR="00273AC9" w:rsidRPr="00D0316D">
        <w:rPr>
          <w:rFonts w:ascii="Times New Roman" w:eastAsia="SimSun" w:hAnsi="Times New Roman" w:cs="Times New Roman"/>
          <w:sz w:val="24"/>
          <w:szCs w:val="24"/>
        </w:rPr>
        <w:t xml:space="preserve"> Strategy (</w:t>
      </w:r>
      <w:r w:rsidR="009B322C">
        <w:rPr>
          <w:rFonts w:ascii="Times New Roman" w:eastAsia="SimSun" w:hAnsi="Times New Roman" w:cs="Times New Roman"/>
          <w:sz w:val="24"/>
          <w:szCs w:val="24"/>
        </w:rPr>
        <w:t>2021</w:t>
      </w:r>
      <w:r w:rsidR="00273AC9" w:rsidRPr="00D0316D">
        <w:rPr>
          <w:rFonts w:ascii="Times New Roman" w:eastAsia="SimSun" w:hAnsi="Times New Roman" w:cs="Times New Roman"/>
          <w:sz w:val="24"/>
          <w:szCs w:val="24"/>
        </w:rPr>
        <w:t xml:space="preserve">) </w:t>
      </w:r>
      <w:r w:rsidR="002D2182" w:rsidRPr="00D0316D">
        <w:rPr>
          <w:rFonts w:ascii="Times New Roman" w:eastAsia="SimSun" w:hAnsi="Times New Roman" w:cs="Times New Roman"/>
          <w:sz w:val="24"/>
          <w:szCs w:val="24"/>
        </w:rPr>
        <w:t xml:space="preserve">pledged to </w:t>
      </w:r>
      <w:r w:rsidR="00273AC9" w:rsidRPr="00D0316D">
        <w:rPr>
          <w:rFonts w:ascii="Times New Roman" w:eastAsia="SimSun" w:hAnsi="Times New Roman" w:cs="Times New Roman"/>
          <w:sz w:val="24"/>
          <w:szCs w:val="24"/>
        </w:rPr>
        <w:t xml:space="preserve">make the </w:t>
      </w:r>
      <w:r w:rsidR="002D2182" w:rsidRPr="00D0316D">
        <w:rPr>
          <w:rFonts w:ascii="Times New Roman" w:eastAsia="SimSun" w:hAnsi="Times New Roman" w:cs="Times New Roman"/>
          <w:sz w:val="24"/>
          <w:szCs w:val="24"/>
        </w:rPr>
        <w:t>necessary</w:t>
      </w:r>
      <w:r w:rsidR="00273AC9" w:rsidRPr="00D0316D">
        <w:rPr>
          <w:rFonts w:ascii="Times New Roman" w:eastAsia="SimSun" w:hAnsi="Times New Roman" w:cs="Times New Roman"/>
          <w:sz w:val="24"/>
          <w:szCs w:val="24"/>
        </w:rPr>
        <w:t xml:space="preserve"> change from simply “distributing personnel” to more deliberately managing the talents</w:t>
      </w:r>
      <w:r w:rsidR="002D2182" w:rsidRPr="00D0316D">
        <w:rPr>
          <w:rFonts w:ascii="Times New Roman" w:eastAsia="SimSun" w:hAnsi="Times New Roman" w:cs="Times New Roman"/>
          <w:sz w:val="24"/>
          <w:szCs w:val="24"/>
        </w:rPr>
        <w:t xml:space="preserve"> of the future. </w:t>
      </w:r>
    </w:p>
    <w:p w14:paraId="6B8D8339" w14:textId="77777777" w:rsidR="00B02F39" w:rsidRPr="00D0316D" w:rsidRDefault="00B02F39" w:rsidP="007D4EA8">
      <w:pPr>
        <w:spacing w:after="0" w:line="240" w:lineRule="auto"/>
        <w:ind w:firstLine="720"/>
        <w:rPr>
          <w:rFonts w:ascii="Times New Roman" w:eastAsia="SimSun" w:hAnsi="Times New Roman" w:cs="Times New Roman"/>
          <w:sz w:val="24"/>
          <w:szCs w:val="24"/>
        </w:rPr>
      </w:pPr>
    </w:p>
    <w:p w14:paraId="2304E074" w14:textId="3C4D618C" w:rsidR="00052A1D" w:rsidRPr="00D0316D" w:rsidRDefault="00052A1D" w:rsidP="00052A1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The</w:t>
      </w:r>
      <w:r w:rsidR="00670B4F" w:rsidRPr="00D0316D">
        <w:rPr>
          <w:rFonts w:ascii="Times New Roman" w:eastAsia="SimSun" w:hAnsi="Times New Roman" w:cs="Times New Roman"/>
          <w:sz w:val="24"/>
          <w:szCs w:val="24"/>
        </w:rPr>
        <w:t xml:space="preserve"> Army has </w:t>
      </w:r>
      <w:r w:rsidRPr="00D0316D">
        <w:rPr>
          <w:rFonts w:ascii="Times New Roman" w:eastAsia="SimSun" w:hAnsi="Times New Roman" w:cs="Times New Roman"/>
          <w:sz w:val="24"/>
          <w:szCs w:val="24"/>
        </w:rPr>
        <w:t xml:space="preserve">also </w:t>
      </w:r>
      <w:r w:rsidR="00670B4F" w:rsidRPr="00D0316D">
        <w:rPr>
          <w:rFonts w:ascii="Times New Roman" w:eastAsia="SimSun" w:hAnsi="Times New Roman" w:cs="Times New Roman"/>
          <w:sz w:val="24"/>
          <w:szCs w:val="24"/>
        </w:rPr>
        <w:t xml:space="preserve">recognized the importance and benefits of considering individual preferences and emphasizing matching individuals to positions for which they are qualified </w:t>
      </w:r>
      <w:r w:rsidRPr="00D0316D">
        <w:rPr>
          <w:rFonts w:ascii="Times New Roman" w:eastAsia="SimSun" w:hAnsi="Times New Roman" w:cs="Times New Roman"/>
          <w:sz w:val="24"/>
          <w:szCs w:val="24"/>
        </w:rPr>
        <w:t xml:space="preserve">as part of a data-driven and modernized talent management system </w:t>
      </w:r>
      <w:r w:rsidR="00670B4F" w:rsidRPr="00D0316D">
        <w:rPr>
          <w:rFonts w:ascii="Times New Roman" w:eastAsia="SimSun" w:hAnsi="Times New Roman" w:cs="Times New Roman"/>
          <w:sz w:val="24"/>
          <w:szCs w:val="24"/>
        </w:rPr>
        <w:t xml:space="preserve">(The Army </w:t>
      </w:r>
      <w:r w:rsidR="009B322C">
        <w:rPr>
          <w:rFonts w:ascii="Times New Roman" w:eastAsia="SimSun" w:hAnsi="Times New Roman" w:cs="Times New Roman"/>
          <w:sz w:val="24"/>
          <w:szCs w:val="24"/>
        </w:rPr>
        <w:t>Modernization</w:t>
      </w:r>
      <w:r w:rsidR="009B322C" w:rsidRPr="00D0316D">
        <w:rPr>
          <w:rFonts w:ascii="Times New Roman" w:eastAsia="SimSun" w:hAnsi="Times New Roman" w:cs="Times New Roman"/>
          <w:sz w:val="24"/>
          <w:szCs w:val="24"/>
        </w:rPr>
        <w:t xml:space="preserve"> Strategy (</w:t>
      </w:r>
      <w:r w:rsidR="009B322C">
        <w:rPr>
          <w:rFonts w:ascii="Times New Roman" w:eastAsia="SimSun" w:hAnsi="Times New Roman" w:cs="Times New Roman"/>
          <w:sz w:val="24"/>
          <w:szCs w:val="24"/>
        </w:rPr>
        <w:t>2021</w:t>
      </w:r>
      <w:r w:rsidR="00670B4F"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Person-job fit refers to the alignment between an individual’s knowledge, skills, and abilities and job requirements (Zhou et al., 2011). Person-job fit is positively associated with work engagement (Cai et al., 2018), contextual performance (Han et al., 2015), and career commitment (Huang, Yuan, &amp; Li, 2019). Further, person-job fit tends to be negatively related to employee turnover (Boon &amp; Biron, 2016), which is particularly relevant for improving the Army’s retention efforts and increasing Soldier satisfaction with their position. Thus, the Army’s internal job market, known as the Assignment Interactive Module 2.0 (AIM2), has been developed as the primary system for matching individuals to available positions. Additionally, the new Integrated Personnel and Pay System–Army (IPPS-A) ecosystem has become readily available and attractive to new Army talent management requirements.</w:t>
      </w:r>
    </w:p>
    <w:p w14:paraId="4D07549F" w14:textId="77777777" w:rsidR="00052A1D" w:rsidRPr="00D0316D" w:rsidRDefault="00052A1D" w:rsidP="00B02F39">
      <w:pPr>
        <w:spacing w:after="0" w:line="240" w:lineRule="auto"/>
        <w:ind w:firstLine="720"/>
        <w:rPr>
          <w:rFonts w:ascii="Times New Roman" w:eastAsia="SimSun" w:hAnsi="Times New Roman" w:cs="Times New Roman"/>
          <w:sz w:val="24"/>
          <w:szCs w:val="24"/>
        </w:rPr>
      </w:pPr>
    </w:p>
    <w:p w14:paraId="6BD0E8F7" w14:textId="33346161" w:rsidR="00B67D90" w:rsidRPr="00D0316D" w:rsidRDefault="00B67D90"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This study sought to support </w:t>
      </w:r>
      <w:r w:rsidR="00052A1D" w:rsidRPr="00D0316D">
        <w:rPr>
          <w:rFonts w:ascii="Times New Roman" w:eastAsia="SimSun" w:hAnsi="Times New Roman" w:cs="Times New Roman"/>
          <w:sz w:val="24"/>
          <w:szCs w:val="24"/>
        </w:rPr>
        <w:t xml:space="preserve">the Army’s focus on a data-driven and modernized talent management system </w:t>
      </w:r>
      <w:r w:rsidRPr="00D0316D">
        <w:rPr>
          <w:rFonts w:ascii="Times New Roman" w:eastAsia="SimSun" w:hAnsi="Times New Roman" w:cs="Times New Roman"/>
          <w:sz w:val="24"/>
          <w:szCs w:val="24"/>
        </w:rPr>
        <w:t xml:space="preserve">by better understanding how individual attributes relate to officer careers and work performance, through analyzing narrative inquiries on experiences that facilitated </w:t>
      </w:r>
      <w:r w:rsidR="007E35AF">
        <w:rPr>
          <w:rFonts w:ascii="Times New Roman" w:eastAsia="SimSun" w:hAnsi="Times New Roman" w:cs="Times New Roman"/>
          <w:sz w:val="24"/>
          <w:szCs w:val="24"/>
        </w:rPr>
        <w:t xml:space="preserve">the </w:t>
      </w:r>
      <w:r w:rsidRPr="00D0316D">
        <w:rPr>
          <w:rFonts w:ascii="Times New Roman" w:eastAsia="SimSun" w:hAnsi="Times New Roman" w:cs="Times New Roman"/>
          <w:sz w:val="24"/>
          <w:szCs w:val="24"/>
        </w:rPr>
        <w:t xml:space="preserve">development of these attributes (Allen, 2017; Clandinin, </w:t>
      </w:r>
      <w:r w:rsidRPr="00D0316D">
        <w:rPr>
          <w:rFonts w:ascii="Times New Roman" w:eastAsia="SimSun" w:hAnsi="Times New Roman" w:cs="Times New Roman"/>
          <w:sz w:val="24"/>
          <w:szCs w:val="24"/>
        </w:rPr>
        <w:lastRenderedPageBreak/>
        <w:t xml:space="preserve">2006). </w:t>
      </w:r>
      <w:bookmarkStart w:id="50" w:name="_Hlk178934104"/>
      <w:r w:rsidRPr="00D0316D">
        <w:rPr>
          <w:rFonts w:ascii="Times New Roman" w:eastAsia="SimSun" w:hAnsi="Times New Roman" w:cs="Times New Roman"/>
          <w:sz w:val="24"/>
          <w:szCs w:val="24"/>
        </w:rPr>
        <w:t xml:space="preserve">The research aims were accomplished by conducting an explanatory sequential mixed method </w:t>
      </w:r>
      <w:r w:rsidR="00A817AC">
        <w:rPr>
          <w:rFonts w:ascii="Times New Roman" w:eastAsia="SimSun" w:hAnsi="Times New Roman" w:cs="Times New Roman"/>
          <w:sz w:val="24"/>
          <w:szCs w:val="24"/>
        </w:rPr>
        <w:t>design (Creswell &amp; Plano Clark, 2017)</w:t>
      </w:r>
      <w:r w:rsidR="00A817AC"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to increase our understanding of how Army experiences cultivate important characteristics, which may help us better understand how to match officers to job positions in the new marketplace ecosystem. </w:t>
      </w:r>
      <w:bookmarkEnd w:id="50"/>
      <w:r w:rsidR="001908D2">
        <w:rPr>
          <w:rFonts w:ascii="Times New Roman" w:eastAsia="SimSun" w:hAnsi="Times New Roman" w:cs="Times New Roman"/>
          <w:sz w:val="24"/>
          <w:szCs w:val="24"/>
        </w:rPr>
        <w:t xml:space="preserve">Specifically, we demonstrate </w:t>
      </w:r>
      <w:r w:rsidR="00A302C4">
        <w:rPr>
          <w:rFonts w:ascii="Times New Roman" w:eastAsia="SimSun" w:hAnsi="Times New Roman" w:cs="Times New Roman"/>
          <w:sz w:val="24"/>
          <w:szCs w:val="24"/>
        </w:rPr>
        <w:t>how text analysis can be applied to extract themes from officer</w:t>
      </w:r>
      <w:r w:rsidR="00A1370D">
        <w:rPr>
          <w:rFonts w:ascii="Times New Roman" w:eastAsia="SimSun" w:hAnsi="Times New Roman" w:cs="Times New Roman"/>
          <w:sz w:val="24"/>
          <w:szCs w:val="24"/>
        </w:rPr>
        <w:t xml:space="preserve"> open-ended survey items to better understand KSB requirements for their jobs. </w:t>
      </w:r>
    </w:p>
    <w:p w14:paraId="02943E7B" w14:textId="77777777" w:rsidR="00B02F39" w:rsidRPr="00D0316D" w:rsidRDefault="00B02F39" w:rsidP="00052A1D">
      <w:pPr>
        <w:spacing w:after="0" w:line="240" w:lineRule="auto"/>
        <w:ind w:firstLine="720"/>
        <w:rPr>
          <w:rFonts w:ascii="Times New Roman" w:eastAsia="SimSun" w:hAnsi="Times New Roman" w:cs="Times New Roman"/>
          <w:sz w:val="24"/>
          <w:szCs w:val="24"/>
        </w:rPr>
      </w:pPr>
    </w:p>
    <w:p w14:paraId="521AE347" w14:textId="7B888B78" w:rsidR="00B67D90" w:rsidRPr="00D0316D" w:rsidRDefault="00B67D90"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Job analysis is a commonly used </w:t>
      </w:r>
      <w:r w:rsidR="00052A1D" w:rsidRPr="00D0316D">
        <w:rPr>
          <w:rFonts w:ascii="Times New Roman" w:eastAsia="SimSun" w:hAnsi="Times New Roman" w:cs="Times New Roman"/>
          <w:sz w:val="24"/>
          <w:szCs w:val="24"/>
        </w:rPr>
        <w:t xml:space="preserve">approach </w:t>
      </w:r>
      <w:r w:rsidRPr="00D0316D">
        <w:rPr>
          <w:rFonts w:ascii="Times New Roman" w:eastAsia="SimSun" w:hAnsi="Times New Roman" w:cs="Times New Roman"/>
          <w:sz w:val="24"/>
          <w:szCs w:val="24"/>
        </w:rPr>
        <w:t xml:space="preserve">to gather information on the talents, knowledge, skills, and behaviors (KSBs) that allow an officer to be successful in their position. By accurately identifying talent requirements for each position, appropriate assessments can then be used in selection, assignment, training, performance evaluation, and promotion efforts and decisions. </w:t>
      </w:r>
      <w:r w:rsidR="006B3C87">
        <w:rPr>
          <w:rFonts w:ascii="Times New Roman" w:eastAsia="SimSun" w:hAnsi="Times New Roman" w:cs="Times New Roman"/>
          <w:sz w:val="24"/>
          <w:szCs w:val="24"/>
        </w:rPr>
        <w:t>To</w:t>
      </w:r>
      <w:r w:rsidR="00243375">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determine the attributes required by each position, U.S. Army Research Institute for the Behavioral and Social Sciences (ARI) developed the Survey of Talent Requirements (STR) in collaboration with Office of Economic and Manpower Analysis (OEMA) and Army Talent Management Task Force (ATMTF) to conduct a job analysis from 2018 to 2019. The first portion of the survey gathered quantitative ratings on the criticality of talents and attributes, while the second component of the survey used open-ended items to inquire about education, previous work experience, and additional talents, skills, and abilities that facilitate successful job performance. </w:t>
      </w:r>
    </w:p>
    <w:p w14:paraId="0381833B" w14:textId="77777777" w:rsidR="00B02F39" w:rsidRPr="00D0316D" w:rsidRDefault="00B02F39" w:rsidP="00052A1D">
      <w:pPr>
        <w:spacing w:after="0" w:line="240" w:lineRule="auto"/>
        <w:ind w:firstLine="720"/>
        <w:rPr>
          <w:rFonts w:ascii="Times New Roman" w:eastAsia="SimSun" w:hAnsi="Times New Roman" w:cs="Times New Roman"/>
          <w:sz w:val="24"/>
          <w:szCs w:val="24"/>
        </w:rPr>
      </w:pPr>
    </w:p>
    <w:p w14:paraId="6C8DEFFC" w14:textId="603EF6F0" w:rsidR="00B67D90" w:rsidRPr="00D0316D" w:rsidRDefault="00B67D90"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focus of this paper was on </w:t>
      </w:r>
      <w:r w:rsidR="00052A1D" w:rsidRPr="00D0316D">
        <w:rPr>
          <w:rFonts w:ascii="Times New Roman" w:eastAsia="SimSun" w:hAnsi="Times New Roman" w:cs="Times New Roman"/>
          <w:sz w:val="24"/>
          <w:szCs w:val="24"/>
        </w:rPr>
        <w:t xml:space="preserve">analyzing </w:t>
      </w:r>
      <w:r w:rsidRPr="00D0316D">
        <w:rPr>
          <w:rFonts w:ascii="Times New Roman" w:eastAsia="SimSun" w:hAnsi="Times New Roman" w:cs="Times New Roman"/>
          <w:sz w:val="24"/>
          <w:szCs w:val="24"/>
        </w:rPr>
        <w:t xml:space="preserve">the qualitative </w:t>
      </w:r>
      <w:r w:rsidR="00052A1D" w:rsidRPr="00D0316D">
        <w:rPr>
          <w:rFonts w:ascii="Times New Roman" w:eastAsia="SimSun" w:hAnsi="Times New Roman" w:cs="Times New Roman"/>
          <w:sz w:val="24"/>
          <w:szCs w:val="24"/>
        </w:rPr>
        <w:t>component of the survey</w:t>
      </w:r>
      <w:r w:rsidRPr="00D0316D">
        <w:rPr>
          <w:rFonts w:ascii="Times New Roman" w:eastAsia="SimSun" w:hAnsi="Times New Roman" w:cs="Times New Roman"/>
          <w:sz w:val="24"/>
          <w:szCs w:val="24"/>
        </w:rPr>
        <w:t xml:space="preserve">, which provided narratives on experiences and education that facilitated </w:t>
      </w:r>
      <w:r w:rsidR="00CC227A">
        <w:rPr>
          <w:rFonts w:ascii="Times New Roman" w:eastAsia="SimSun" w:hAnsi="Times New Roman" w:cs="Times New Roman"/>
          <w:sz w:val="24"/>
          <w:szCs w:val="24"/>
        </w:rPr>
        <w:t xml:space="preserve">the </w:t>
      </w:r>
      <w:r w:rsidRPr="00D0316D">
        <w:rPr>
          <w:rFonts w:ascii="Times New Roman" w:eastAsia="SimSun" w:hAnsi="Times New Roman" w:cs="Times New Roman"/>
          <w:sz w:val="24"/>
          <w:szCs w:val="24"/>
        </w:rPr>
        <w:t xml:space="preserve">development of attributes that allow officers to be effective in their current work roles. </w:t>
      </w:r>
      <w:r w:rsidR="00052A1D" w:rsidRPr="00D0316D">
        <w:rPr>
          <w:rFonts w:ascii="Times New Roman" w:eastAsia="SimSun" w:hAnsi="Times New Roman" w:cs="Times New Roman"/>
          <w:sz w:val="24"/>
          <w:szCs w:val="24"/>
        </w:rPr>
        <w:t>T</w:t>
      </w:r>
      <w:r w:rsidRPr="00D0316D">
        <w:rPr>
          <w:rFonts w:ascii="Times New Roman" w:eastAsia="SimSun" w:hAnsi="Times New Roman" w:cs="Times New Roman"/>
          <w:sz w:val="24"/>
          <w:szCs w:val="24"/>
        </w:rPr>
        <w:t>he previously conducted quantitative study focused on identifying the most critical KSBs for officers</w:t>
      </w:r>
      <w:r w:rsidR="00052A1D" w:rsidRPr="00D0316D">
        <w:rPr>
          <w:rFonts w:ascii="Times New Roman" w:eastAsia="SimSun" w:hAnsi="Times New Roman" w:cs="Times New Roman"/>
          <w:sz w:val="24"/>
          <w:szCs w:val="24"/>
        </w:rPr>
        <w:t xml:space="preserve"> (Boyle et al., 2022)</w:t>
      </w:r>
      <w:r w:rsidRPr="00D0316D">
        <w:rPr>
          <w:rFonts w:ascii="Times New Roman" w:eastAsia="SimSun" w:hAnsi="Times New Roman" w:cs="Times New Roman"/>
          <w:sz w:val="24"/>
          <w:szCs w:val="24"/>
        </w:rPr>
        <w:t xml:space="preserve">, </w:t>
      </w:r>
      <w:r w:rsidR="00052A1D" w:rsidRPr="00D0316D">
        <w:rPr>
          <w:rFonts w:ascii="Times New Roman" w:eastAsia="SimSun" w:hAnsi="Times New Roman" w:cs="Times New Roman"/>
          <w:sz w:val="24"/>
          <w:szCs w:val="24"/>
        </w:rPr>
        <w:t xml:space="preserve">which then informed </w:t>
      </w:r>
      <w:r w:rsidRPr="00D0316D">
        <w:rPr>
          <w:rFonts w:ascii="Times New Roman" w:eastAsia="SimSun" w:hAnsi="Times New Roman" w:cs="Times New Roman"/>
          <w:sz w:val="24"/>
          <w:szCs w:val="24"/>
        </w:rPr>
        <w:t xml:space="preserve">this follow-on study </w:t>
      </w:r>
      <w:r w:rsidR="00052A1D" w:rsidRPr="00D0316D">
        <w:rPr>
          <w:rFonts w:ascii="Times New Roman" w:eastAsia="SimSun" w:hAnsi="Times New Roman" w:cs="Times New Roman"/>
          <w:sz w:val="24"/>
          <w:szCs w:val="24"/>
        </w:rPr>
        <w:t xml:space="preserve">that </w:t>
      </w:r>
      <w:r w:rsidRPr="00D0316D">
        <w:rPr>
          <w:rFonts w:ascii="Times New Roman" w:eastAsia="SimSun" w:hAnsi="Times New Roman" w:cs="Times New Roman"/>
          <w:sz w:val="24"/>
          <w:szCs w:val="24"/>
        </w:rPr>
        <w:t xml:space="preserve">used qualitative analysis to gain a deeper understanding of these </w:t>
      </w:r>
      <w:r w:rsidR="00052A1D" w:rsidRPr="00D0316D">
        <w:rPr>
          <w:rFonts w:ascii="Times New Roman" w:eastAsia="SimSun" w:hAnsi="Times New Roman" w:cs="Times New Roman"/>
          <w:sz w:val="24"/>
          <w:szCs w:val="24"/>
        </w:rPr>
        <w:t xml:space="preserve">critical </w:t>
      </w:r>
      <w:r w:rsidRPr="00D0316D">
        <w:rPr>
          <w:rFonts w:ascii="Times New Roman" w:eastAsia="SimSun" w:hAnsi="Times New Roman" w:cs="Times New Roman"/>
          <w:sz w:val="24"/>
          <w:szCs w:val="24"/>
        </w:rPr>
        <w:t xml:space="preserve">KSBs by delving into participant experiences provided in open-ended survey items. By supplementing the previously analyzed quantitative data with a qualitative examination of officer narratives, we gained a richer, more comprehensive picture of how Army experience influences officer career dynamics. </w:t>
      </w:r>
      <w:r w:rsidR="00BA5F45">
        <w:rPr>
          <w:rFonts w:ascii="Times New Roman" w:eastAsia="SimSun" w:hAnsi="Times New Roman" w:cs="Times New Roman"/>
          <w:sz w:val="24"/>
          <w:szCs w:val="24"/>
        </w:rPr>
        <w:t xml:space="preserve">Automating text analysis can </w:t>
      </w:r>
      <w:r w:rsidR="008F217D">
        <w:rPr>
          <w:rFonts w:ascii="Times New Roman" w:eastAsia="SimSun" w:hAnsi="Times New Roman" w:cs="Times New Roman"/>
          <w:sz w:val="24"/>
          <w:szCs w:val="24"/>
        </w:rPr>
        <w:t>provide researchers with useful tools</w:t>
      </w:r>
      <w:r w:rsidR="002E27FA">
        <w:rPr>
          <w:rFonts w:ascii="Times New Roman" w:eastAsia="SimSun" w:hAnsi="Times New Roman" w:cs="Times New Roman"/>
          <w:sz w:val="24"/>
          <w:szCs w:val="24"/>
        </w:rPr>
        <w:t xml:space="preserve"> to</w:t>
      </w:r>
      <w:r w:rsidR="00797681">
        <w:rPr>
          <w:rFonts w:ascii="Times New Roman" w:eastAsia="SimSun" w:hAnsi="Times New Roman" w:cs="Times New Roman"/>
          <w:sz w:val="24"/>
          <w:szCs w:val="24"/>
        </w:rPr>
        <w:t xml:space="preserve"> better understand officer KSB requirements by </w:t>
      </w:r>
      <w:r w:rsidR="002E27FA">
        <w:rPr>
          <w:rFonts w:ascii="Times New Roman" w:eastAsia="SimSun" w:hAnsi="Times New Roman" w:cs="Times New Roman"/>
          <w:sz w:val="24"/>
          <w:szCs w:val="24"/>
        </w:rPr>
        <w:t xml:space="preserve">examining what officers state are their task and KSB requirements. </w:t>
      </w:r>
    </w:p>
    <w:p w14:paraId="1E347489" w14:textId="77777777" w:rsidR="00B02F39" w:rsidRPr="00D0316D" w:rsidRDefault="00B02F39" w:rsidP="00052A1D">
      <w:pPr>
        <w:spacing w:after="0" w:line="240" w:lineRule="auto"/>
        <w:ind w:firstLine="720"/>
        <w:rPr>
          <w:rFonts w:ascii="Times New Roman" w:eastAsia="SimSun" w:hAnsi="Times New Roman" w:cs="Times New Roman"/>
          <w:sz w:val="24"/>
          <w:szCs w:val="24"/>
        </w:rPr>
      </w:pPr>
    </w:p>
    <w:p w14:paraId="1C3C848B" w14:textId="1C11738F" w:rsidR="00B67D90" w:rsidRPr="003444AC" w:rsidRDefault="00B67D90" w:rsidP="00052A1D">
      <w:pPr>
        <w:keepNext/>
        <w:spacing w:after="0" w:line="240" w:lineRule="auto"/>
        <w:outlineLvl w:val="1"/>
        <w:rPr>
          <w:rFonts w:ascii="Times New Roman" w:eastAsia="SimSun" w:hAnsi="Times New Roman" w:cs="Times New Roman"/>
          <w:b/>
          <w:bCs/>
          <w:iCs/>
          <w:sz w:val="24"/>
          <w:szCs w:val="28"/>
        </w:rPr>
      </w:pPr>
      <w:bookmarkStart w:id="51" w:name="_Toc124931026"/>
      <w:bookmarkStart w:id="52" w:name="_Toc229144700"/>
      <w:r w:rsidRPr="00D0316D">
        <w:rPr>
          <w:rFonts w:ascii="Times New Roman" w:eastAsia="SimSun" w:hAnsi="Times New Roman" w:cs="Times New Roman"/>
          <w:b/>
          <w:bCs/>
          <w:iCs/>
          <w:sz w:val="24"/>
          <w:szCs w:val="28"/>
        </w:rPr>
        <w:t xml:space="preserve">Army Talents and </w:t>
      </w:r>
      <w:bookmarkEnd w:id="51"/>
      <w:r w:rsidR="001C2B42" w:rsidRPr="00D0316D">
        <w:rPr>
          <w:rFonts w:ascii="Times New Roman" w:eastAsia="SimSun" w:hAnsi="Times New Roman" w:cs="Times New Roman"/>
          <w:b/>
          <w:bCs/>
          <w:iCs/>
          <w:sz w:val="24"/>
          <w:szCs w:val="28"/>
        </w:rPr>
        <w:t>KSBs</w:t>
      </w:r>
      <w:bookmarkEnd w:id="52"/>
    </w:p>
    <w:p w14:paraId="40B42DAB" w14:textId="77777777" w:rsidR="00A3723F" w:rsidRPr="00D0316D" w:rsidRDefault="00A3723F" w:rsidP="00B02F39">
      <w:pPr>
        <w:spacing w:after="0" w:line="240" w:lineRule="auto"/>
        <w:ind w:firstLine="720"/>
        <w:rPr>
          <w:rFonts w:ascii="Times New Roman" w:eastAsia="SimSun" w:hAnsi="Times New Roman" w:cs="Times New Roman"/>
          <w:sz w:val="24"/>
          <w:szCs w:val="24"/>
        </w:rPr>
      </w:pPr>
    </w:p>
    <w:p w14:paraId="58B594D9" w14:textId="7C576B16" w:rsidR="00B67D90" w:rsidRPr="00D0316D" w:rsidRDefault="00B67D90"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Army defines Talents as “unique, measurable clusters of highly interrelated knowledge, skills, and behaviors possessed by an individual, which results in effective performance when properly aligned against a particular job” (Department of the Army, 2019). In an Army context, talent is more than simply training, education, or experience, but a broader representation of one’s life experience. This more rounded view of an individual includes important factors such as cognitive ability, life experiences, background, preferences, personality, learning style, and self-development (KSB Virtual Planning Conference, 2019; Trent, 2019). </w:t>
      </w:r>
    </w:p>
    <w:p w14:paraId="21A83E81" w14:textId="77777777" w:rsidR="00B02F39" w:rsidRPr="00D0316D" w:rsidRDefault="00B02F39" w:rsidP="00052A1D">
      <w:pPr>
        <w:spacing w:after="0" w:line="240" w:lineRule="auto"/>
        <w:ind w:firstLine="720"/>
        <w:rPr>
          <w:rFonts w:ascii="Times New Roman" w:eastAsia="SimSun" w:hAnsi="Times New Roman" w:cs="Times New Roman"/>
          <w:sz w:val="24"/>
          <w:szCs w:val="24"/>
        </w:rPr>
      </w:pPr>
    </w:p>
    <w:p w14:paraId="491C2631" w14:textId="405B7481" w:rsidR="00B67D90" w:rsidRPr="00D0316D" w:rsidRDefault="00B67D90" w:rsidP="00052A1D">
      <w:pPr>
        <w:spacing w:after="0" w:line="240" w:lineRule="auto"/>
        <w:ind w:firstLine="720"/>
        <w:rPr>
          <w:rFonts w:ascii="Times New Roman" w:eastAsia="Calibri" w:hAnsi="Times New Roman" w:cs="Times New Roman"/>
          <w:sz w:val="24"/>
          <w:szCs w:val="24"/>
        </w:rPr>
      </w:pPr>
      <w:r w:rsidRPr="00D0316D">
        <w:rPr>
          <w:rFonts w:ascii="Times New Roman" w:eastAsia="SimSun" w:hAnsi="Times New Roman" w:cs="Times New Roman"/>
          <w:sz w:val="24"/>
          <w:szCs w:val="24"/>
        </w:rPr>
        <w:lastRenderedPageBreak/>
        <w:t xml:space="preserve">Talent management and industrial organizational psychology fields typically use the terminology of </w:t>
      </w:r>
      <w:r w:rsidRPr="007D4EA8">
        <w:rPr>
          <w:rFonts w:ascii="Times New Roman" w:eastAsia="SimSun" w:hAnsi="Times New Roman" w:cs="Times New Roman"/>
          <w:sz w:val="24"/>
          <w:szCs w:val="24"/>
        </w:rPr>
        <w:t>Knowledge, Skills, Ability</w:t>
      </w:r>
      <w:r w:rsidRPr="003444AC">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and </w:t>
      </w:r>
      <w:r w:rsidRPr="007D4EA8">
        <w:rPr>
          <w:rFonts w:ascii="Times New Roman" w:eastAsia="SimSun" w:hAnsi="Times New Roman" w:cs="Times New Roman"/>
          <w:sz w:val="24"/>
          <w:szCs w:val="24"/>
        </w:rPr>
        <w:t>Other Characteristics</w:t>
      </w:r>
      <w:r w:rsidRPr="003444AC">
        <w:rPr>
          <w:rFonts w:ascii="Times New Roman" w:eastAsia="SimSun" w:hAnsi="Times New Roman" w:cs="Times New Roman"/>
          <w:sz w:val="24"/>
          <w:szCs w:val="24"/>
        </w:rPr>
        <w:t xml:space="preserve"> (KSAOs) to describe worker attributes required for a job. Knowledge refers to one’s factual or procedural information gained through experience, education, and training, while skills refer to capabilities to perform work tasks such as operating motor vehi</w:t>
      </w:r>
      <w:r w:rsidRPr="00D0316D">
        <w:rPr>
          <w:rFonts w:ascii="Times New Roman" w:eastAsia="SimSun" w:hAnsi="Times New Roman" w:cs="Times New Roman"/>
          <w:sz w:val="24"/>
          <w:szCs w:val="24"/>
        </w:rPr>
        <w:t xml:space="preserve">cles or equipment repair. Abilities refer to characteristics such as communication, leadership, </w:t>
      </w:r>
      <w:r w:rsidR="00AA576E">
        <w:rPr>
          <w:rFonts w:ascii="Times New Roman" w:eastAsia="SimSun" w:hAnsi="Times New Roman" w:cs="Times New Roman"/>
          <w:sz w:val="24"/>
          <w:szCs w:val="24"/>
        </w:rPr>
        <w:t xml:space="preserve">or </w:t>
      </w:r>
      <w:r w:rsidRPr="00D0316D">
        <w:rPr>
          <w:rFonts w:ascii="Times New Roman" w:eastAsia="SimSun" w:hAnsi="Times New Roman" w:cs="Times New Roman"/>
          <w:sz w:val="24"/>
          <w:szCs w:val="24"/>
        </w:rPr>
        <w:t>being organized</w:t>
      </w:r>
      <w:r w:rsidR="00AA576E">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and detail-oriented. Other characteristics refer to characteristics such as personality, work styles, and values. The Army uses the term KSB, which combines Ability and Other Characteristics into Behaviors, while still using the terms Knowledge and Skills as most other non-military entities do. </w:t>
      </w:r>
    </w:p>
    <w:p w14:paraId="7BC632C7" w14:textId="77777777" w:rsidR="00B67D90" w:rsidRPr="00D0316D" w:rsidRDefault="00B67D90" w:rsidP="00052A1D">
      <w:pPr>
        <w:spacing w:after="0" w:line="240" w:lineRule="auto"/>
        <w:ind w:firstLine="720"/>
        <w:rPr>
          <w:rFonts w:ascii="Times New Roman" w:eastAsia="SimSun" w:hAnsi="Times New Roman" w:cs="Times New Roman"/>
          <w:sz w:val="24"/>
          <w:szCs w:val="24"/>
        </w:rPr>
      </w:pPr>
    </w:p>
    <w:p w14:paraId="7D97027C" w14:textId="77777777" w:rsidR="00B67D90" w:rsidRPr="00D0316D" w:rsidRDefault="00B67D90" w:rsidP="00362BC0">
      <w:pPr>
        <w:keepNext/>
        <w:spacing w:after="0" w:line="240" w:lineRule="auto"/>
        <w:outlineLvl w:val="1"/>
        <w:rPr>
          <w:rFonts w:ascii="Times New Roman" w:eastAsia="SimSun" w:hAnsi="Times New Roman" w:cs="Times New Roman"/>
          <w:b/>
          <w:bCs/>
          <w:iCs/>
          <w:sz w:val="24"/>
          <w:szCs w:val="28"/>
        </w:rPr>
      </w:pPr>
      <w:bookmarkStart w:id="53" w:name="_Toc124931027"/>
      <w:bookmarkStart w:id="54" w:name="_Toc229144701"/>
      <w:r w:rsidRPr="00D0316D">
        <w:rPr>
          <w:rFonts w:ascii="Times New Roman" w:eastAsia="SimSun" w:hAnsi="Times New Roman" w:cs="Times New Roman"/>
          <w:b/>
          <w:bCs/>
          <w:iCs/>
          <w:sz w:val="24"/>
          <w:szCs w:val="28"/>
        </w:rPr>
        <w:t>Most Critical KSBs</w:t>
      </w:r>
      <w:bookmarkEnd w:id="53"/>
      <w:bookmarkEnd w:id="54"/>
    </w:p>
    <w:p w14:paraId="25475B8A" w14:textId="2F461A72" w:rsidR="00B67D90" w:rsidRPr="00D0316D" w:rsidRDefault="00244391" w:rsidP="00B02F39">
      <w:pPr>
        <w:spacing w:after="0" w:line="24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t>The previously analyzed quantitative data, included</w:t>
      </w:r>
      <w:r w:rsidR="00B67D90" w:rsidRPr="00D0316D">
        <w:rPr>
          <w:rFonts w:ascii="Times New Roman" w:eastAsia="SimSun" w:hAnsi="Times New Roman" w:cs="Times New Roman"/>
          <w:sz w:val="24"/>
          <w:szCs w:val="24"/>
        </w:rPr>
        <w:t xml:space="preserve"> importance and frequency ratings collected on the 21 Talents </w:t>
      </w:r>
      <w:r w:rsidR="00362BC0" w:rsidRPr="00D0316D">
        <w:rPr>
          <w:rFonts w:ascii="Times New Roman" w:eastAsia="SimSun" w:hAnsi="Times New Roman" w:cs="Times New Roman"/>
          <w:sz w:val="24"/>
          <w:szCs w:val="24"/>
        </w:rPr>
        <w:t xml:space="preserve">(Colarusso et al., 2016) </w:t>
      </w:r>
      <w:r w:rsidR="00B67D90" w:rsidRPr="00D0316D">
        <w:rPr>
          <w:rFonts w:ascii="Times New Roman" w:eastAsia="SimSun" w:hAnsi="Times New Roman" w:cs="Times New Roman"/>
          <w:sz w:val="24"/>
          <w:szCs w:val="24"/>
        </w:rPr>
        <w:t xml:space="preserve">and 63 ATAP KSB-Ps. Importance and frequency ratings for each attribute were multiplied together to create a criticality rating. </w:t>
      </w:r>
      <w:r w:rsidR="00362BC0" w:rsidRPr="00D0316D">
        <w:rPr>
          <w:rFonts w:ascii="Times New Roman" w:eastAsia="SimSun" w:hAnsi="Times New Roman" w:cs="Times New Roman"/>
          <w:sz w:val="24"/>
          <w:szCs w:val="24"/>
        </w:rPr>
        <w:t>Boyle et al.’s (2022) study</w:t>
      </w:r>
      <w:r w:rsidR="00B67D90" w:rsidRPr="00D0316D">
        <w:rPr>
          <w:rFonts w:ascii="Times New Roman" w:eastAsia="SimSun" w:hAnsi="Times New Roman" w:cs="Times New Roman"/>
          <w:sz w:val="24"/>
          <w:szCs w:val="24"/>
        </w:rPr>
        <w:t xml:space="preserve"> using quantitative data analysis showed that five attributes emerged as most critical for officer performance in their work role: Communicator, Interpersonal, Detail-focused, Problem Solver, and Multi-tasker, each of which has been shown to be important for leaders, regardless of organization and work domain. </w:t>
      </w:r>
    </w:p>
    <w:p w14:paraId="43B36A4B" w14:textId="77777777" w:rsidR="00B02F39" w:rsidRPr="00D0316D" w:rsidRDefault="00B02F39" w:rsidP="00362BC0">
      <w:pPr>
        <w:spacing w:after="0" w:line="240" w:lineRule="auto"/>
        <w:ind w:firstLine="720"/>
        <w:rPr>
          <w:rFonts w:ascii="Times New Roman" w:eastAsia="SimSun" w:hAnsi="Times New Roman" w:cs="Times New Roman"/>
          <w:sz w:val="24"/>
          <w:szCs w:val="24"/>
        </w:rPr>
      </w:pPr>
    </w:p>
    <w:p w14:paraId="3D8F86CA" w14:textId="3C62E240" w:rsidR="00B67D90" w:rsidRPr="00D0316D" w:rsidRDefault="00B67D90" w:rsidP="00362BC0">
      <w:pPr>
        <w:keepNext/>
        <w:spacing w:after="0" w:line="240" w:lineRule="auto"/>
        <w:outlineLvl w:val="2"/>
        <w:rPr>
          <w:rFonts w:ascii="Times New Roman" w:eastAsia="SimSun" w:hAnsi="Times New Roman" w:cs="Times New Roman"/>
          <w:i/>
          <w:kern w:val="32"/>
          <w:sz w:val="24"/>
          <w:szCs w:val="26"/>
        </w:rPr>
      </w:pPr>
      <w:bookmarkStart w:id="55" w:name="_Toc124931028"/>
      <w:bookmarkStart w:id="56" w:name="_Toc229144702"/>
      <w:r w:rsidRPr="00D0316D">
        <w:rPr>
          <w:rFonts w:ascii="Times New Roman" w:eastAsia="SimSun" w:hAnsi="Times New Roman" w:cs="Times New Roman"/>
          <w:i/>
          <w:kern w:val="32"/>
          <w:sz w:val="24"/>
          <w:szCs w:val="26"/>
        </w:rPr>
        <w:t>Communication</w:t>
      </w:r>
      <w:bookmarkEnd w:id="55"/>
      <w:bookmarkEnd w:id="56"/>
    </w:p>
    <w:p w14:paraId="4632BC10" w14:textId="48AF64A0" w:rsidR="00B67D90" w:rsidRPr="00D0316D" w:rsidRDefault="00B67D90"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Communication is a critical skill in any leadership role and </w:t>
      </w:r>
      <w:r w:rsidR="00375733">
        <w:rPr>
          <w:rFonts w:ascii="Times New Roman" w:eastAsia="SimSun" w:hAnsi="Times New Roman" w:cs="Times New Roman"/>
          <w:sz w:val="24"/>
          <w:szCs w:val="24"/>
        </w:rPr>
        <w:t xml:space="preserve">is central to effectiveness in those roles </w:t>
      </w:r>
      <w:r w:rsidRPr="00D0316D">
        <w:rPr>
          <w:rFonts w:ascii="Times New Roman" w:eastAsia="SimSun" w:hAnsi="Times New Roman" w:cs="Times New Roman"/>
          <w:sz w:val="24"/>
          <w:szCs w:val="24"/>
        </w:rPr>
        <w:t xml:space="preserve">(e.g., De Vries et al., 2009; Riggio et al., 2003). Effective communication skills are relevant for officers in military settings where stakes are high and outcomes of poor communication can cause loss of life, failure of mission objectives, and </w:t>
      </w:r>
      <w:r w:rsidR="00970ABD">
        <w:rPr>
          <w:rFonts w:ascii="Times New Roman" w:eastAsia="SimSun" w:hAnsi="Times New Roman" w:cs="Times New Roman"/>
          <w:sz w:val="24"/>
          <w:szCs w:val="24"/>
        </w:rPr>
        <w:t xml:space="preserve">the ignition or exacerbation of </w:t>
      </w:r>
      <w:r w:rsidRPr="00D0316D">
        <w:rPr>
          <w:rFonts w:ascii="Times New Roman" w:eastAsia="SimSun" w:hAnsi="Times New Roman" w:cs="Times New Roman"/>
          <w:sz w:val="24"/>
          <w:szCs w:val="24"/>
        </w:rPr>
        <w:t xml:space="preserve">conflict. The Army’s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talent is defined as “Precise, efficient, and compelling in both written and spoken word”</w:t>
      </w:r>
      <w:r w:rsidR="001C2B42" w:rsidRPr="00D0316D">
        <w:rPr>
          <w:rFonts w:ascii="Times New Roman" w:eastAsia="SimSun" w:hAnsi="Times New Roman" w:cs="Times New Roman"/>
          <w:sz w:val="24"/>
          <w:szCs w:val="24"/>
        </w:rPr>
        <w:t xml:space="preserve"> (Colarusso et al., 2016)</w:t>
      </w:r>
      <w:r w:rsidRPr="00D0316D">
        <w:rPr>
          <w:rFonts w:ascii="Times New Roman" w:eastAsia="SimSun" w:hAnsi="Times New Roman" w:cs="Times New Roman"/>
          <w:sz w:val="24"/>
          <w:szCs w:val="24"/>
        </w:rPr>
        <w:t xml:space="preserve">, indicating that along with being efficient, effective communication is also engaging and inspires action. Military leaders often lead teams to complete mission objectives and must therefore be effective at inspiring their subordinates to action through clearly articulating plans and orders. Similarly, effective communication is also associated with knowledge sharing (Van den Hoof &amp; De Ridder, 2004). Army officers must be adept at determining the appropriate level of information to share with their subordinates </w:t>
      </w:r>
      <w:r w:rsidR="00CB231E" w:rsidRPr="00D0316D">
        <w:rPr>
          <w:rFonts w:ascii="Times New Roman" w:eastAsia="SimSun" w:hAnsi="Times New Roman" w:cs="Times New Roman"/>
          <w:sz w:val="24"/>
          <w:szCs w:val="24"/>
        </w:rPr>
        <w:t>so they can</w:t>
      </w:r>
      <w:r w:rsidRPr="00D0316D">
        <w:rPr>
          <w:rFonts w:ascii="Times New Roman" w:eastAsia="SimSun" w:hAnsi="Times New Roman" w:cs="Times New Roman"/>
          <w:sz w:val="24"/>
          <w:szCs w:val="24"/>
        </w:rPr>
        <w:t xml:space="preserve"> complete a mission efficiently.</w:t>
      </w:r>
    </w:p>
    <w:p w14:paraId="0F032D31" w14:textId="77777777" w:rsidR="00B02F39" w:rsidRPr="00D0316D" w:rsidRDefault="00B02F39" w:rsidP="00362BC0">
      <w:pPr>
        <w:spacing w:after="0" w:line="240" w:lineRule="auto"/>
        <w:ind w:firstLine="720"/>
        <w:rPr>
          <w:rFonts w:ascii="Times New Roman" w:eastAsia="SimSun" w:hAnsi="Times New Roman" w:cs="Times New Roman"/>
          <w:sz w:val="24"/>
          <w:szCs w:val="24"/>
        </w:rPr>
      </w:pPr>
    </w:p>
    <w:p w14:paraId="44FFF397" w14:textId="517F9689" w:rsidR="00B02F39" w:rsidRPr="003444AC" w:rsidRDefault="00B67D90" w:rsidP="00362BC0">
      <w:pPr>
        <w:keepNext/>
        <w:spacing w:after="0" w:line="240" w:lineRule="auto"/>
        <w:outlineLvl w:val="2"/>
        <w:rPr>
          <w:rFonts w:ascii="Times New Roman" w:eastAsia="SimSun" w:hAnsi="Times New Roman" w:cs="Times New Roman"/>
          <w:i/>
          <w:kern w:val="32"/>
          <w:sz w:val="24"/>
          <w:szCs w:val="26"/>
        </w:rPr>
      </w:pPr>
      <w:bookmarkStart w:id="57" w:name="_Toc124931029"/>
      <w:bookmarkStart w:id="58" w:name="_Toc229144703"/>
      <w:r w:rsidRPr="00D0316D">
        <w:rPr>
          <w:rFonts w:ascii="Times New Roman" w:eastAsia="SimSun" w:hAnsi="Times New Roman" w:cs="Times New Roman"/>
          <w:i/>
          <w:kern w:val="32"/>
          <w:sz w:val="24"/>
          <w:szCs w:val="26"/>
        </w:rPr>
        <w:t>Interpersonal Skills</w:t>
      </w:r>
      <w:bookmarkEnd w:id="57"/>
      <w:r w:rsidR="000E35BC" w:rsidRPr="003444AC">
        <w:rPr>
          <w:rStyle w:val="FootnoteReference"/>
          <w:rFonts w:ascii="Times New Roman" w:eastAsia="SimSun" w:hAnsi="Times New Roman" w:cs="Times New Roman"/>
          <w:i/>
          <w:kern w:val="32"/>
          <w:sz w:val="24"/>
          <w:szCs w:val="26"/>
        </w:rPr>
        <w:footnoteReference w:id="2"/>
      </w:r>
      <w:bookmarkEnd w:id="58"/>
    </w:p>
    <w:p w14:paraId="0AC50AAB" w14:textId="718B7E53" w:rsidR="00B67D90" w:rsidRPr="00D0316D" w:rsidRDefault="00CC049A"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In the survey</w:t>
      </w:r>
      <w:r w:rsidR="00CB231E" w:rsidRPr="00D0316D">
        <w:rPr>
          <w:rFonts w:ascii="Times New Roman" w:eastAsia="SimSun" w:hAnsi="Times New Roman" w:cs="Times New Roman"/>
          <w:sz w:val="24"/>
          <w:szCs w:val="24"/>
        </w:rPr>
        <w:t xml:space="preserve"> of Army officers</w:t>
      </w:r>
      <w:r w:rsidRPr="00D0316D">
        <w:rPr>
          <w:rFonts w:ascii="Times New Roman" w:eastAsia="SimSun" w:hAnsi="Times New Roman" w:cs="Times New Roman"/>
          <w:sz w:val="24"/>
          <w:szCs w:val="24"/>
        </w:rPr>
        <w:t>,</w:t>
      </w:r>
      <w:r w:rsidR="00B67D90" w:rsidRPr="00D0316D">
        <w:rPr>
          <w:rFonts w:ascii="Times New Roman" w:eastAsia="SimSun" w:hAnsi="Times New Roman" w:cs="Times New Roman"/>
          <w:i/>
          <w:sz w:val="24"/>
          <w:szCs w:val="24"/>
        </w:rPr>
        <w:t xml:space="preserve"> interpersonal</w:t>
      </w:r>
      <w:r w:rsidR="00B67D90" w:rsidRPr="00D0316D">
        <w:rPr>
          <w:rFonts w:ascii="Times New Roman" w:eastAsia="SimSun" w:hAnsi="Times New Roman" w:cs="Times New Roman"/>
          <w:sz w:val="24"/>
          <w:szCs w:val="24"/>
        </w:rPr>
        <w:t xml:space="preserve"> </w:t>
      </w:r>
      <w:r w:rsidR="00B67D90" w:rsidRPr="007D4EA8">
        <w:rPr>
          <w:rFonts w:ascii="Times New Roman" w:eastAsia="SimSun" w:hAnsi="Times New Roman" w:cs="Times New Roman"/>
          <w:i/>
          <w:iCs/>
          <w:sz w:val="24"/>
          <w:szCs w:val="24"/>
        </w:rPr>
        <w:t>skills</w:t>
      </w:r>
      <w:r w:rsidR="00B67D90" w:rsidRPr="003444AC">
        <w:rPr>
          <w:rFonts w:ascii="Times New Roman" w:eastAsia="SimSun" w:hAnsi="Times New Roman" w:cs="Times New Roman"/>
          <w:sz w:val="24"/>
          <w:szCs w:val="24"/>
        </w:rPr>
        <w:t xml:space="preserve"> </w:t>
      </w:r>
      <w:r w:rsidR="001C1519" w:rsidRPr="00D0316D">
        <w:rPr>
          <w:rFonts w:ascii="Times New Roman" w:eastAsia="SimSun" w:hAnsi="Times New Roman" w:cs="Times New Roman"/>
          <w:sz w:val="24"/>
          <w:szCs w:val="24"/>
        </w:rPr>
        <w:t>were</w:t>
      </w:r>
      <w:r w:rsidR="00B67D90"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presented with the definition used in the 21 Talents</w:t>
      </w:r>
      <w:r w:rsidR="00776025">
        <w:rPr>
          <w:rFonts w:ascii="Times New Roman" w:eastAsia="SimSun" w:hAnsi="Times New Roman" w:cs="Times New Roman"/>
          <w:sz w:val="24"/>
          <w:szCs w:val="24"/>
        </w:rPr>
        <w:t>, as</w:t>
      </w:r>
      <w:r w:rsidRPr="00D0316D">
        <w:rPr>
          <w:rFonts w:ascii="Times New Roman" w:eastAsia="SimSun" w:hAnsi="Times New Roman" w:cs="Times New Roman"/>
          <w:sz w:val="24"/>
          <w:szCs w:val="24"/>
        </w:rPr>
        <w:t xml:space="preserve"> </w:t>
      </w:r>
      <w:r w:rsidR="00B67D90" w:rsidRPr="00D0316D">
        <w:rPr>
          <w:rFonts w:ascii="Times New Roman" w:eastAsia="SimSun" w:hAnsi="Times New Roman" w:cs="Times New Roman"/>
          <w:sz w:val="24"/>
          <w:szCs w:val="24"/>
        </w:rPr>
        <w:t xml:space="preserve">“Skilled in developing appropriate relationships, able to connect with others to affect positive results” </w:t>
      </w:r>
      <w:r w:rsidRPr="00D0316D">
        <w:rPr>
          <w:rFonts w:ascii="Times New Roman" w:eastAsia="SimSun" w:hAnsi="Times New Roman" w:cs="Times New Roman"/>
          <w:sz w:val="24"/>
          <w:szCs w:val="24"/>
        </w:rPr>
        <w:t xml:space="preserve">(Colarusso et al., 2016). </w:t>
      </w:r>
      <w:r w:rsidR="00B67D90" w:rsidRPr="003444AC">
        <w:rPr>
          <w:rFonts w:ascii="Times New Roman" w:eastAsia="SimSun" w:hAnsi="Times New Roman" w:cs="Times New Roman"/>
          <w:sz w:val="24"/>
          <w:szCs w:val="24"/>
        </w:rPr>
        <w:t xml:space="preserve">Interpersonal and relationship-building skills are </w:t>
      </w:r>
      <w:r w:rsidR="00B67D90" w:rsidRPr="00D0316D">
        <w:rPr>
          <w:rFonts w:ascii="Times New Roman" w:eastAsia="SimSun" w:hAnsi="Times New Roman" w:cs="Times New Roman"/>
          <w:sz w:val="24"/>
          <w:szCs w:val="24"/>
        </w:rPr>
        <w:t xml:space="preserve">often required by leaders and team members regardless of type of organization or organizational level. Interpersonal skills, including </w:t>
      </w:r>
      <w:r w:rsidR="00B67D90" w:rsidRPr="00D0316D">
        <w:rPr>
          <w:rFonts w:ascii="Times New Roman" w:eastAsia="SimSun" w:hAnsi="Times New Roman" w:cs="Times New Roman"/>
          <w:sz w:val="24"/>
          <w:szCs w:val="24"/>
        </w:rPr>
        <w:lastRenderedPageBreak/>
        <w:t xml:space="preserve">relationship building, have been shown to influence follower work performance positively through increased sensitivity to individual needs (Mencl et al., 2016), increasing follower trust, and organizational commitment (Keskes et al., 2018). Relationship development is also a component of transformational leadership, focused on empowering individuals (Bass, 1996; Zineldin, 2017). </w:t>
      </w:r>
    </w:p>
    <w:p w14:paraId="7432D4B5" w14:textId="77777777" w:rsidR="00B02F39" w:rsidRPr="00D0316D" w:rsidRDefault="00B02F39" w:rsidP="00362BC0">
      <w:pPr>
        <w:spacing w:after="0" w:line="240" w:lineRule="auto"/>
        <w:ind w:firstLine="720"/>
        <w:rPr>
          <w:rFonts w:ascii="Times New Roman" w:eastAsia="SimSun" w:hAnsi="Times New Roman" w:cs="Times New Roman"/>
          <w:sz w:val="24"/>
          <w:szCs w:val="24"/>
        </w:rPr>
      </w:pPr>
    </w:p>
    <w:p w14:paraId="44370748" w14:textId="77777777" w:rsidR="00B67D90" w:rsidRPr="00D0316D" w:rsidRDefault="00B67D90" w:rsidP="007D0CDF">
      <w:pPr>
        <w:keepNext/>
        <w:spacing w:after="0" w:line="240" w:lineRule="auto"/>
        <w:outlineLvl w:val="2"/>
        <w:rPr>
          <w:rFonts w:ascii="Times New Roman" w:eastAsia="SimSun" w:hAnsi="Times New Roman" w:cs="Times New Roman"/>
          <w:i/>
          <w:kern w:val="32"/>
          <w:sz w:val="24"/>
          <w:szCs w:val="26"/>
        </w:rPr>
      </w:pPr>
      <w:bookmarkStart w:id="59" w:name="_Toc124931030"/>
      <w:bookmarkStart w:id="60" w:name="_Toc229144704"/>
      <w:r w:rsidRPr="00D0316D">
        <w:rPr>
          <w:rFonts w:ascii="Times New Roman" w:eastAsia="SimSun" w:hAnsi="Times New Roman" w:cs="Times New Roman"/>
          <w:i/>
          <w:kern w:val="32"/>
          <w:sz w:val="24"/>
          <w:szCs w:val="26"/>
        </w:rPr>
        <w:t>Detail-focused</w:t>
      </w:r>
      <w:bookmarkEnd w:id="59"/>
      <w:bookmarkEnd w:id="60"/>
    </w:p>
    <w:p w14:paraId="0E1F21BD" w14:textId="7988F658" w:rsidR="00B67D90" w:rsidRPr="00D0316D" w:rsidRDefault="00B67D90"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Being </w:t>
      </w:r>
      <w:r w:rsidRPr="00D0316D">
        <w:rPr>
          <w:rFonts w:ascii="Times New Roman" w:eastAsia="SimSun" w:hAnsi="Times New Roman" w:cs="Times New Roman"/>
          <w:i/>
          <w:sz w:val="24"/>
          <w:szCs w:val="24"/>
        </w:rPr>
        <w:t>detail-focused</w:t>
      </w:r>
      <w:r w:rsidRPr="00D0316D">
        <w:rPr>
          <w:rFonts w:ascii="Times New Roman" w:eastAsia="SimSun" w:hAnsi="Times New Roman" w:cs="Times New Roman"/>
          <w:sz w:val="24"/>
          <w:szCs w:val="24"/>
        </w:rPr>
        <w:t xml:space="preserve"> also emerged as a top attribute for Army officers. </w:t>
      </w:r>
      <w:r w:rsidRPr="00D0316D">
        <w:rPr>
          <w:rFonts w:ascii="Times New Roman" w:eastAsia="SimSun" w:hAnsi="Times New Roman" w:cs="Times New Roman"/>
          <w:i/>
          <w:sz w:val="24"/>
          <w:szCs w:val="24"/>
        </w:rPr>
        <w:t xml:space="preserve">Detail-focused </w:t>
      </w:r>
      <w:r w:rsidRPr="00D0316D">
        <w:rPr>
          <w:rFonts w:ascii="Times New Roman" w:eastAsia="SimSun" w:hAnsi="Times New Roman" w:cs="Times New Roman"/>
          <w:sz w:val="24"/>
          <w:szCs w:val="24"/>
        </w:rPr>
        <w:t>refers to being</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“Thorough, perceptive, and precise in all matters. Possesses a keen eye and notices everything”</w:t>
      </w:r>
      <w:r w:rsidR="00CC049A" w:rsidRPr="00D0316D">
        <w:rPr>
          <w:rFonts w:ascii="Times New Roman" w:eastAsia="SimSun" w:hAnsi="Times New Roman" w:cs="Times New Roman"/>
          <w:sz w:val="24"/>
          <w:szCs w:val="24"/>
        </w:rPr>
        <w:t xml:space="preserve"> (Colarusso et al., 2016)</w:t>
      </w:r>
      <w:r w:rsidR="00C12708">
        <w:rPr>
          <w:rStyle w:val="FootnoteReference"/>
          <w:rFonts w:ascii="Times New Roman" w:eastAsia="SimSun" w:hAnsi="Times New Roman" w:cs="Times New Roman"/>
          <w:sz w:val="24"/>
          <w:szCs w:val="24"/>
        </w:rPr>
        <w:footnoteReference w:id="3"/>
      </w:r>
      <w:r w:rsidR="00CC049A" w:rsidRPr="00D0316D">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w:t>
      </w:r>
      <w:r w:rsidRPr="003444AC">
        <w:rPr>
          <w:rFonts w:ascii="Times New Roman" w:eastAsia="SimSun" w:hAnsi="Times New Roman" w:cs="Times New Roman"/>
          <w:sz w:val="24"/>
          <w:szCs w:val="24"/>
        </w:rPr>
        <w:t xml:space="preserve">Army officers frequently must pay attention to multiple inputs of information, often in high stakes, ambiguous, or dangerous situations and environments. </w:t>
      </w:r>
    </w:p>
    <w:p w14:paraId="0A657E1C" w14:textId="77777777" w:rsidR="00B02F39" w:rsidRPr="00D0316D" w:rsidRDefault="00B02F39" w:rsidP="007D0CDF">
      <w:pPr>
        <w:spacing w:after="0" w:line="240" w:lineRule="auto"/>
        <w:ind w:firstLine="720"/>
        <w:rPr>
          <w:rFonts w:ascii="Times New Roman" w:eastAsia="SimSun" w:hAnsi="Times New Roman" w:cs="Times New Roman"/>
          <w:sz w:val="24"/>
          <w:szCs w:val="24"/>
        </w:rPr>
      </w:pPr>
    </w:p>
    <w:p w14:paraId="5B5DF533" w14:textId="77777777" w:rsidR="00B67D90" w:rsidRPr="005A1432" w:rsidRDefault="00B67D90" w:rsidP="007D0CDF">
      <w:pPr>
        <w:pStyle w:val="Heading3"/>
        <w:rPr>
          <w:b w:val="0"/>
          <w:bCs/>
          <w:i/>
          <w:iCs/>
        </w:rPr>
      </w:pPr>
      <w:bookmarkStart w:id="61" w:name="_Toc124931031"/>
      <w:bookmarkStart w:id="62" w:name="_Toc229144705"/>
      <w:r w:rsidRPr="005A1432">
        <w:rPr>
          <w:b w:val="0"/>
          <w:bCs/>
          <w:i/>
          <w:iCs/>
        </w:rPr>
        <w:t>Problem Solver</w:t>
      </w:r>
      <w:bookmarkEnd w:id="61"/>
      <w:bookmarkEnd w:id="62"/>
    </w:p>
    <w:p w14:paraId="3E947F71" w14:textId="19A361A2" w:rsidR="00B67D90" w:rsidRPr="00D0316D" w:rsidRDefault="00CB231E"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i/>
          <w:iCs/>
          <w:sz w:val="24"/>
          <w:szCs w:val="24"/>
        </w:rPr>
        <w:t xml:space="preserve">Problem solver </w:t>
      </w:r>
      <w:r w:rsidRPr="00D0316D">
        <w:rPr>
          <w:rFonts w:ascii="Times New Roman" w:eastAsia="SimSun" w:hAnsi="Times New Roman" w:cs="Times New Roman"/>
          <w:sz w:val="24"/>
          <w:szCs w:val="24"/>
        </w:rPr>
        <w:t>was</w:t>
      </w:r>
      <w:r w:rsidR="00B67D90" w:rsidRPr="00D0316D">
        <w:rPr>
          <w:rFonts w:ascii="Times New Roman" w:eastAsia="SimSun" w:hAnsi="Times New Roman" w:cs="Times New Roman"/>
          <w:sz w:val="24"/>
          <w:szCs w:val="24"/>
        </w:rPr>
        <w:t xml:space="preserve"> defined as being “Able to choose between best practices and unorthodox approaches to reach a solution. Accomplishes the task”</w:t>
      </w:r>
      <w:r w:rsidR="00C12708">
        <w:rPr>
          <w:rStyle w:val="FootnoteReference"/>
          <w:rFonts w:ascii="Times New Roman" w:eastAsia="SimSun" w:hAnsi="Times New Roman" w:cs="Times New Roman"/>
          <w:sz w:val="24"/>
          <w:szCs w:val="24"/>
        </w:rPr>
        <w:footnoteReference w:id="4"/>
      </w:r>
      <w:r w:rsidRPr="00D0316D">
        <w:rPr>
          <w:rFonts w:ascii="Times New Roman" w:eastAsia="SimSun" w:hAnsi="Times New Roman" w:cs="Times New Roman"/>
          <w:sz w:val="24"/>
          <w:szCs w:val="24"/>
        </w:rPr>
        <w:t xml:space="preserve"> (Colarusso et al., 2016).</w:t>
      </w:r>
      <w:r w:rsidR="00B67D90" w:rsidRPr="00D0316D">
        <w:rPr>
          <w:rFonts w:ascii="Times New Roman" w:eastAsia="SimSun" w:hAnsi="Times New Roman" w:cs="Times New Roman"/>
          <w:sz w:val="24"/>
          <w:szCs w:val="24"/>
        </w:rPr>
        <w:t xml:space="preserve"> </w:t>
      </w:r>
      <w:r w:rsidR="00B67D90" w:rsidRPr="003444AC">
        <w:rPr>
          <w:rFonts w:ascii="Times New Roman" w:eastAsia="SimSun" w:hAnsi="Times New Roman" w:cs="Times New Roman"/>
          <w:sz w:val="24"/>
          <w:szCs w:val="24"/>
        </w:rPr>
        <w:t xml:space="preserve">Trait leadership theory also </w:t>
      </w:r>
      <w:r w:rsidR="00B67D90" w:rsidRPr="00D0316D">
        <w:rPr>
          <w:rFonts w:ascii="Times New Roman" w:eastAsia="SimSun" w:hAnsi="Times New Roman" w:cs="Times New Roman"/>
          <w:sz w:val="24"/>
          <w:szCs w:val="24"/>
        </w:rPr>
        <w:t>suggests that problem solving ability is a critical skill required by leaders (Zaccaro et al., 2007). Further, Yukl et al. (2019) found problem solving to be the most important task-oriented behavior for leader effectiveness. Army officers are often faced with complex, multi-faceted problems that require the ability to determine when to use standard problem-solving approaches versus using novel approaches.</w:t>
      </w:r>
    </w:p>
    <w:p w14:paraId="292693F3" w14:textId="77777777" w:rsidR="00A3723F" w:rsidRPr="00D0316D" w:rsidRDefault="00A3723F" w:rsidP="007D0CDF">
      <w:pPr>
        <w:spacing w:after="0" w:line="240" w:lineRule="auto"/>
        <w:ind w:firstLine="720"/>
        <w:rPr>
          <w:rFonts w:ascii="Times New Roman" w:eastAsia="SimSun" w:hAnsi="Times New Roman" w:cs="Times New Roman"/>
          <w:sz w:val="24"/>
          <w:szCs w:val="24"/>
        </w:rPr>
      </w:pPr>
    </w:p>
    <w:p w14:paraId="61E9EAB0" w14:textId="77777777" w:rsidR="00B67D90" w:rsidRPr="00D0316D" w:rsidRDefault="00B67D90" w:rsidP="007D0CDF">
      <w:pPr>
        <w:keepNext/>
        <w:numPr>
          <w:ilvl w:val="2"/>
          <w:numId w:val="12"/>
        </w:numPr>
        <w:spacing w:after="0" w:line="240" w:lineRule="auto"/>
        <w:outlineLvl w:val="2"/>
        <w:rPr>
          <w:rFonts w:ascii="Times New Roman" w:eastAsia="SimSun" w:hAnsi="Times New Roman" w:cs="Times New Roman"/>
          <w:i/>
          <w:kern w:val="32"/>
          <w:sz w:val="24"/>
          <w:szCs w:val="26"/>
        </w:rPr>
      </w:pPr>
      <w:bookmarkStart w:id="63" w:name="_Toc124931032"/>
      <w:bookmarkStart w:id="64" w:name="_Toc229144706"/>
      <w:r w:rsidRPr="00D0316D">
        <w:rPr>
          <w:rFonts w:ascii="Times New Roman" w:eastAsia="SimSun" w:hAnsi="Times New Roman" w:cs="Times New Roman"/>
          <w:i/>
          <w:kern w:val="32"/>
          <w:sz w:val="24"/>
          <w:szCs w:val="26"/>
        </w:rPr>
        <w:t>Multi-tasker</w:t>
      </w:r>
      <w:bookmarkEnd w:id="63"/>
      <w:bookmarkEnd w:id="64"/>
    </w:p>
    <w:p w14:paraId="65DD5D91" w14:textId="0BB43827" w:rsidR="00B67D90" w:rsidRPr="00D0316D" w:rsidRDefault="00B67D90" w:rsidP="007D0CDF">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Being an effective </w:t>
      </w:r>
      <w:r w:rsidRPr="00D0316D">
        <w:rPr>
          <w:rFonts w:ascii="Times New Roman" w:eastAsia="SimSun" w:hAnsi="Times New Roman" w:cs="Times New Roman"/>
          <w:i/>
          <w:sz w:val="24"/>
          <w:szCs w:val="24"/>
        </w:rPr>
        <w:t>multi-tasker</w:t>
      </w:r>
      <w:r w:rsidRPr="00D0316D">
        <w:rPr>
          <w:rFonts w:ascii="Times New Roman" w:eastAsia="SimSun" w:hAnsi="Times New Roman" w:cs="Times New Roman"/>
          <w:sz w:val="24"/>
          <w:szCs w:val="24"/>
        </w:rPr>
        <w:t xml:space="preserve"> was also rated as critical for success in one’s position. </w:t>
      </w:r>
      <w:r w:rsidR="00CB231E" w:rsidRPr="00D0316D">
        <w:rPr>
          <w:rFonts w:ascii="Times New Roman" w:eastAsia="SimSun" w:hAnsi="Times New Roman" w:cs="Times New Roman"/>
          <w:sz w:val="24"/>
          <w:szCs w:val="24"/>
        </w:rPr>
        <w:t>Multi-tasking was defined</w:t>
      </w:r>
      <w:r w:rsidRPr="00D0316D">
        <w:rPr>
          <w:rFonts w:ascii="Times New Roman" w:eastAsia="SimSun" w:hAnsi="Times New Roman" w:cs="Times New Roman"/>
          <w:sz w:val="24"/>
          <w:szCs w:val="24"/>
        </w:rPr>
        <w:t xml:space="preserve"> </w:t>
      </w:r>
      <w:r w:rsidR="00CB231E" w:rsidRPr="00D0316D">
        <w:rPr>
          <w:rFonts w:ascii="Times New Roman" w:eastAsia="SimSun" w:hAnsi="Times New Roman" w:cs="Times New Roman"/>
          <w:sz w:val="24"/>
          <w:szCs w:val="24"/>
        </w:rPr>
        <w:t>as</w:t>
      </w:r>
      <w:r w:rsidRPr="00D0316D">
        <w:rPr>
          <w:rFonts w:ascii="Times New Roman" w:eastAsia="SimSun" w:hAnsi="Times New Roman" w:cs="Times New Roman"/>
          <w:sz w:val="24"/>
          <w:szCs w:val="24"/>
        </w:rPr>
        <w:t xml:space="preserve"> “Rapidly processes and prioritizes multiple demands simultaneously. Takes appropriate action when multiple things compete for his or her attention.” Army leaders frequently face multiple simultaneous demands around managing and leading followers, completing mission objectives, and working with other groups and individuals from </w:t>
      </w:r>
      <w:r w:rsidR="009A407B">
        <w:rPr>
          <w:rFonts w:ascii="Times New Roman" w:eastAsia="SimSun" w:hAnsi="Times New Roman" w:cs="Times New Roman"/>
          <w:sz w:val="24"/>
          <w:szCs w:val="24"/>
        </w:rPr>
        <w:t>diverse</w:t>
      </w:r>
      <w:r w:rsidRPr="00D0316D">
        <w:rPr>
          <w:rFonts w:ascii="Times New Roman" w:eastAsia="SimSun" w:hAnsi="Times New Roman" w:cs="Times New Roman"/>
          <w:sz w:val="24"/>
          <w:szCs w:val="24"/>
        </w:rPr>
        <w:t xml:space="preserve"> backgrounds. These multiple tasks must be addressed in high stakes and potentially dangerous situations. </w:t>
      </w:r>
    </w:p>
    <w:p w14:paraId="785B78A3" w14:textId="77777777" w:rsidR="00B67D90" w:rsidRPr="00D0316D" w:rsidRDefault="00B67D90" w:rsidP="007D0CDF">
      <w:pPr>
        <w:spacing w:after="0" w:line="240" w:lineRule="auto"/>
        <w:ind w:firstLine="720"/>
        <w:rPr>
          <w:rFonts w:ascii="Times New Roman" w:eastAsia="SimSun" w:hAnsi="Times New Roman" w:cs="Times New Roman"/>
          <w:sz w:val="24"/>
          <w:szCs w:val="24"/>
        </w:rPr>
      </w:pPr>
    </w:p>
    <w:p w14:paraId="682FF3CF" w14:textId="10519D2A" w:rsidR="00B67D90" w:rsidRPr="00D0316D" w:rsidRDefault="00B67D90" w:rsidP="007D0CDF">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Previous quantitative analyses indicated these five attributes were most critical to officer positions</w:t>
      </w:r>
      <w:r w:rsidR="007D0CDF" w:rsidRPr="00D0316D">
        <w:rPr>
          <w:rFonts w:ascii="Times New Roman" w:eastAsia="SimSun" w:hAnsi="Times New Roman" w:cs="Times New Roman"/>
          <w:sz w:val="24"/>
          <w:szCs w:val="24"/>
        </w:rPr>
        <w:t xml:space="preserve"> (Boyle et al., 2022)</w:t>
      </w:r>
      <w:r w:rsidRPr="00D0316D">
        <w:rPr>
          <w:rFonts w:ascii="Times New Roman" w:eastAsia="SimSun" w:hAnsi="Times New Roman" w:cs="Times New Roman"/>
          <w:sz w:val="24"/>
          <w:szCs w:val="24"/>
        </w:rPr>
        <w:t xml:space="preserve">, providing a basic understanding of the profile of an effective Army officer. Using this information as a basis for our qualitative study, we aimed to supplement the quantitative data analysis by gaining additional insight and a more comprehensive picture of how officers develop these characteristics through their narrative statements provided through open-ended items. </w:t>
      </w:r>
    </w:p>
    <w:bookmarkEnd w:id="48"/>
    <w:bookmarkEnd w:id="49"/>
    <w:p w14:paraId="12A929F0" w14:textId="77777777" w:rsidR="00B67D90" w:rsidRPr="00D0316D" w:rsidRDefault="00B67D90" w:rsidP="007D0CDF">
      <w:pPr>
        <w:spacing w:after="0" w:line="240" w:lineRule="auto"/>
        <w:ind w:firstLine="720"/>
        <w:rPr>
          <w:rFonts w:ascii="Times New Roman" w:eastAsia="SimSun" w:hAnsi="Times New Roman" w:cs="Times New Roman"/>
          <w:b/>
          <w:sz w:val="24"/>
          <w:szCs w:val="24"/>
        </w:rPr>
      </w:pPr>
    </w:p>
    <w:p w14:paraId="7EBA9894" w14:textId="73F6BAEE" w:rsidR="00B67D90" w:rsidRPr="00D0316D" w:rsidRDefault="00156AE3" w:rsidP="007D0CDF">
      <w:pPr>
        <w:keepNext/>
        <w:numPr>
          <w:ilvl w:val="1"/>
          <w:numId w:val="12"/>
        </w:numPr>
        <w:spacing w:after="240" w:line="240" w:lineRule="auto"/>
        <w:jc w:val="center"/>
        <w:outlineLvl w:val="1"/>
        <w:rPr>
          <w:rFonts w:ascii="Times New Roman" w:eastAsia="SimSun" w:hAnsi="Times New Roman" w:cs="Times New Roman"/>
          <w:b/>
          <w:bCs/>
          <w:iCs/>
          <w:sz w:val="24"/>
          <w:szCs w:val="28"/>
        </w:rPr>
      </w:pPr>
      <w:bookmarkStart w:id="65" w:name="_Toc124931033"/>
      <w:bookmarkStart w:id="66" w:name="_Toc229144707"/>
      <w:r>
        <w:rPr>
          <w:rFonts w:ascii="Times New Roman" w:eastAsia="SimSun" w:hAnsi="Times New Roman" w:cs="Times New Roman"/>
          <w:b/>
          <w:bCs/>
          <w:iCs/>
          <w:sz w:val="24"/>
          <w:szCs w:val="28"/>
        </w:rPr>
        <w:lastRenderedPageBreak/>
        <w:t>Importance of the Current</w:t>
      </w:r>
      <w:r w:rsidR="00B67D90" w:rsidRPr="00D0316D">
        <w:rPr>
          <w:rFonts w:ascii="Times New Roman" w:eastAsia="SimSun" w:hAnsi="Times New Roman" w:cs="Times New Roman"/>
          <w:b/>
          <w:bCs/>
          <w:iCs/>
          <w:sz w:val="24"/>
          <w:szCs w:val="28"/>
        </w:rPr>
        <w:t xml:space="preserve"> </w:t>
      </w:r>
      <w:r>
        <w:rPr>
          <w:rFonts w:ascii="Times New Roman" w:eastAsia="SimSun" w:hAnsi="Times New Roman" w:cs="Times New Roman"/>
          <w:b/>
          <w:bCs/>
          <w:iCs/>
          <w:sz w:val="24"/>
          <w:szCs w:val="28"/>
        </w:rPr>
        <w:t>S</w:t>
      </w:r>
      <w:r w:rsidR="00B67D90" w:rsidRPr="00D0316D">
        <w:rPr>
          <w:rFonts w:ascii="Times New Roman" w:eastAsia="SimSun" w:hAnsi="Times New Roman" w:cs="Times New Roman"/>
          <w:b/>
          <w:bCs/>
          <w:iCs/>
          <w:sz w:val="24"/>
          <w:szCs w:val="28"/>
        </w:rPr>
        <w:t>tudy</w:t>
      </w:r>
      <w:bookmarkEnd w:id="65"/>
      <w:bookmarkEnd w:id="66"/>
    </w:p>
    <w:p w14:paraId="577C4F0A" w14:textId="69819679" w:rsidR="00B67D90" w:rsidRPr="00D0316D" w:rsidRDefault="00B67D90" w:rsidP="007D0CDF">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There are over 93,000 </w:t>
      </w:r>
      <w:r w:rsidR="00A6372A" w:rsidRPr="00D0316D">
        <w:rPr>
          <w:rFonts w:ascii="Times New Roman" w:eastAsia="SimSun" w:hAnsi="Times New Roman" w:cs="Times New Roman"/>
          <w:sz w:val="24"/>
          <w:szCs w:val="24"/>
        </w:rPr>
        <w:t xml:space="preserve">active-duty </w:t>
      </w:r>
      <w:r w:rsidRPr="00D0316D">
        <w:rPr>
          <w:rFonts w:ascii="Times New Roman" w:eastAsia="SimSun" w:hAnsi="Times New Roman" w:cs="Times New Roman"/>
          <w:sz w:val="24"/>
          <w:szCs w:val="24"/>
        </w:rPr>
        <w:t>officers in the U.S. Army (2020 Army Demographics Report). Historically, officers have been selected from civilian university graduates based on academic records, physical fitness, leadership potential, personal integrity, and managerial skills. Promotion selection through selective continuation boards for field grade officers considers these characteristics, and officers are given increased responsibility for planning and supervising the tactical employment of Soldiers. Although officers receive some training in the areas of leadership and management, they are usually trained as generalists, with little emphasis on key characteristics, such as innovativeness, cognitive flexibility, or social perceptiveness. Officer personnel policies are increasingly focused on performance-based assignments, and officers are increasingly likely to forego promotion opportunities to remain at jobs where they have opportunities for additional training and development</w:t>
      </w:r>
      <w:r w:rsidR="00C35D14" w:rsidRPr="003444AC">
        <w:rPr>
          <w:rFonts w:ascii="Times New Roman" w:eastAsia="SimSun" w:hAnsi="Times New Roman" w:cs="Times New Roman"/>
          <w:sz w:val="24"/>
          <w:szCs w:val="24"/>
        </w:rPr>
        <w:t xml:space="preserve"> </w:t>
      </w:r>
      <w:r w:rsidR="00C35D14" w:rsidRPr="00D0316D">
        <w:rPr>
          <w:rFonts w:ascii="Times New Roman" w:eastAsia="SimSun" w:hAnsi="Times New Roman" w:cs="Times New Roman"/>
          <w:sz w:val="24"/>
          <w:szCs w:val="24"/>
        </w:rPr>
        <w:t>(Department of the Army, 2014; Deputy Chief of Staff G1, 2019)</w:t>
      </w:r>
      <w:r w:rsidRPr="00D0316D">
        <w:rPr>
          <w:rFonts w:ascii="Times New Roman" w:eastAsia="SimSun" w:hAnsi="Times New Roman" w:cs="Times New Roman"/>
          <w:sz w:val="24"/>
          <w:szCs w:val="24"/>
        </w:rPr>
        <w:t xml:space="preserve">. Officer development initiatives are centered on increasing officers’ abilities to plan, organize, and supervise tactical efforts. Officers’ skills are best developed in training environments where opportunities for tactical and professional development are balanced. Part of developing an effective talent management system for the Army </w:t>
      </w:r>
      <w:r w:rsidR="00D37114">
        <w:rPr>
          <w:rFonts w:ascii="Times New Roman" w:eastAsia="SimSun" w:hAnsi="Times New Roman" w:cs="Times New Roman"/>
          <w:sz w:val="24"/>
          <w:szCs w:val="24"/>
        </w:rPr>
        <w:t>involves identifying</w:t>
      </w:r>
      <w:r w:rsidRPr="00D0316D">
        <w:rPr>
          <w:rFonts w:ascii="Times New Roman" w:eastAsia="SimSun" w:hAnsi="Times New Roman" w:cs="Times New Roman"/>
          <w:sz w:val="24"/>
          <w:szCs w:val="24"/>
        </w:rPr>
        <w:t xml:space="preserve"> the KSBs required for effective officer, warrant officer, and enlisted soldier performance. Though researchers have identified a variety of KSBs that predict effective performance for specific Army jobs, an integrated structure of these KSBs is needed. </w:t>
      </w:r>
    </w:p>
    <w:p w14:paraId="62EC6EE2" w14:textId="77777777" w:rsidR="00776025" w:rsidRPr="00D0316D" w:rsidRDefault="00776025" w:rsidP="007D0CDF">
      <w:pPr>
        <w:spacing w:after="0" w:line="240" w:lineRule="auto"/>
        <w:ind w:firstLine="720"/>
        <w:rPr>
          <w:rFonts w:ascii="Times New Roman" w:eastAsia="SimSun" w:hAnsi="Times New Roman" w:cs="Times New Roman"/>
          <w:sz w:val="24"/>
          <w:szCs w:val="24"/>
        </w:rPr>
      </w:pPr>
    </w:p>
    <w:p w14:paraId="56F1146A" w14:textId="3A8B570D" w:rsidR="00B67D90" w:rsidRPr="00D0316D" w:rsidRDefault="0046460F" w:rsidP="00A6372A">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Gaining better insights into how</w:t>
      </w:r>
      <w:r w:rsidR="00B67D90" w:rsidRPr="00D0316D">
        <w:rPr>
          <w:rFonts w:ascii="Times New Roman" w:eastAsia="SimSun" w:hAnsi="Times New Roman" w:cs="Times New Roman"/>
          <w:sz w:val="24"/>
          <w:szCs w:val="24"/>
        </w:rPr>
        <w:t xml:space="preserve"> Soldier</w:t>
      </w:r>
      <w:r w:rsidRPr="00D0316D">
        <w:rPr>
          <w:rFonts w:ascii="Times New Roman" w:eastAsia="SimSun" w:hAnsi="Times New Roman" w:cs="Times New Roman"/>
          <w:sz w:val="24"/>
          <w:szCs w:val="24"/>
        </w:rPr>
        <w:t>s</w:t>
      </w:r>
      <w:r w:rsidR="00B67D90"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develop critical </w:t>
      </w:r>
      <w:r w:rsidR="00B67D90" w:rsidRPr="00D0316D">
        <w:rPr>
          <w:rFonts w:ascii="Times New Roman" w:eastAsia="SimSun" w:hAnsi="Times New Roman" w:cs="Times New Roman"/>
          <w:sz w:val="24"/>
          <w:szCs w:val="24"/>
        </w:rPr>
        <w:t xml:space="preserve">KSBs will help the Army develop more effective policies, programs, and processes to support recruitment, selection, training, and assignment systems. As the Army transforms to meet future challenges, leaders at all levels will require new skills for operating in complex environments. Officers, warrant officers, and enlisted soldiers will all need to develop skills </w:t>
      </w:r>
      <w:r w:rsidRPr="00D0316D">
        <w:rPr>
          <w:rFonts w:ascii="Times New Roman" w:eastAsia="SimSun" w:hAnsi="Times New Roman" w:cs="Times New Roman"/>
          <w:sz w:val="24"/>
          <w:szCs w:val="24"/>
        </w:rPr>
        <w:t xml:space="preserve">as </w:t>
      </w:r>
      <w:r w:rsidR="00B67D90" w:rsidRPr="00D0316D">
        <w:rPr>
          <w:rFonts w:ascii="Times New Roman" w:eastAsia="SimSun" w:hAnsi="Times New Roman" w:cs="Times New Roman"/>
          <w:sz w:val="24"/>
          <w:szCs w:val="24"/>
        </w:rPr>
        <w:t>effective leaders, facilitators, and innovators. Leaders at all levels will need to work effectively in small teams and to exercise self-direction. Army leaders will require skills in change management and problem solving, a</w:t>
      </w:r>
      <w:r w:rsidRPr="00D0316D">
        <w:rPr>
          <w:rFonts w:ascii="Times New Roman" w:eastAsia="SimSun" w:hAnsi="Times New Roman" w:cs="Times New Roman"/>
          <w:sz w:val="24"/>
          <w:szCs w:val="24"/>
        </w:rPr>
        <w:t>s well as</w:t>
      </w:r>
      <w:r w:rsidR="00B67D90" w:rsidRPr="00D0316D">
        <w:rPr>
          <w:rFonts w:ascii="Times New Roman" w:eastAsia="SimSun" w:hAnsi="Times New Roman" w:cs="Times New Roman"/>
          <w:sz w:val="24"/>
          <w:szCs w:val="24"/>
        </w:rPr>
        <w:t xml:space="preserve"> an understanding of the cultures of the populations in which they operate (Zaccaro, 2007; Zaccaro et al., 2018; Ziek &amp; Smulowitz, 2014). Effective teams require capable leadership, clear goals, effective tools, and effective communication (e.g., Burke et al., 2006; Taggar &amp; Ellis, 2007). Further, adapting to dynamic, uncertain operating environments will require the Army to adopt new approaches to acquiring, developing, employing, and </w:t>
      </w:r>
      <w:r w:rsidRPr="00D0316D">
        <w:rPr>
          <w:rFonts w:ascii="Times New Roman" w:eastAsia="SimSun" w:hAnsi="Times New Roman" w:cs="Times New Roman"/>
          <w:sz w:val="24"/>
          <w:szCs w:val="24"/>
        </w:rPr>
        <w:t>retaining qualified personnel</w:t>
      </w:r>
      <w:r w:rsidR="00B67D90"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Consequently, this study aimed to provide additional insights into how Soldiers develop critical KSBs</w:t>
      </w:r>
      <w:r w:rsidR="00B67D90"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by analyzing narrative responses to survey items in an effort to better </w:t>
      </w:r>
      <w:r w:rsidR="00B67D90" w:rsidRPr="00D0316D">
        <w:rPr>
          <w:rFonts w:ascii="Times New Roman" w:eastAsia="SimSun" w:hAnsi="Times New Roman" w:cs="Times New Roman"/>
          <w:sz w:val="24"/>
          <w:szCs w:val="24"/>
        </w:rPr>
        <w:t>understand and manag</w:t>
      </w:r>
      <w:r w:rsidRPr="00D0316D">
        <w:rPr>
          <w:rFonts w:ascii="Times New Roman" w:eastAsia="SimSun" w:hAnsi="Times New Roman" w:cs="Times New Roman"/>
          <w:sz w:val="24"/>
          <w:szCs w:val="24"/>
        </w:rPr>
        <w:t>e</w:t>
      </w:r>
      <w:r w:rsidR="00B67D90" w:rsidRPr="00D0316D">
        <w:rPr>
          <w:rFonts w:ascii="Times New Roman" w:eastAsia="SimSun" w:hAnsi="Times New Roman" w:cs="Times New Roman"/>
          <w:sz w:val="24"/>
          <w:szCs w:val="24"/>
        </w:rPr>
        <w:t xml:space="preserve"> talents and attributes of Army personnel.</w:t>
      </w:r>
    </w:p>
    <w:p w14:paraId="79A901EB" w14:textId="77777777" w:rsidR="00B67D90" w:rsidRPr="00D0316D" w:rsidRDefault="00B67D90" w:rsidP="00A6372A">
      <w:pPr>
        <w:spacing w:after="0" w:line="240" w:lineRule="auto"/>
        <w:ind w:firstLine="720"/>
        <w:rPr>
          <w:rFonts w:ascii="Times New Roman" w:eastAsia="SimSun" w:hAnsi="Times New Roman" w:cs="Times New Roman"/>
          <w:sz w:val="24"/>
          <w:szCs w:val="24"/>
        </w:rPr>
      </w:pPr>
    </w:p>
    <w:p w14:paraId="63BB8549" w14:textId="77777777" w:rsidR="00B67D90" w:rsidRPr="00D0316D" w:rsidRDefault="00B67D90" w:rsidP="0046460F">
      <w:pPr>
        <w:keepNext/>
        <w:spacing w:after="240" w:line="240" w:lineRule="auto"/>
        <w:jc w:val="center"/>
        <w:outlineLvl w:val="0"/>
        <w:rPr>
          <w:rFonts w:ascii="Times New Roman" w:eastAsia="SimSun" w:hAnsi="Times New Roman" w:cs="Times New Roman"/>
          <w:b/>
          <w:bCs/>
          <w:kern w:val="32"/>
          <w:sz w:val="24"/>
          <w:szCs w:val="24"/>
        </w:rPr>
      </w:pPr>
      <w:bookmarkStart w:id="67" w:name="_Toc124931034"/>
      <w:bookmarkStart w:id="68" w:name="_Toc229144708"/>
      <w:r w:rsidRPr="00D0316D">
        <w:rPr>
          <w:rFonts w:ascii="Times New Roman" w:eastAsia="SimSun" w:hAnsi="Times New Roman" w:cs="Times New Roman"/>
          <w:b/>
          <w:bCs/>
          <w:kern w:val="32"/>
          <w:sz w:val="24"/>
          <w:szCs w:val="24"/>
        </w:rPr>
        <w:t>Methods</w:t>
      </w:r>
      <w:bookmarkEnd w:id="67"/>
      <w:bookmarkEnd w:id="68"/>
    </w:p>
    <w:p w14:paraId="2BF53788" w14:textId="77777777" w:rsidR="00B67D90" w:rsidRPr="00D0316D" w:rsidRDefault="00B67D90" w:rsidP="0046460F">
      <w:pPr>
        <w:keepNext/>
        <w:spacing w:after="0" w:line="240" w:lineRule="auto"/>
        <w:outlineLvl w:val="1"/>
        <w:rPr>
          <w:rFonts w:ascii="Times New Roman" w:eastAsia="SimSun" w:hAnsi="Times New Roman" w:cs="Times New Roman"/>
          <w:b/>
          <w:bCs/>
          <w:iCs/>
          <w:sz w:val="24"/>
          <w:szCs w:val="28"/>
        </w:rPr>
      </w:pPr>
      <w:bookmarkStart w:id="69" w:name="_Toc124931035"/>
      <w:bookmarkStart w:id="70" w:name="_Toc229144709"/>
      <w:r w:rsidRPr="00D0316D">
        <w:rPr>
          <w:rFonts w:ascii="Times New Roman" w:eastAsia="SimSun" w:hAnsi="Times New Roman" w:cs="Times New Roman"/>
          <w:b/>
          <w:bCs/>
          <w:iCs/>
          <w:sz w:val="24"/>
          <w:szCs w:val="28"/>
        </w:rPr>
        <w:t>Sampling and data collection</w:t>
      </w:r>
      <w:bookmarkEnd w:id="69"/>
      <w:bookmarkEnd w:id="70"/>
    </w:p>
    <w:p w14:paraId="79603977" w14:textId="7800D48A" w:rsidR="00B67D90" w:rsidRPr="00D0316D" w:rsidRDefault="00B67D90" w:rsidP="0046460F">
      <w:pPr>
        <w:spacing w:after="0" w:line="240" w:lineRule="auto"/>
        <w:ind w:firstLine="720"/>
        <w:rPr>
          <w:rFonts w:ascii="Times New Roman" w:eastAsia="SimSun" w:hAnsi="Times New Roman" w:cs="Times New Roman"/>
          <w:sz w:val="24"/>
          <w:szCs w:val="24"/>
        </w:rPr>
      </w:pPr>
      <w:del w:id="1059" w:author="Hermes Agent (APA Review)" w:date="2026-08-31T00:00:00Z">
        <w:r>
          <w:rPr>
            <w:rFonts w:ascii="Times New Roman" w:eastAsia="SimSun" w:hAnsi="Times New Roman" w:cs="Times New Roman"/>
            <w:sz w:val="24"/>
            <w:szCs w:val="24"/>
          </w:rPr>
          <w:delText xml:space="preserve">35,254 </w:delText>
        </w:r>
      </w:del>
      <w:r>
        <w:rPr>
          <w:rFonts w:ascii="Times New Roman" w:eastAsia="SimSun" w:hAnsi="Times New Roman" w:cs="Times New Roman"/>
          <w:sz w:val="24"/>
          <w:szCs w:val="24"/>
        </w:rPr>
        <w:t xml:space="preserve">A total of </w:t>
      </w:r>
      <w:del w:id="1058" w:author="Hermes Agent (APA Review)" w:date="2026-08-31T00:00:00Z">
        <w:r>
          <w:rPr>
            <w:rFonts w:ascii="Times New Roman" w:eastAsia="SimSun" w:hAnsi="Times New Roman" w:cs="Times New Roman"/>
            <w:sz w:val="24"/>
            <w:szCs w:val="24"/>
          </w:rPr>
          <w:delText xml:space="preserve">active-duty</w:delText>
        </w:r>
      </w:del>
      <w:del w:id="1057" w:author="Hermes Agent (APA Review)" w:date="2026-08-31T00:00:00Z">
        <w:r>
          <w:rPr>
            <w:rFonts w:ascii="Times New Roman" w:eastAsia="SimSun" w:hAnsi="Times New Roman" w:cs="Times New Roman"/>
            <w:sz w:val="24"/>
            <w:szCs w:val="24"/>
          </w:rPr>
          <w:delText xml:space="preserve"> officers</w:delText>
        </w:r>
      </w:del>
      <w:r>
        <w:rPr>
          <w:rFonts w:ascii="Times New Roman" w:eastAsia="SimSun" w:hAnsi="Times New Roman" w:cs="Times New Roman"/>
          <w:sz w:val="24"/>
          <w:szCs w:val="24"/>
        </w:rPr>
        <w:t xml:space="preserve"> were collected and analyzed</w:t>
      </w:r>
      <w:ins w:id="1055" w:author="Hermes Agent (APA Review)" w:date="2026-08-31T00:00:00Z">
        <w:r>
          <w:rPr>
            <w:rFonts w:ascii="Times New Roman" w:eastAsia="SimSun" w:hAnsi="Times New Roman" w:cs="Times New Roman"/>
            <w:sz w:val="24"/>
            <w:szCs w:val="24"/>
          </w:rPr>
          <w:t xml:space="preserve">32,254 active-duty officers</w:t>
        </w:r>
      </w:ins>
      <w:del w:id="1056" w:author="Hermes Agent (APA Review)" w:date="2026-08-31T00:00:00Z">
        <w:r>
          <w:rPr>
            <w:rFonts w:ascii="Times New Roman" w:eastAsia="SimSun" w:hAnsi="Times New Roman" w:cs="Times New Roman"/>
            <w:sz w:val="24"/>
            <w:szCs w:val="24"/>
          </w:rPr>
          <w:delText xml:space="preserve"> responses</w:delText>
        </w:r>
      </w:del>
      <w:r w:rsidRPr="00D0316D">
        <w:rPr>
          <w:rFonts w:ascii="Times New Roman" w:eastAsia="SimSun" w:hAnsi="Times New Roman" w:cs="Times New Roman"/>
          <w:sz w:val="24"/>
          <w:szCs w:val="24"/>
        </w:rPr>
        <w:t xml:space="preserve"> across 31 </w:t>
      </w:r>
      <w:r w:rsidR="00341F37" w:rsidRPr="00D0316D">
        <w:rPr>
          <w:rFonts w:ascii="Times New Roman" w:eastAsia="SimSun" w:hAnsi="Times New Roman" w:cs="Times New Roman"/>
          <w:sz w:val="24"/>
          <w:szCs w:val="24"/>
        </w:rPr>
        <w:t>Branch</w:t>
      </w:r>
      <w:r w:rsidR="00106048">
        <w:rPr>
          <w:rFonts w:ascii="Times New Roman" w:eastAsia="SimSun" w:hAnsi="Times New Roman" w:cs="Times New Roman"/>
          <w:sz w:val="24"/>
          <w:szCs w:val="24"/>
        </w:rPr>
        <w:t>es</w:t>
      </w:r>
      <w:r w:rsidR="00341F37" w:rsidRPr="00D0316D">
        <w:rPr>
          <w:rFonts w:ascii="Times New Roman" w:eastAsia="SimSun" w:hAnsi="Times New Roman" w:cs="Times New Roman"/>
          <w:sz w:val="24"/>
          <w:szCs w:val="24"/>
        </w:rPr>
        <w:t>/Functional Area</w:t>
      </w:r>
      <w:r w:rsidR="00106048">
        <w:rPr>
          <w:rFonts w:ascii="Times New Roman" w:eastAsia="SimSun" w:hAnsi="Times New Roman" w:cs="Times New Roman"/>
          <w:sz w:val="24"/>
          <w:szCs w:val="24"/>
        </w:rPr>
        <w:t>s</w:t>
      </w:r>
      <w:r w:rsidR="00341F37" w:rsidRPr="00D0316D">
        <w:rPr>
          <w:rFonts w:ascii="Times New Roman" w:eastAsia="SimSun" w:hAnsi="Times New Roman" w:cs="Times New Roman"/>
          <w:sz w:val="24"/>
          <w:szCs w:val="24"/>
        </w:rPr>
        <w:t xml:space="preserve"> </w:t>
      </w:r>
      <w:r w:rsidR="00341F37" w:rsidRPr="003444AC">
        <w:rPr>
          <w:rFonts w:ascii="Times New Roman" w:eastAsia="SimSun" w:hAnsi="Times New Roman" w:cs="Times New Roman"/>
          <w:sz w:val="24"/>
          <w:szCs w:val="24"/>
        </w:rPr>
        <w:t>(</w:t>
      </w:r>
      <w:r w:rsidR="00341F37" w:rsidRPr="00D0316D">
        <w:rPr>
          <w:rFonts w:ascii="Times New Roman" w:eastAsia="SimSun" w:hAnsi="Times New Roman" w:cs="Times New Roman"/>
          <w:sz w:val="24"/>
          <w:szCs w:val="24"/>
        </w:rPr>
        <w:t>FA</w:t>
      </w:r>
      <w:r w:rsidR="00341F37" w:rsidRPr="003444AC">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with 6,182 officers agreeing to take the online </w:t>
      </w:r>
      <w:r w:rsidRPr="00D0316D">
        <w:rPr>
          <w:rFonts w:ascii="Times New Roman" w:eastAsia="SimSun" w:hAnsi="Times New Roman" w:cs="Times New Roman"/>
          <w:sz w:val="24"/>
          <w:szCs w:val="24"/>
        </w:rPr>
        <w:lastRenderedPageBreak/>
        <w:t>survey (17.53% response rate). Missing data</w:t>
      </w:r>
      <w:r w:rsidR="00A3723F" w:rsidRPr="003444AC">
        <w:rPr>
          <w:rStyle w:val="FootnoteReference"/>
          <w:rFonts w:ascii="Times New Roman" w:eastAsia="SimSun" w:hAnsi="Times New Roman" w:cs="Times New Roman"/>
          <w:sz w:val="24"/>
          <w:szCs w:val="24"/>
        </w:rPr>
        <w:footnoteReference w:id="5"/>
      </w:r>
      <w:r w:rsidRPr="003444AC">
        <w:rPr>
          <w:rFonts w:ascii="Times New Roman" w:eastAsia="SimSun" w:hAnsi="Times New Roman" w:cs="Times New Roman"/>
          <w:sz w:val="24"/>
          <w:szCs w:val="24"/>
        </w:rPr>
        <w:t xml:space="preserve"> were treated and </w:t>
      </w:r>
      <w:r w:rsidR="002B56F9" w:rsidRPr="00D0316D">
        <w:rPr>
          <w:rFonts w:ascii="Times New Roman" w:eastAsia="SimSun" w:hAnsi="Times New Roman" w:cs="Times New Roman"/>
          <w:sz w:val="24"/>
          <w:szCs w:val="24"/>
        </w:rPr>
        <w:t>ir</w:t>
      </w:r>
      <w:r w:rsidRPr="00D0316D">
        <w:rPr>
          <w:rFonts w:ascii="Times New Roman" w:eastAsia="SimSun" w:hAnsi="Times New Roman" w:cs="Times New Roman"/>
          <w:sz w:val="24"/>
          <w:szCs w:val="24"/>
        </w:rPr>
        <w:t xml:space="preserve">relevant respondents were purged by each of the following criteria.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1). Officers must complete at least two-thirds of the Talent AND Skills and Abilities Frequency and Importance Ratings (</w:t>
      </w:r>
      <w:r w:rsidRPr="00D0316D">
        <w:rPr>
          <w:rFonts w:ascii="Times New Roman" w:eastAsia="SimSun" w:hAnsi="Times New Roman" w:cs="Times New Roman"/>
          <w:i/>
          <w:iCs/>
          <w:sz w:val="24"/>
          <w:szCs w:val="24"/>
        </w:rPr>
        <w:t>n</w:t>
      </w:r>
      <w:r w:rsidRPr="00D0316D">
        <w:rPr>
          <w:rFonts w:ascii="Times New Roman" w:eastAsia="SimSun" w:hAnsi="Times New Roman" w:cs="Times New Roman"/>
          <w:sz w:val="24"/>
          <w:szCs w:val="24"/>
        </w:rPr>
        <w:t xml:space="preserve"> = 5,166).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2) Officers must rank between 2LT and LTC (</w:t>
      </w:r>
      <w:r w:rsidRPr="00D0316D">
        <w:rPr>
          <w:rFonts w:ascii="Times New Roman" w:eastAsia="SimSun" w:hAnsi="Times New Roman" w:cs="Times New Roman"/>
          <w:i/>
          <w:iCs/>
          <w:sz w:val="24"/>
          <w:szCs w:val="24"/>
        </w:rPr>
        <w:t>n</w:t>
      </w:r>
      <w:r w:rsidRPr="00D0316D">
        <w:rPr>
          <w:rFonts w:ascii="Times New Roman" w:eastAsia="SimSun" w:hAnsi="Times New Roman" w:cs="Times New Roman"/>
          <w:sz w:val="24"/>
          <w:szCs w:val="24"/>
        </w:rPr>
        <w:t xml:space="preserve"> = 5,154), as responses by officers ranked higher than LTCs decrease dramatically and thus are easily identifiable, which would be a concern for the IRB’s privacy requirement.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3) Officers must have at least four months of time in service for 1LT-LTC (</w:t>
      </w:r>
      <w:r w:rsidRPr="00D0316D">
        <w:rPr>
          <w:rFonts w:ascii="Times New Roman" w:eastAsia="SimSun" w:hAnsi="Times New Roman" w:cs="Times New Roman"/>
          <w:i/>
          <w:iCs/>
          <w:sz w:val="24"/>
          <w:szCs w:val="24"/>
        </w:rPr>
        <w:t>n</w:t>
      </w:r>
      <w:r w:rsidRPr="00D0316D">
        <w:rPr>
          <w:rFonts w:ascii="Times New Roman" w:eastAsia="SimSun" w:hAnsi="Times New Roman" w:cs="Times New Roman"/>
          <w:sz w:val="24"/>
          <w:szCs w:val="24"/>
        </w:rPr>
        <w:t xml:space="preserve"> = 3,989) or have a least 12 months for 2LT (</w:t>
      </w:r>
      <w:r w:rsidRPr="00D0316D">
        <w:rPr>
          <w:rFonts w:ascii="Times New Roman" w:eastAsia="SimSun" w:hAnsi="Times New Roman" w:cs="Times New Roman"/>
          <w:i/>
          <w:iCs/>
          <w:sz w:val="24"/>
          <w:szCs w:val="24"/>
        </w:rPr>
        <w:t>n</w:t>
      </w:r>
      <w:r w:rsidRPr="00D0316D">
        <w:rPr>
          <w:rFonts w:ascii="Times New Roman" w:eastAsia="SimSun" w:hAnsi="Times New Roman" w:cs="Times New Roman"/>
          <w:sz w:val="24"/>
          <w:szCs w:val="24"/>
        </w:rPr>
        <w:t xml:space="preserve"> = 63); five respondents did not answer the time in job/current position questions, and three officers showed a branch-detail that could not be classified, thus both cases are dropped. Thus, the final sample size was </w:t>
      </w:r>
      <w:r w:rsidRPr="00D0316D">
        <w:rPr>
          <w:rFonts w:ascii="Times New Roman" w:eastAsia="SimSun" w:hAnsi="Times New Roman" w:cs="Times New Roman"/>
          <w:i/>
          <w:iCs/>
          <w:sz w:val="24"/>
          <w:szCs w:val="24"/>
        </w:rPr>
        <w:t>n</w:t>
      </w:r>
      <w:r w:rsidRPr="00D0316D">
        <w:rPr>
          <w:rFonts w:ascii="Times New Roman" w:eastAsia="SimSun" w:hAnsi="Times New Roman" w:cs="Times New Roman"/>
          <w:sz w:val="24"/>
          <w:szCs w:val="24"/>
        </w:rPr>
        <w:t xml:space="preserve"> = 4,054, with at least 15 participants from each branch and functional area (B/FA) to rate each target position. The targeted population includes command and staff roles from CPT to LTC. </w:t>
      </w:r>
    </w:p>
    <w:p w14:paraId="7B897AFF" w14:textId="77777777" w:rsidR="00B67D90" w:rsidRPr="00D0316D" w:rsidRDefault="00B67D90" w:rsidP="0046460F">
      <w:pPr>
        <w:spacing w:after="0" w:line="240" w:lineRule="auto"/>
        <w:rPr>
          <w:rFonts w:ascii="Times New Roman" w:eastAsia="SimSun" w:hAnsi="Times New Roman" w:cs="Times New Roman"/>
          <w:sz w:val="24"/>
          <w:szCs w:val="24"/>
        </w:rPr>
      </w:pPr>
    </w:p>
    <w:p w14:paraId="644070B6" w14:textId="77777777" w:rsidR="00B67D90" w:rsidRPr="00D0316D" w:rsidRDefault="00B67D90" w:rsidP="007D4EA8">
      <w:pPr>
        <w:keepNext/>
        <w:spacing w:after="0" w:line="240" w:lineRule="auto"/>
        <w:outlineLvl w:val="1"/>
        <w:rPr>
          <w:rFonts w:ascii="Times New Roman" w:eastAsia="SimSun" w:hAnsi="Times New Roman" w:cs="Times New Roman"/>
          <w:b/>
          <w:bCs/>
          <w:iCs/>
          <w:sz w:val="24"/>
          <w:szCs w:val="28"/>
        </w:rPr>
      </w:pPr>
      <w:bookmarkStart w:id="71" w:name="_Toc124931036"/>
      <w:bookmarkStart w:id="72" w:name="_Toc229144710"/>
      <w:r w:rsidRPr="00D0316D">
        <w:rPr>
          <w:rFonts w:ascii="Times New Roman" w:eastAsia="SimSun" w:hAnsi="Times New Roman" w:cs="Times New Roman"/>
          <w:b/>
          <w:bCs/>
          <w:iCs/>
          <w:sz w:val="24"/>
          <w:szCs w:val="28"/>
        </w:rPr>
        <w:t>Survey item and assessment description</w:t>
      </w:r>
      <w:bookmarkEnd w:id="71"/>
      <w:bookmarkEnd w:id="72"/>
    </w:p>
    <w:p w14:paraId="0AA2A519" w14:textId="77777777" w:rsidR="00776025"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The quantitative portion of the survey was focused on identifying the talents, skills, and abilities required of officers to perform successfully within each B/FA, with a focus on importance rating</w:t>
      </w:r>
      <w:r w:rsidR="001E4736" w:rsidRPr="00D0316D">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for talents and criticality score</w:t>
      </w:r>
      <w:r w:rsidR="001E4736" w:rsidRPr="00D0316D">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for skills and abilities</w:t>
      </w:r>
      <w:r w:rsidR="006919B0">
        <w:rPr>
          <w:rFonts w:ascii="Times New Roman" w:eastAsia="SimSun" w:hAnsi="Times New Roman" w:cs="Times New Roman"/>
          <w:sz w:val="24"/>
          <w:szCs w:val="24"/>
        </w:rPr>
        <w:t xml:space="preserve"> (Williams &amp; Crafts 1997)</w:t>
      </w:r>
      <w:r w:rsidRPr="003444AC">
        <w:rPr>
          <w:rFonts w:ascii="Times New Roman" w:eastAsia="SimSun" w:hAnsi="Times New Roman" w:cs="Times New Roman"/>
          <w:sz w:val="24"/>
          <w:szCs w:val="24"/>
        </w:rPr>
        <w:t xml:space="preserve">. Job analysis data was collected on </w:t>
      </w:r>
      <w:r w:rsidR="001E4736" w:rsidRPr="00D0316D">
        <w:rPr>
          <w:rFonts w:ascii="Times New Roman" w:eastAsia="SimSun" w:hAnsi="Times New Roman" w:cs="Times New Roman"/>
          <w:sz w:val="24"/>
          <w:szCs w:val="24"/>
        </w:rPr>
        <w:t xml:space="preserve">attributes </w:t>
      </w:r>
      <w:r w:rsidRPr="00D0316D">
        <w:rPr>
          <w:rFonts w:ascii="Times New Roman" w:eastAsia="SimSun" w:hAnsi="Times New Roman" w:cs="Times New Roman"/>
          <w:sz w:val="24"/>
          <w:szCs w:val="24"/>
        </w:rPr>
        <w:t>that make up OEMA’s 21 Talents, as well as Knowledge, Skills, Behaviors, and Preferences (KSB-Ps) from the Army Talent Alignment Process (ATAP). OEMA’s 21 Talents was a preliminary method of improving alignment between the talents possessed by officers and position requirements, as well as increasing officer development and retention (</w:t>
      </w:r>
      <w:r w:rsidR="001E4736" w:rsidRPr="00D0316D">
        <w:rPr>
          <w:rFonts w:ascii="Times New Roman" w:eastAsia="SimSun" w:hAnsi="Times New Roman" w:cs="Times New Roman"/>
          <w:sz w:val="24"/>
          <w:szCs w:val="24"/>
        </w:rPr>
        <w:t xml:space="preserve">Colarusso </w:t>
      </w:r>
      <w:r w:rsidRPr="00D0316D">
        <w:rPr>
          <w:rFonts w:ascii="Times New Roman" w:eastAsia="SimSun" w:hAnsi="Times New Roman" w:cs="Times New Roman"/>
          <w:sz w:val="24"/>
          <w:szCs w:val="24"/>
        </w:rPr>
        <w:t>et al., 2016; Mayer &amp; Skimmyhorn, 2017; Wardynski at al., 2009; 2010).</w:t>
      </w:r>
    </w:p>
    <w:p w14:paraId="1730DB7F" w14:textId="72F62880"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 </w:t>
      </w:r>
    </w:p>
    <w:p w14:paraId="486167C2" w14:textId="7685684C"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63 KSB-Ps comprise skills and abilities from the job analysis arena </w:t>
      </w:r>
      <w:r w:rsidR="0046460F" w:rsidRPr="00D0316D">
        <w:rPr>
          <w:rFonts w:ascii="Times New Roman" w:eastAsia="SimSun" w:hAnsi="Times New Roman" w:cs="Times New Roman"/>
          <w:sz w:val="24"/>
          <w:szCs w:val="24"/>
        </w:rPr>
        <w:t xml:space="preserve">(Boyle et al., 2022). </w:t>
      </w:r>
      <w:r w:rsidR="00FE2AE1">
        <w:rPr>
          <w:rFonts w:ascii="Times New Roman" w:eastAsia="SimSun" w:hAnsi="Times New Roman" w:cs="Times New Roman"/>
          <w:sz w:val="24"/>
          <w:szCs w:val="24"/>
        </w:rPr>
        <w:t xml:space="preserve">The </w:t>
      </w:r>
      <w:r w:rsidR="004E7766" w:rsidRPr="00D0316D">
        <w:rPr>
          <w:rFonts w:ascii="Times New Roman" w:eastAsia="SimSun" w:hAnsi="Times New Roman" w:cs="Times New Roman"/>
          <w:sz w:val="24"/>
          <w:szCs w:val="24"/>
        </w:rPr>
        <w:t>OEMA Talent Framework</w:t>
      </w:r>
      <w:r w:rsidR="007816B4">
        <w:rPr>
          <w:rFonts w:ascii="Times New Roman" w:eastAsia="SimSun" w:hAnsi="Times New Roman" w:cs="Times New Roman"/>
          <w:sz w:val="24"/>
          <w:szCs w:val="24"/>
        </w:rPr>
        <w:t>(</w:t>
      </w:r>
      <w:r>
        <w:rPr>
          <w:rFonts w:ascii="Times New Roman" w:eastAsia="SimSun" w:hAnsi="Times New Roman" w:cs="Times New Roman"/>
          <w:sz w:val="24"/>
          <w:szCs w:val="24"/>
        </w:rPr>
        <w:t xml:space="preserve"> et al., 2009</w:t>
      </w:r>
      <w:ins w:id="1007" w:author="Hermes Agent (APA Review)" w:date="2026-08-31T00:00:00Z">
        <w:r>
          <w:rPr>
            <w:rFonts w:ascii="Times New Roman" w:eastAsia="SimSun" w:hAnsi="Times New Roman" w:cs="Times New Roman"/>
            <w:sz w:val="24"/>
            <w:szCs w:val="24"/>
          </w:rPr>
          <w:t xml:space="preserve">Wardynski</w:t>
        </w:r>
      </w:ins>
      <w:del w:id="1008" w:author="Hermes Agent (APA Review)" w:date="2026-08-31T00:00:00Z">
        <w:r>
          <w:rPr>
            <w:rFonts w:ascii="Times New Roman" w:eastAsia="SimSun" w:hAnsi="Times New Roman" w:cs="Times New Roman"/>
            <w:sz w:val="24"/>
            <w:szCs w:val="24"/>
          </w:rPr>
          <w:delText xml:space="preserve">Wardvnski</w:delText>
        </w:r>
      </w:del>
      <w:r w:rsidR="007816B4">
        <w:rPr>
          <w:rFonts w:ascii="Times New Roman" w:eastAsia="SimSun" w:hAnsi="Times New Roman" w:cs="Times New Roman"/>
          <w:sz w:val="24"/>
          <w:szCs w:val="24"/>
        </w:rPr>
        <w:t>) and the</w:t>
      </w:r>
      <w:r w:rsidRPr="00D0316D">
        <w:rPr>
          <w:rFonts w:ascii="Times New Roman" w:eastAsia="SimSun" w:hAnsi="Times New Roman" w:cs="Times New Roman"/>
          <w:sz w:val="24"/>
          <w:szCs w:val="24"/>
        </w:rPr>
        <w:t xml:space="preserve"> ATAP KSB-Ps were used to support talent management efforts to acquire, develop, employ, and retain high quality officers by empowering commanders during the assignments process, increasing knowledge of available positions, and allowing officers to describe their strengths by providing their own KSBs. The KSB-Ps encompassed 5 domains: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1) Physical Skills and Abilities;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2) Cognitive Skills and Abilities;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3) Social and Communication Skills and Abilities;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4) Leadership and Management Skills and Abilities; and </w:t>
      </w:r>
      <w:r w:rsidR="00776025">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5) Personal Competence and Expertise. </w:t>
      </w:r>
    </w:p>
    <w:p w14:paraId="043ADEE3" w14:textId="77777777" w:rsidR="00776025" w:rsidRPr="00D0316D" w:rsidRDefault="00776025" w:rsidP="007D4EA8">
      <w:pPr>
        <w:spacing w:after="0" w:line="240" w:lineRule="auto"/>
        <w:ind w:firstLine="720"/>
        <w:rPr>
          <w:rFonts w:ascii="Times New Roman" w:eastAsia="SimSun" w:hAnsi="Times New Roman" w:cs="Times New Roman"/>
          <w:sz w:val="24"/>
          <w:szCs w:val="24"/>
        </w:rPr>
      </w:pPr>
    </w:p>
    <w:p w14:paraId="5BD66866" w14:textId="035D94BB"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measurement details of the talent items are contained in Appendix A. Each skill and ability item was surveyed based on Frequency (0-5) x Importance (0-4) using a Likert type scale. </w:t>
      </w:r>
      <w:del w:id="1012" w:author="Hermes Agent (APA Review)" w:date="2026-08-31T00:00:00Z">
        <w:r>
          <w:rPr>
            <w:rFonts w:ascii="Times New Roman" w:eastAsia="SimSun" w:hAnsi="Times New Roman" w:cs="Times New Roman"/>
            <w:sz w:val="24"/>
            <w:szCs w:val="24"/>
          </w:rPr>
          <w:delText xml:space="preserve">the </w:delText>
        </w:r>
      </w:del>
      <w:del w:id="1011" w:author="Hermes Agent (APA Review)" w:date="2026-08-31T00:00:00Z">
        <w:r>
          <w:rPr>
            <w:rFonts w:ascii="Times New Roman" w:eastAsia="SimSun" w:hAnsi="Times New Roman" w:cs="Times New Roman"/>
            <w:sz w:val="24"/>
            <w:szCs w:val="24"/>
          </w:rPr>
          <w:delText xml:space="preserve">The</w:delText>
        </w:r>
      </w:del>
      <w:r>
        <w:rPr>
          <w:rFonts w:ascii="Times New Roman" w:eastAsia="SimSun" w:hAnsi="Times New Roman" w:cs="Times New Roman"/>
          <w:sz w:val="24"/>
          <w:szCs w:val="24"/>
        </w:rPr>
        <w:t xml:space="preserve"> and importance rating</w:t>
      </w:r>
      <w:ins w:id="1009" w:author="Hermes Agent (APA Review)" w:date="2026-08-31T00:00:00Z">
        <w:r>
          <w:rPr>
            <w:rFonts w:ascii="Times New Roman" w:eastAsia="SimSun" w:hAnsi="Times New Roman" w:cs="Times New Roman"/>
            <w:sz w:val="24"/>
            <w:szCs w:val="24"/>
          </w:rPr>
          <w:t xml:space="preserve">The frequency</w:t>
        </w:r>
      </w:ins>
      <w:del w:id="1010" w:author="Hermes Agent (APA Review)" w:date="2026-08-31T00:00:00Z">
        <w:r>
          <w:rPr>
            <w:rFonts w:ascii="Times New Roman" w:eastAsia="SimSun" w:hAnsi="Times New Roman" w:cs="Times New Roman"/>
            <w:sz w:val="24"/>
            <w:szCs w:val="24"/>
          </w:rPr>
          <w:delText xml:space="preserve"> frequency</w:delText>
        </w:r>
      </w:del>
      <w:r w:rsidR="00AB103C">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(F-I rating) </w:t>
      </w:r>
      <w:r w:rsidR="00AB103C">
        <w:rPr>
          <w:rFonts w:ascii="Times New Roman" w:eastAsia="SimSun" w:hAnsi="Times New Roman" w:cs="Times New Roman"/>
          <w:sz w:val="24"/>
          <w:szCs w:val="24"/>
        </w:rPr>
        <w:t xml:space="preserve">are </w:t>
      </w:r>
      <w:r w:rsidRPr="00D0316D">
        <w:rPr>
          <w:rFonts w:ascii="Times New Roman" w:eastAsia="SimSun" w:hAnsi="Times New Roman" w:cs="Times New Roman"/>
          <w:sz w:val="24"/>
          <w:szCs w:val="24"/>
        </w:rPr>
        <w:t xml:space="preserve"> </w:t>
      </w:r>
      <w:r w:rsidR="00E830FF">
        <w:rPr>
          <w:rFonts w:ascii="Times New Roman" w:eastAsia="SimSun" w:hAnsi="Times New Roman" w:cs="Times New Roman"/>
          <w:sz w:val="24"/>
          <w:szCs w:val="24"/>
        </w:rPr>
        <w:t xml:space="preserve">described in </w:t>
      </w:r>
      <w:r w:rsidR="00071EAE">
        <w:rPr>
          <w:rFonts w:ascii="Times New Roman" w:eastAsia="SimSun" w:hAnsi="Times New Roman" w:cs="Times New Roman"/>
          <w:sz w:val="24"/>
          <w:szCs w:val="24"/>
        </w:rPr>
        <w:t xml:space="preserve">detail </w:t>
      </w:r>
      <w:r w:rsidRPr="00D0316D">
        <w:rPr>
          <w:rFonts w:ascii="Times New Roman" w:eastAsia="SimSun" w:hAnsi="Times New Roman" w:cs="Times New Roman"/>
          <w:sz w:val="24"/>
          <w:szCs w:val="24"/>
        </w:rPr>
        <w:t xml:space="preserve">in Appendix B. Criticality scores were created by multiplying </w:t>
      </w:r>
      <w:r w:rsidRPr="00D0316D">
        <w:rPr>
          <w:rFonts w:ascii="Times New Roman" w:eastAsia="SimSun" w:hAnsi="Times New Roman" w:cs="Times New Roman"/>
          <w:i/>
          <w:iCs/>
          <w:sz w:val="24"/>
          <w:szCs w:val="24"/>
        </w:rPr>
        <w:t>Frequency</w:t>
      </w:r>
      <w:r w:rsidRPr="00D0316D">
        <w:rPr>
          <w:rFonts w:ascii="Times New Roman" w:eastAsia="SimSun" w:hAnsi="Times New Roman" w:cs="Times New Roman"/>
          <w:sz w:val="24"/>
          <w:szCs w:val="24"/>
        </w:rPr>
        <w:t xml:space="preserve"> by </w:t>
      </w:r>
      <w:r w:rsidRPr="00D0316D">
        <w:rPr>
          <w:rFonts w:ascii="Times New Roman" w:eastAsia="SimSun" w:hAnsi="Times New Roman" w:cs="Times New Roman"/>
          <w:i/>
          <w:iCs/>
          <w:sz w:val="24"/>
          <w:szCs w:val="24"/>
        </w:rPr>
        <w:t>Importance</w:t>
      </w:r>
      <w:r w:rsidRPr="00D0316D">
        <w:rPr>
          <w:rFonts w:ascii="Times New Roman" w:eastAsia="SimSun" w:hAnsi="Times New Roman" w:cs="Times New Roman"/>
          <w:sz w:val="24"/>
          <w:szCs w:val="24"/>
        </w:rPr>
        <w:t xml:space="preserve"> ratings. </w:t>
      </w:r>
    </w:p>
    <w:p w14:paraId="4C282E20" w14:textId="77777777" w:rsidR="00776025" w:rsidRPr="00D0316D" w:rsidRDefault="00776025" w:rsidP="007D4EA8">
      <w:pPr>
        <w:spacing w:after="0" w:line="240" w:lineRule="auto"/>
        <w:ind w:firstLine="720"/>
        <w:rPr>
          <w:rFonts w:ascii="Times New Roman" w:eastAsia="SimSun" w:hAnsi="Times New Roman" w:cs="Times New Roman"/>
          <w:sz w:val="24"/>
          <w:szCs w:val="24"/>
        </w:rPr>
      </w:pPr>
    </w:p>
    <w:p w14:paraId="4B6FF29C" w14:textId="0ABDA713" w:rsidR="00B67D90" w:rsidRPr="00D0316D" w:rsidRDefault="0046460F"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lastRenderedPageBreak/>
        <w:t xml:space="preserve">Following </w:t>
      </w:r>
      <w:r w:rsidR="00357175" w:rsidRPr="00D0316D">
        <w:rPr>
          <w:rFonts w:ascii="Times New Roman" w:eastAsia="SimSun" w:hAnsi="Times New Roman" w:cs="Times New Roman"/>
          <w:sz w:val="24"/>
          <w:szCs w:val="24"/>
        </w:rPr>
        <w:t xml:space="preserve">the </w:t>
      </w:r>
      <w:r w:rsidR="007F6694" w:rsidRPr="00D0316D">
        <w:rPr>
          <w:rFonts w:ascii="Times New Roman" w:eastAsia="SimSun" w:hAnsi="Times New Roman" w:cs="Times New Roman"/>
          <w:sz w:val="24"/>
          <w:szCs w:val="24"/>
        </w:rPr>
        <w:t>importance and frequency ratings</w:t>
      </w:r>
      <w:r w:rsidR="00357175" w:rsidRPr="00D0316D">
        <w:rPr>
          <w:rFonts w:ascii="Times New Roman" w:eastAsia="SimSun" w:hAnsi="Times New Roman" w:cs="Times New Roman"/>
          <w:sz w:val="24"/>
          <w:szCs w:val="24"/>
        </w:rPr>
        <w:t xml:space="preserve"> section</w:t>
      </w:r>
      <w:r w:rsidR="007F6694" w:rsidRPr="00D0316D">
        <w:rPr>
          <w:rFonts w:ascii="Times New Roman" w:eastAsia="SimSun" w:hAnsi="Times New Roman" w:cs="Times New Roman"/>
          <w:sz w:val="24"/>
          <w:szCs w:val="24"/>
        </w:rPr>
        <w:t>, t</w:t>
      </w:r>
      <w:r w:rsidR="00B67D90" w:rsidRPr="00D0316D">
        <w:rPr>
          <w:rFonts w:ascii="Times New Roman" w:eastAsia="SimSun" w:hAnsi="Times New Roman" w:cs="Times New Roman"/>
          <w:sz w:val="24"/>
          <w:szCs w:val="24"/>
        </w:rPr>
        <w:t>he qualitative component of the survey</w:t>
      </w:r>
      <w:r w:rsidR="007F6694" w:rsidRPr="00D0316D">
        <w:rPr>
          <w:rFonts w:ascii="Times New Roman" w:eastAsia="SimSun" w:hAnsi="Times New Roman" w:cs="Times New Roman"/>
          <w:sz w:val="24"/>
          <w:szCs w:val="24"/>
        </w:rPr>
        <w:t xml:space="preserve"> (</w:t>
      </w:r>
      <w:r w:rsidR="00B67D90" w:rsidRPr="00D0316D">
        <w:rPr>
          <w:rFonts w:ascii="Times New Roman" w:eastAsia="SimSun" w:hAnsi="Times New Roman" w:cs="Times New Roman"/>
          <w:sz w:val="24"/>
          <w:szCs w:val="24"/>
        </w:rPr>
        <w:t>the focus of this study’s analyses and discussion</w:t>
      </w:r>
      <w:r w:rsidR="007F6694" w:rsidRPr="00D0316D">
        <w:rPr>
          <w:rFonts w:ascii="Times New Roman" w:eastAsia="SimSun" w:hAnsi="Times New Roman" w:cs="Times New Roman"/>
          <w:sz w:val="24"/>
          <w:szCs w:val="24"/>
        </w:rPr>
        <w:t>)</w:t>
      </w:r>
      <w:r w:rsidR="00B67D90" w:rsidRPr="00D0316D">
        <w:rPr>
          <w:rFonts w:ascii="Times New Roman" w:eastAsia="SimSun" w:hAnsi="Times New Roman" w:cs="Times New Roman"/>
          <w:sz w:val="24"/>
          <w:szCs w:val="24"/>
        </w:rPr>
        <w:t xml:space="preserve"> </w:t>
      </w:r>
      <w:r w:rsidR="007F6694" w:rsidRPr="00D0316D">
        <w:rPr>
          <w:rFonts w:ascii="Times New Roman" w:eastAsia="SimSun" w:hAnsi="Times New Roman" w:cs="Times New Roman"/>
          <w:sz w:val="24"/>
          <w:szCs w:val="24"/>
        </w:rPr>
        <w:t>was</w:t>
      </w:r>
      <w:r w:rsidR="00B67D90" w:rsidRPr="00D0316D">
        <w:rPr>
          <w:rFonts w:ascii="Times New Roman" w:eastAsia="SimSun" w:hAnsi="Times New Roman" w:cs="Times New Roman"/>
          <w:sz w:val="24"/>
          <w:szCs w:val="24"/>
        </w:rPr>
        <w:t xml:space="preserve"> aimed at supplementing the quantitative criticality ratings of each attribute. Open-ended text response items asked participants to provide narrative biographical information on previous experiences, education, or other activities that facilitated development of important attributes for performing their job. Three of the text-box questions were constructed and focused on operationalized content (career experiences, formal education, and additional comments about necessary KSBs to perform in one’s job), which composed the qualitative part of the study results. Coding selections were then enclosed in data coding memos and data files. Samples of qualitative survey questions are included in Appendix C.  </w:t>
      </w:r>
    </w:p>
    <w:p w14:paraId="20BB378B" w14:textId="77777777" w:rsidR="00B67D90" w:rsidRPr="00D0316D" w:rsidRDefault="00B67D90" w:rsidP="007D4EA8">
      <w:pPr>
        <w:spacing w:after="0" w:line="240" w:lineRule="auto"/>
        <w:rPr>
          <w:rFonts w:ascii="Times New Roman" w:eastAsia="SimSun" w:hAnsi="Times New Roman" w:cs="Times New Roman"/>
          <w:sz w:val="24"/>
          <w:szCs w:val="24"/>
        </w:rPr>
      </w:pPr>
    </w:p>
    <w:p w14:paraId="494EA66A" w14:textId="77777777" w:rsidR="00B67D90" w:rsidRPr="00D0316D" w:rsidRDefault="00B67D90" w:rsidP="007D4EA8">
      <w:pPr>
        <w:keepNext/>
        <w:spacing w:after="0" w:line="240" w:lineRule="auto"/>
        <w:outlineLvl w:val="1"/>
        <w:rPr>
          <w:rFonts w:ascii="Times New Roman" w:eastAsia="SimSun" w:hAnsi="Times New Roman" w:cs="Times New Roman"/>
          <w:b/>
          <w:bCs/>
          <w:iCs/>
          <w:sz w:val="24"/>
          <w:szCs w:val="28"/>
        </w:rPr>
      </w:pPr>
      <w:bookmarkStart w:id="73" w:name="_Toc124931037"/>
      <w:bookmarkStart w:id="74" w:name="_Toc229144711"/>
      <w:r w:rsidRPr="00D0316D">
        <w:rPr>
          <w:rFonts w:ascii="Times New Roman" w:eastAsia="SimSun" w:hAnsi="Times New Roman" w:cs="Times New Roman"/>
          <w:b/>
          <w:bCs/>
          <w:iCs/>
          <w:sz w:val="24"/>
          <w:szCs w:val="28"/>
        </w:rPr>
        <w:t>Theoretical justification and analytical procedure</w:t>
      </w:r>
      <w:bookmarkEnd w:id="73"/>
      <w:bookmarkEnd w:id="74"/>
    </w:p>
    <w:p w14:paraId="6952FEF5" w14:textId="28BF47DD" w:rsidR="00B67D90" w:rsidRPr="00D0316D" w:rsidRDefault="00B67D90" w:rsidP="007D4EA8">
      <w:pPr>
        <w:keepNext/>
        <w:spacing w:after="0" w:line="240" w:lineRule="auto"/>
        <w:outlineLvl w:val="2"/>
        <w:rPr>
          <w:rFonts w:ascii="Times New Roman" w:eastAsia="SimSun" w:hAnsi="Times New Roman" w:cs="Times New Roman"/>
          <w:i/>
          <w:kern w:val="32"/>
          <w:sz w:val="24"/>
          <w:szCs w:val="26"/>
        </w:rPr>
      </w:pPr>
      <w:bookmarkStart w:id="75" w:name="_Toc124931038"/>
      <w:bookmarkStart w:id="76" w:name="_Toc229144712"/>
      <w:r w:rsidRPr="00D0316D">
        <w:rPr>
          <w:rFonts w:ascii="Times New Roman" w:eastAsia="SimSun" w:hAnsi="Times New Roman" w:cs="Times New Roman"/>
          <w:i/>
          <w:kern w:val="32"/>
          <w:sz w:val="24"/>
          <w:szCs w:val="26"/>
        </w:rPr>
        <w:t xml:space="preserve">Reconstruction of </w:t>
      </w:r>
      <w:r w:rsidR="00F65B98" w:rsidRPr="00D0316D">
        <w:rPr>
          <w:rFonts w:ascii="Times New Roman" w:eastAsia="SimSun" w:hAnsi="Times New Roman" w:cs="Times New Roman"/>
          <w:i/>
          <w:kern w:val="32"/>
          <w:sz w:val="24"/>
          <w:szCs w:val="26"/>
        </w:rPr>
        <w:t xml:space="preserve">stories </w:t>
      </w:r>
      <w:r w:rsidRPr="00D0316D">
        <w:rPr>
          <w:rFonts w:ascii="Times New Roman" w:eastAsia="SimSun" w:hAnsi="Times New Roman" w:cs="Times New Roman"/>
          <w:i/>
          <w:kern w:val="32"/>
          <w:sz w:val="24"/>
          <w:szCs w:val="26"/>
        </w:rPr>
        <w:t>with labeling mix-method interpretations</w:t>
      </w:r>
      <w:bookmarkEnd w:id="75"/>
      <w:bookmarkEnd w:id="76"/>
    </w:p>
    <w:p w14:paraId="3B79D00F" w14:textId="4947F0BC" w:rsidR="000E0D86" w:rsidRPr="00D0316D" w:rsidRDefault="00B67D90" w:rsidP="00EB6BC5">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w:t>
      </w:r>
      <w:r w:rsidR="00EB6BC5" w:rsidRPr="003444AC">
        <w:rPr>
          <w:rFonts w:ascii="Times New Roman" w:eastAsia="SimSun" w:hAnsi="Times New Roman" w:cs="Times New Roman"/>
          <w:sz w:val="24"/>
          <w:szCs w:val="24"/>
        </w:rPr>
        <w:t xml:space="preserve">sampling procedure for this </w:t>
      </w:r>
      <w:r w:rsidR="00357175" w:rsidRPr="00D0316D">
        <w:rPr>
          <w:rFonts w:ascii="Times New Roman" w:eastAsia="SimSun" w:hAnsi="Times New Roman" w:cs="Times New Roman"/>
          <w:sz w:val="24"/>
          <w:szCs w:val="24"/>
        </w:rPr>
        <w:t>study</w:t>
      </w:r>
      <w:r w:rsidR="00EB6BC5" w:rsidRPr="00D0316D">
        <w:rPr>
          <w:rFonts w:ascii="Times New Roman" w:eastAsia="SimSun" w:hAnsi="Times New Roman" w:cs="Times New Roman"/>
          <w:sz w:val="24"/>
          <w:szCs w:val="24"/>
        </w:rPr>
        <w:t xml:space="preserve"> follows a mixed purposeful sampling protocol</w:t>
      </w:r>
      <w:r w:rsidR="005D437E" w:rsidRPr="00D0316D">
        <w:rPr>
          <w:rFonts w:ascii="Times New Roman" w:eastAsia="SimSun" w:hAnsi="Times New Roman" w:cs="Times New Roman"/>
          <w:sz w:val="24"/>
          <w:szCs w:val="24"/>
        </w:rPr>
        <w:t xml:space="preserve"> (Creswell &amp; Clark, 2017; p</w:t>
      </w:r>
      <w:r w:rsidR="007F6694" w:rsidRPr="00D0316D">
        <w:rPr>
          <w:rFonts w:ascii="Times New Roman" w:eastAsia="SimSun" w:hAnsi="Times New Roman" w:cs="Times New Roman"/>
          <w:sz w:val="24"/>
          <w:szCs w:val="24"/>
        </w:rPr>
        <w:t>.</w:t>
      </w:r>
      <w:r w:rsidR="005D437E" w:rsidRPr="00D0316D">
        <w:rPr>
          <w:rFonts w:ascii="Times New Roman" w:eastAsia="SimSun" w:hAnsi="Times New Roman" w:cs="Times New Roman"/>
          <w:sz w:val="24"/>
          <w:szCs w:val="24"/>
        </w:rPr>
        <w:t xml:space="preserve"> 107)</w:t>
      </w:r>
      <w:r w:rsidR="00EB6BC5" w:rsidRPr="00D0316D">
        <w:rPr>
          <w:rFonts w:ascii="Times New Roman" w:eastAsia="SimSun" w:hAnsi="Times New Roman" w:cs="Times New Roman"/>
          <w:sz w:val="24"/>
          <w:szCs w:val="24"/>
        </w:rPr>
        <w:t xml:space="preserve">. This method focuses on </w:t>
      </w:r>
      <w:r w:rsidR="00357175" w:rsidRPr="00D0316D">
        <w:rPr>
          <w:rFonts w:ascii="Times New Roman" w:eastAsia="SimSun" w:hAnsi="Times New Roman" w:cs="Times New Roman"/>
          <w:sz w:val="24"/>
          <w:szCs w:val="24"/>
        </w:rPr>
        <w:t>choosing</w:t>
      </w:r>
      <w:r w:rsidR="00EB6BC5" w:rsidRPr="00D0316D">
        <w:rPr>
          <w:rFonts w:ascii="Times New Roman" w:eastAsia="SimSun" w:hAnsi="Times New Roman" w:cs="Times New Roman"/>
          <w:sz w:val="24"/>
          <w:szCs w:val="24"/>
        </w:rPr>
        <w:t xml:space="preserve"> a selective sample pool using </w:t>
      </w:r>
      <w:r w:rsidR="00B17C57">
        <w:rPr>
          <w:rFonts w:ascii="Times New Roman" w:eastAsia="SimSun" w:hAnsi="Times New Roman" w:cs="Times New Roman"/>
          <w:sz w:val="24"/>
          <w:szCs w:val="24"/>
        </w:rPr>
        <w:t>a</w:t>
      </w:r>
      <w:r w:rsidR="00EB6BC5" w:rsidRPr="00D0316D">
        <w:rPr>
          <w:rFonts w:ascii="Times New Roman" w:eastAsia="SimSun" w:hAnsi="Times New Roman" w:cs="Times New Roman"/>
          <w:sz w:val="24"/>
          <w:szCs w:val="24"/>
        </w:rPr>
        <w:t xml:space="preserve"> </w:t>
      </w:r>
      <w:r w:rsidR="000E0D86" w:rsidRPr="00D0316D">
        <w:rPr>
          <w:rFonts w:ascii="Times New Roman" w:eastAsia="SimSun" w:hAnsi="Times New Roman" w:cs="Times New Roman"/>
          <w:sz w:val="24"/>
          <w:szCs w:val="24"/>
        </w:rPr>
        <w:t xml:space="preserve">justified </w:t>
      </w:r>
      <w:r w:rsidR="001F4E1B" w:rsidRPr="00D0316D">
        <w:rPr>
          <w:rFonts w:ascii="Times New Roman" w:eastAsia="SimSun" w:hAnsi="Times New Roman" w:cs="Times New Roman"/>
          <w:sz w:val="24"/>
          <w:szCs w:val="24"/>
        </w:rPr>
        <w:t>quantitively</w:t>
      </w:r>
      <w:r w:rsidR="006F4884" w:rsidRPr="00D0316D">
        <w:rPr>
          <w:rFonts w:ascii="Times New Roman" w:eastAsia="SimSun" w:hAnsi="Times New Roman" w:cs="Times New Roman"/>
          <w:sz w:val="24"/>
          <w:szCs w:val="24"/>
        </w:rPr>
        <w:t>-based</w:t>
      </w:r>
      <w:r w:rsidR="000E0D86" w:rsidRPr="00D0316D">
        <w:rPr>
          <w:rFonts w:ascii="Times New Roman" w:eastAsia="SimSun" w:hAnsi="Times New Roman" w:cs="Times New Roman"/>
          <w:sz w:val="24"/>
          <w:szCs w:val="24"/>
        </w:rPr>
        <w:t xml:space="preserve"> criterion</w:t>
      </w:r>
      <w:r w:rsidR="00EB6BC5" w:rsidRPr="00D0316D">
        <w:rPr>
          <w:rFonts w:ascii="Times New Roman" w:eastAsia="SimSun" w:hAnsi="Times New Roman" w:cs="Times New Roman"/>
          <w:sz w:val="24"/>
          <w:szCs w:val="24"/>
        </w:rPr>
        <w:t xml:space="preserve">, rather than relying on random probability </w:t>
      </w:r>
      <w:r w:rsidR="005D437E" w:rsidRPr="00D0316D">
        <w:rPr>
          <w:rFonts w:ascii="Times New Roman" w:eastAsia="SimSun" w:hAnsi="Times New Roman" w:cs="Times New Roman"/>
          <w:sz w:val="24"/>
          <w:szCs w:val="24"/>
        </w:rPr>
        <w:t>re-shuffling of samples (Johnson &amp; Christensen 2016; p. 252-275)</w:t>
      </w:r>
      <w:r w:rsidR="00EB6BC5" w:rsidRPr="00D0316D">
        <w:rPr>
          <w:rFonts w:ascii="Times New Roman" w:eastAsia="SimSun" w:hAnsi="Times New Roman" w:cs="Times New Roman"/>
          <w:sz w:val="24"/>
          <w:szCs w:val="24"/>
        </w:rPr>
        <w:t xml:space="preserve">. According to Creswell’s mixed-method classification system, this </w:t>
      </w:r>
      <w:r w:rsidR="005D437E" w:rsidRPr="00D0316D">
        <w:rPr>
          <w:rFonts w:ascii="Times New Roman" w:eastAsia="SimSun" w:hAnsi="Times New Roman" w:cs="Times New Roman"/>
          <w:sz w:val="24"/>
          <w:szCs w:val="24"/>
        </w:rPr>
        <w:t>procedure</w:t>
      </w:r>
      <w:r w:rsidR="00EB6BC5" w:rsidRPr="00D0316D">
        <w:rPr>
          <w:rFonts w:ascii="Times New Roman" w:eastAsia="SimSun" w:hAnsi="Times New Roman" w:cs="Times New Roman"/>
          <w:sz w:val="24"/>
          <w:szCs w:val="24"/>
        </w:rPr>
        <w:t xml:space="preserve"> </w:t>
      </w:r>
      <w:r w:rsidR="000E0D86" w:rsidRPr="00D0316D">
        <w:rPr>
          <w:rFonts w:ascii="Times New Roman" w:eastAsia="SimSun" w:hAnsi="Times New Roman" w:cs="Times New Roman"/>
          <w:sz w:val="24"/>
          <w:szCs w:val="24"/>
        </w:rPr>
        <w:t>is considered a</w:t>
      </w:r>
      <w:r w:rsidR="00EB6BC5" w:rsidRPr="00D0316D">
        <w:rPr>
          <w:rFonts w:ascii="Times New Roman" w:eastAsia="SimSun" w:hAnsi="Times New Roman" w:cs="Times New Roman"/>
          <w:sz w:val="24"/>
          <w:szCs w:val="24"/>
        </w:rPr>
        <w:t xml:space="preserve"> </w:t>
      </w:r>
      <w:r w:rsidR="000E0D86" w:rsidRPr="00D0316D">
        <w:rPr>
          <w:rFonts w:ascii="Times New Roman" w:eastAsia="SimSun" w:hAnsi="Times New Roman" w:cs="Times New Roman"/>
          <w:sz w:val="24"/>
          <w:szCs w:val="24"/>
        </w:rPr>
        <w:t>Quan</w:t>
      </w:r>
      <w:r w:rsidR="007F6694" w:rsidRPr="00D0316D">
        <w:rPr>
          <w:rFonts w:ascii="Times New Roman" w:eastAsia="SimSun" w:hAnsi="Times New Roman" w:cs="Times New Roman"/>
          <w:sz w:val="24"/>
          <w:szCs w:val="24"/>
        </w:rPr>
        <w:t>titative</w:t>
      </w:r>
      <w:r w:rsidR="000E0D86" w:rsidRPr="00D0316D">
        <w:rPr>
          <w:rFonts w:ascii="Times New Roman" w:eastAsia="SimSun" w:hAnsi="Times New Roman" w:cs="Times New Roman"/>
          <w:sz w:val="24"/>
          <w:szCs w:val="24"/>
        </w:rPr>
        <w:t>-Qual</w:t>
      </w:r>
      <w:r w:rsidR="007F6694" w:rsidRPr="00D0316D">
        <w:rPr>
          <w:rFonts w:ascii="Times New Roman" w:eastAsia="SimSun" w:hAnsi="Times New Roman" w:cs="Times New Roman"/>
          <w:sz w:val="24"/>
          <w:szCs w:val="24"/>
        </w:rPr>
        <w:t>itative</w:t>
      </w:r>
      <w:r w:rsidR="000E0D86" w:rsidRPr="00D0316D">
        <w:rPr>
          <w:rFonts w:ascii="Times New Roman" w:eastAsia="SimSun" w:hAnsi="Times New Roman" w:cs="Times New Roman"/>
          <w:sz w:val="24"/>
          <w:szCs w:val="24"/>
        </w:rPr>
        <w:t xml:space="preserve"> Exploratory </w:t>
      </w:r>
      <w:r w:rsidR="00EB6BC5" w:rsidRPr="00D0316D">
        <w:rPr>
          <w:rFonts w:ascii="Times New Roman" w:eastAsia="SimSun" w:hAnsi="Times New Roman" w:cs="Times New Roman"/>
          <w:sz w:val="24"/>
          <w:szCs w:val="24"/>
        </w:rPr>
        <w:t xml:space="preserve">Sequential </w:t>
      </w:r>
      <w:r w:rsidR="005D437E" w:rsidRPr="00D0316D">
        <w:rPr>
          <w:rFonts w:ascii="Times New Roman" w:eastAsia="SimSun" w:hAnsi="Times New Roman" w:cs="Times New Roman"/>
          <w:sz w:val="24"/>
          <w:szCs w:val="24"/>
        </w:rPr>
        <w:t>Mix</w:t>
      </w:r>
      <w:r w:rsidR="007F6694" w:rsidRPr="00D0316D">
        <w:rPr>
          <w:rFonts w:ascii="Times New Roman" w:eastAsia="SimSun" w:hAnsi="Times New Roman" w:cs="Times New Roman"/>
          <w:sz w:val="24"/>
          <w:szCs w:val="24"/>
        </w:rPr>
        <w:t xml:space="preserve">ed </w:t>
      </w:r>
      <w:r w:rsidR="005D437E" w:rsidRPr="00D0316D">
        <w:rPr>
          <w:rFonts w:ascii="Times New Roman" w:eastAsia="SimSun" w:hAnsi="Times New Roman" w:cs="Times New Roman"/>
          <w:sz w:val="24"/>
          <w:szCs w:val="24"/>
        </w:rPr>
        <w:t>Method</w:t>
      </w:r>
      <w:r w:rsidR="007F6694" w:rsidRPr="00D0316D">
        <w:rPr>
          <w:rFonts w:ascii="Times New Roman" w:eastAsia="SimSun" w:hAnsi="Times New Roman" w:cs="Times New Roman"/>
          <w:sz w:val="24"/>
          <w:szCs w:val="24"/>
        </w:rPr>
        <w:t xml:space="preserve"> approach</w:t>
      </w:r>
      <w:r w:rsidR="00F65B98" w:rsidRPr="00D0316D">
        <w:rPr>
          <w:rFonts w:ascii="Times New Roman" w:eastAsia="SimSun" w:hAnsi="Times New Roman" w:cs="Times New Roman"/>
          <w:sz w:val="24"/>
          <w:szCs w:val="24"/>
        </w:rPr>
        <w:t>, which</w:t>
      </w:r>
      <w:r w:rsidR="00EB6BC5" w:rsidRPr="00D0316D">
        <w:rPr>
          <w:rFonts w:ascii="Times New Roman" w:eastAsia="SimSun" w:hAnsi="Times New Roman" w:cs="Times New Roman"/>
          <w:sz w:val="24"/>
          <w:szCs w:val="24"/>
        </w:rPr>
        <w:t xml:space="preserve"> allows qualitative data to be used to validate and expand upon </w:t>
      </w:r>
      <w:r w:rsidR="000E0D86" w:rsidRPr="00D0316D">
        <w:rPr>
          <w:rFonts w:ascii="Times New Roman" w:eastAsia="SimSun" w:hAnsi="Times New Roman" w:cs="Times New Roman"/>
          <w:sz w:val="24"/>
          <w:szCs w:val="24"/>
        </w:rPr>
        <w:t>previous</w:t>
      </w:r>
      <w:r w:rsidR="00EB6BC5" w:rsidRPr="00D0316D">
        <w:rPr>
          <w:rFonts w:ascii="Times New Roman" w:eastAsia="SimSun" w:hAnsi="Times New Roman" w:cs="Times New Roman"/>
          <w:sz w:val="24"/>
          <w:szCs w:val="24"/>
        </w:rPr>
        <w:t xml:space="preserve"> quantitative results (Ivankova &amp; Stick</w:t>
      </w:r>
      <w:r w:rsidR="007F6694" w:rsidRPr="00D0316D">
        <w:rPr>
          <w:rFonts w:ascii="Times New Roman" w:eastAsia="SimSun" w:hAnsi="Times New Roman" w:cs="Times New Roman"/>
          <w:sz w:val="24"/>
          <w:szCs w:val="24"/>
        </w:rPr>
        <w:t>,</w:t>
      </w:r>
      <w:r w:rsidR="00EB6BC5" w:rsidRPr="00D0316D">
        <w:rPr>
          <w:rFonts w:ascii="Times New Roman" w:eastAsia="SimSun" w:hAnsi="Times New Roman" w:cs="Times New Roman"/>
          <w:sz w:val="24"/>
          <w:szCs w:val="24"/>
        </w:rPr>
        <w:t xml:space="preserve"> 2007). </w:t>
      </w:r>
    </w:p>
    <w:p w14:paraId="465E1069" w14:textId="77777777" w:rsidR="000E0D86" w:rsidRPr="00D0316D" w:rsidRDefault="000E0D86" w:rsidP="00EB6BC5">
      <w:pPr>
        <w:spacing w:after="0" w:line="240" w:lineRule="auto"/>
        <w:ind w:firstLine="720"/>
        <w:rPr>
          <w:rFonts w:ascii="Times New Roman" w:eastAsia="SimSun" w:hAnsi="Times New Roman" w:cs="Times New Roman"/>
          <w:sz w:val="24"/>
          <w:szCs w:val="24"/>
        </w:rPr>
      </w:pPr>
    </w:p>
    <w:p w14:paraId="0359965B" w14:textId="425D2FEE" w:rsidR="008711F5" w:rsidRPr="008711F5" w:rsidRDefault="008711F5" w:rsidP="008711F5">
      <w:pPr>
        <w:spacing w:after="0" w:line="240" w:lineRule="auto"/>
        <w:ind w:firstLine="720"/>
        <w:rPr>
          <w:rFonts w:ascii="Times New Roman" w:eastAsia="SimSun" w:hAnsi="Times New Roman" w:cs="Times New Roman"/>
          <w:sz w:val="24"/>
          <w:szCs w:val="24"/>
        </w:rPr>
      </w:pPr>
      <w:r w:rsidRPr="008711F5">
        <w:rPr>
          <w:rFonts w:ascii="Times New Roman" w:eastAsia="SimSun" w:hAnsi="Times New Roman" w:cs="Times New Roman"/>
          <w:sz w:val="24"/>
          <w:szCs w:val="24"/>
        </w:rPr>
        <w:t>The combination of these two methods can provide researchers with more insight into the subject material by authenticating previous experiences (Van Manen, 1990) through compiled results from similar topics. It is important that the researcher has identified sizable, compiled results from similar topics (Mertens</w:t>
      </w:r>
      <w:r w:rsidR="00163DD2">
        <w:rPr>
          <w:rFonts w:ascii="Times New Roman" w:eastAsia="SimSun" w:hAnsi="Times New Roman" w:cs="Times New Roman"/>
          <w:sz w:val="24"/>
          <w:szCs w:val="24"/>
        </w:rPr>
        <w:t>,</w:t>
      </w:r>
      <w:r w:rsidRPr="008711F5">
        <w:rPr>
          <w:rFonts w:ascii="Times New Roman" w:eastAsia="SimSun" w:hAnsi="Times New Roman" w:cs="Times New Roman"/>
          <w:sz w:val="24"/>
          <w:szCs w:val="24"/>
        </w:rPr>
        <w:t xml:space="preserve"> 2014). </w:t>
      </w:r>
      <w:r>
        <w:rPr>
          <w:rFonts w:ascii="Times New Roman" w:eastAsia="SimSun" w:hAnsi="Times New Roman" w:cs="Times New Roman"/>
          <w:sz w:val="24"/>
          <w:szCs w:val="24"/>
        </w:rPr>
        <w:t>I</w:t>
      </w:r>
      <w:r w:rsidRPr="008711F5">
        <w:rPr>
          <w:rFonts w:ascii="Times New Roman" w:eastAsia="SimSun" w:hAnsi="Times New Roman" w:cs="Times New Roman"/>
          <w:sz w:val="24"/>
          <w:szCs w:val="24"/>
        </w:rPr>
        <w:t>t should also include individuals representing different backgrounds so that diverse opinions can ensure findings are valid and accurate (Patton, 2015).</w:t>
      </w:r>
    </w:p>
    <w:p w14:paraId="6E952214" w14:textId="77777777" w:rsidR="001F4E1B" w:rsidRPr="00D0316D" w:rsidRDefault="001F4E1B" w:rsidP="007D4EA8">
      <w:pPr>
        <w:spacing w:after="0" w:line="240" w:lineRule="auto"/>
        <w:rPr>
          <w:rFonts w:ascii="Times New Roman" w:eastAsia="SimSun" w:hAnsi="Times New Roman" w:cs="Times New Roman"/>
          <w:sz w:val="24"/>
          <w:szCs w:val="24"/>
        </w:rPr>
      </w:pPr>
    </w:p>
    <w:p w14:paraId="169A1251" w14:textId="7A138E6D" w:rsidR="008711F5" w:rsidRPr="008711F5" w:rsidRDefault="008711F5" w:rsidP="00AD57AF">
      <w:pPr>
        <w:spacing w:after="0" w:line="240" w:lineRule="auto"/>
        <w:ind w:firstLine="720"/>
        <w:rPr>
          <w:rFonts w:ascii="Times New Roman" w:eastAsia="SimSun" w:hAnsi="Times New Roman" w:cs="Times New Roman"/>
          <w:sz w:val="24"/>
          <w:szCs w:val="24"/>
        </w:rPr>
      </w:pPr>
      <w:r w:rsidRPr="008711F5">
        <w:rPr>
          <w:rFonts w:ascii="Times New Roman" w:eastAsia="SimSun" w:hAnsi="Times New Roman" w:cs="Times New Roman"/>
          <w:sz w:val="24"/>
          <w:szCs w:val="24"/>
        </w:rPr>
        <w:t xml:space="preserve">The analytical protocol follows several theoretical justifications derived from Daniel Bertaux and Paul Thompson’s life history research framework (Lieblich &amp; Josselson, 1994; Lincoln &amp; Denzin, 1994; Middleton, 1992b). The detailed methodological techniques involved first marking and coding all participant statements. This involves the analysis of various subsystems, such as years of military education, branch, and current rank, possible socioeconomic index, and CONUS or OCONUS (Rosenthal, 1993). </w:t>
      </w:r>
      <w:r w:rsidR="00FB3C31">
        <w:rPr>
          <w:rFonts w:ascii="Times New Roman" w:eastAsia="SimSun" w:hAnsi="Times New Roman" w:cs="Times New Roman"/>
          <w:sz w:val="24"/>
          <w:szCs w:val="24"/>
        </w:rPr>
        <w:t>Analysis of these subsystems makes</w:t>
      </w:r>
      <w:r w:rsidRPr="008711F5">
        <w:rPr>
          <w:rFonts w:ascii="Times New Roman" w:eastAsia="SimSun" w:hAnsi="Times New Roman" w:cs="Times New Roman"/>
          <w:sz w:val="24"/>
          <w:szCs w:val="24"/>
        </w:rPr>
        <w:t xml:space="preserve"> it is possible to identify any meaningful interactions between codes and help</w:t>
      </w:r>
      <w:r w:rsidR="002F70F6">
        <w:rPr>
          <w:rFonts w:ascii="Times New Roman" w:eastAsia="SimSun" w:hAnsi="Times New Roman" w:cs="Times New Roman"/>
          <w:sz w:val="24"/>
          <w:szCs w:val="24"/>
        </w:rPr>
        <w:t>s to</w:t>
      </w:r>
      <w:r w:rsidRPr="008711F5">
        <w:rPr>
          <w:rFonts w:ascii="Times New Roman" w:eastAsia="SimSun" w:hAnsi="Times New Roman" w:cs="Times New Roman"/>
          <w:sz w:val="24"/>
          <w:szCs w:val="24"/>
        </w:rPr>
        <w:t xml:space="preserve">help summarize definition of explanation for talent and skills. Weinberg et al. (2017) found that certain types of qualificators can foster understanding of particular social phenomena. Once these subsystems have been identified then the next step is to code each statement according to its subsystems; this could involve assigning numerical values to an existing code or descriptive labels depending on what type of data is being collected during the research process. The aim here would be to group statements together according to </w:t>
      </w:r>
      <w:r w:rsidR="00031C95">
        <w:rPr>
          <w:rFonts w:ascii="Times New Roman" w:eastAsia="SimSun" w:hAnsi="Times New Roman" w:cs="Times New Roman"/>
          <w:sz w:val="24"/>
          <w:szCs w:val="24"/>
        </w:rPr>
        <w:t xml:space="preserve">the </w:t>
      </w:r>
      <w:r w:rsidRPr="008711F5">
        <w:rPr>
          <w:rFonts w:ascii="Times New Roman" w:eastAsia="SimSun" w:hAnsi="Times New Roman" w:cs="Times New Roman"/>
          <w:sz w:val="24"/>
          <w:szCs w:val="24"/>
        </w:rPr>
        <w:t>framework for further analysis (Butler, 1990; Lincoln &amp; Denzin, 1994). Finally, once all relevant information has been coded</w:t>
      </w:r>
      <w:r w:rsidR="004D0DEF">
        <w:rPr>
          <w:rFonts w:ascii="Times New Roman" w:eastAsia="SimSun" w:hAnsi="Times New Roman" w:cs="Times New Roman"/>
          <w:sz w:val="24"/>
          <w:szCs w:val="24"/>
        </w:rPr>
        <w:t>,</w:t>
      </w:r>
      <w:r w:rsidRPr="008711F5">
        <w:rPr>
          <w:rFonts w:ascii="Times New Roman" w:eastAsia="SimSun" w:hAnsi="Times New Roman" w:cs="Times New Roman"/>
          <w:sz w:val="24"/>
          <w:szCs w:val="24"/>
        </w:rPr>
        <w:t xml:space="preserve"> then descriptive and visual analyses can be conducted, such </w:t>
      </w:r>
      <w:r w:rsidRPr="008711F5">
        <w:rPr>
          <w:rFonts w:ascii="Times New Roman" w:eastAsia="SimSun" w:hAnsi="Times New Roman" w:cs="Times New Roman"/>
          <w:sz w:val="24"/>
          <w:szCs w:val="24"/>
        </w:rPr>
        <w:lastRenderedPageBreak/>
        <w:t>as code-cooccurrence, network</w:t>
      </w:r>
      <w:r w:rsidR="00584846">
        <w:rPr>
          <w:rFonts w:ascii="Times New Roman" w:eastAsia="SimSun" w:hAnsi="Times New Roman" w:cs="Times New Roman"/>
          <w:sz w:val="24"/>
          <w:szCs w:val="24"/>
        </w:rPr>
        <w:t xml:space="preserve"> </w:t>
      </w:r>
      <w:r w:rsidR="00547DBD">
        <w:rPr>
          <w:rFonts w:ascii="Times New Roman" w:eastAsia="SimSun" w:hAnsi="Times New Roman" w:cs="Times New Roman"/>
          <w:sz w:val="24"/>
          <w:szCs w:val="24"/>
        </w:rPr>
        <w:t>(</w:t>
      </w:r>
      <w:r w:rsidR="00584846">
        <w:rPr>
          <w:rFonts w:ascii="Times New Roman" w:eastAsia="SimSun" w:hAnsi="Times New Roman" w:cs="Times New Roman"/>
          <w:sz w:val="24"/>
          <w:szCs w:val="24"/>
        </w:rPr>
        <w:t>analyses</w:t>
      </w:r>
      <w:r w:rsidR="00547DBD">
        <w:rPr>
          <w:rFonts w:ascii="Times New Roman" w:eastAsia="SimSun" w:hAnsi="Times New Roman" w:cs="Times New Roman"/>
          <w:sz w:val="24"/>
          <w:szCs w:val="24"/>
        </w:rPr>
        <w:t>?)</w:t>
      </w:r>
      <w:r w:rsidRPr="008711F5">
        <w:rPr>
          <w:rFonts w:ascii="Times New Roman" w:eastAsia="SimSun" w:hAnsi="Times New Roman" w:cs="Times New Roman"/>
          <w:sz w:val="24"/>
          <w:szCs w:val="24"/>
        </w:rPr>
        <w:t>,, or tables, which will help draw conclusions and help readers understand how different factors influence people’s experiences in each situation (Weinberg et al., 2017).</w:t>
      </w:r>
    </w:p>
    <w:p w14:paraId="5A97A8DF" w14:textId="77777777" w:rsidR="00FD314D" w:rsidRPr="00D0316D" w:rsidRDefault="00FD314D" w:rsidP="00FD314D">
      <w:pPr>
        <w:spacing w:after="0" w:line="240" w:lineRule="auto"/>
        <w:ind w:firstLine="720"/>
        <w:rPr>
          <w:rFonts w:ascii="Times New Roman" w:eastAsia="SimSun" w:hAnsi="Times New Roman" w:cs="Times New Roman"/>
          <w:sz w:val="24"/>
          <w:szCs w:val="24"/>
        </w:rPr>
      </w:pPr>
    </w:p>
    <w:p w14:paraId="6669B045" w14:textId="363AD21A" w:rsidR="00B67D90" w:rsidRPr="00D0316D" w:rsidRDefault="00B67D90" w:rsidP="007D4EA8">
      <w:pPr>
        <w:keepNext/>
        <w:numPr>
          <w:ilvl w:val="2"/>
          <w:numId w:val="12"/>
        </w:numPr>
        <w:spacing w:after="0" w:line="240" w:lineRule="auto"/>
        <w:ind w:firstLine="720"/>
        <w:outlineLvl w:val="2"/>
        <w:rPr>
          <w:rFonts w:ascii="Times New Roman" w:eastAsia="SimSun" w:hAnsi="Times New Roman" w:cs="Times New Roman"/>
          <w:i/>
          <w:kern w:val="32"/>
          <w:sz w:val="24"/>
          <w:szCs w:val="26"/>
        </w:rPr>
      </w:pPr>
      <w:bookmarkStart w:id="77" w:name="_Toc124931039"/>
      <w:bookmarkStart w:id="78" w:name="_Toc229144713"/>
      <w:r w:rsidRPr="00D0316D">
        <w:rPr>
          <w:rFonts w:ascii="Times New Roman" w:eastAsia="SimSun" w:hAnsi="Times New Roman" w:cs="Times New Roman"/>
          <w:i/>
          <w:kern w:val="32"/>
          <w:sz w:val="24"/>
          <w:szCs w:val="26"/>
        </w:rPr>
        <w:t xml:space="preserve">Examination of </w:t>
      </w:r>
      <w:r w:rsidR="002703CA">
        <w:rPr>
          <w:rFonts w:ascii="Times New Roman" w:eastAsia="SimSun" w:hAnsi="Times New Roman" w:cs="Times New Roman"/>
          <w:i/>
          <w:kern w:val="32"/>
          <w:sz w:val="24"/>
          <w:szCs w:val="26"/>
        </w:rPr>
        <w:t xml:space="preserve">researcher </w:t>
      </w:r>
      <w:r w:rsidRPr="00D0316D">
        <w:rPr>
          <w:rFonts w:ascii="Times New Roman" w:eastAsia="SimSun" w:hAnsi="Times New Roman" w:cs="Times New Roman"/>
          <w:i/>
          <w:kern w:val="32"/>
          <w:sz w:val="24"/>
          <w:szCs w:val="26"/>
        </w:rPr>
        <w:t>pre-understanding</w:t>
      </w:r>
      <w:bookmarkEnd w:id="77"/>
      <w:bookmarkEnd w:id="78"/>
    </w:p>
    <w:p w14:paraId="7049D4AB" w14:textId="285337DD" w:rsidR="008711F5" w:rsidRPr="00D0316D" w:rsidRDefault="008711F5" w:rsidP="007D4EA8">
      <w:pPr>
        <w:spacing w:after="0" w:line="240" w:lineRule="auto"/>
        <w:ind w:firstLine="720"/>
        <w:rPr>
          <w:rFonts w:ascii="Times New Roman" w:eastAsia="SimSun" w:hAnsi="Times New Roman" w:cs="Times New Roman"/>
          <w:sz w:val="24"/>
          <w:szCs w:val="24"/>
        </w:rPr>
      </w:pPr>
      <w:r w:rsidRPr="008711F5">
        <w:rPr>
          <w:rFonts w:ascii="Times New Roman" w:eastAsia="SimSun" w:hAnsi="Times New Roman" w:cs="Times New Roman"/>
          <w:sz w:val="24"/>
          <w:szCs w:val="24"/>
        </w:rPr>
        <w:t xml:space="preserve">The researchers </w:t>
      </w:r>
      <w:r>
        <w:rPr>
          <w:rFonts w:ascii="Times New Roman" w:eastAsia="SimSun" w:hAnsi="Times New Roman" w:cs="Times New Roman"/>
          <w:sz w:val="24"/>
          <w:szCs w:val="24"/>
        </w:rPr>
        <w:t>examined</w:t>
      </w:r>
      <w:r w:rsidR="000A7BC8">
        <w:rPr>
          <w:rFonts w:ascii="Times New Roman" w:eastAsia="SimSun" w:hAnsi="Times New Roman" w:cs="Times New Roman"/>
          <w:sz w:val="24"/>
          <w:szCs w:val="24"/>
        </w:rPr>
        <w:t xml:space="preserve"> </w:t>
      </w:r>
      <w:r w:rsidRPr="008711F5">
        <w:rPr>
          <w:rFonts w:ascii="Times New Roman" w:eastAsia="SimSun" w:hAnsi="Times New Roman" w:cs="Times New Roman"/>
          <w:sz w:val="24"/>
          <w:szCs w:val="24"/>
        </w:rPr>
        <w:t>pre-understanding selectively and deliberately to better understand and contextualize participant responses</w:t>
      </w:r>
      <w:r>
        <w:rPr>
          <w:rFonts w:ascii="Times New Roman" w:eastAsia="SimSun" w:hAnsi="Times New Roman" w:cs="Times New Roman"/>
          <w:sz w:val="24"/>
          <w:szCs w:val="24"/>
        </w:rPr>
        <w:t xml:space="preserve"> (Armour, Rivaux, &amp; Bell, 2009)</w:t>
      </w:r>
      <w:r w:rsidRPr="008711F5">
        <w:rPr>
          <w:rFonts w:ascii="Times New Roman" w:eastAsia="SimSun" w:hAnsi="Times New Roman" w:cs="Times New Roman"/>
          <w:sz w:val="24"/>
          <w:szCs w:val="24"/>
        </w:rPr>
        <w:t xml:space="preserve">. They reflected on their own experience about Army officers and </w:t>
      </w:r>
      <w:r w:rsidR="000A7BC8" w:rsidRPr="008711F5">
        <w:rPr>
          <w:rFonts w:ascii="Times New Roman" w:eastAsia="SimSun" w:hAnsi="Times New Roman" w:cs="Times New Roman"/>
          <w:sz w:val="24"/>
          <w:szCs w:val="24"/>
        </w:rPr>
        <w:t>recognize</w:t>
      </w:r>
      <w:r w:rsidR="000A7BC8">
        <w:rPr>
          <w:rFonts w:ascii="Times New Roman" w:eastAsia="SimSun" w:hAnsi="Times New Roman" w:cs="Times New Roman"/>
          <w:sz w:val="24"/>
          <w:szCs w:val="24"/>
        </w:rPr>
        <w:t>d</w:t>
      </w:r>
      <w:r w:rsidR="000A7BC8" w:rsidRPr="008711F5">
        <w:rPr>
          <w:rFonts w:ascii="Times New Roman" w:eastAsia="SimSun" w:hAnsi="Times New Roman" w:cs="Times New Roman"/>
          <w:sz w:val="24"/>
          <w:szCs w:val="24"/>
        </w:rPr>
        <w:t xml:space="preserve"> </w:t>
      </w:r>
      <w:r w:rsidRPr="008711F5">
        <w:rPr>
          <w:rFonts w:ascii="Times New Roman" w:eastAsia="SimSun" w:hAnsi="Times New Roman" w:cs="Times New Roman"/>
          <w:sz w:val="24"/>
          <w:szCs w:val="24"/>
        </w:rPr>
        <w:t>the differences between what they had understood of an Army officer’s career and what the participants had experienced during their career as an officer.</w:t>
      </w:r>
    </w:p>
    <w:p w14:paraId="25425A77" w14:textId="77777777" w:rsidR="00B67D90" w:rsidRPr="00D0316D" w:rsidRDefault="00B67D90" w:rsidP="007D4EA8">
      <w:pPr>
        <w:spacing w:after="0" w:line="240" w:lineRule="auto"/>
        <w:ind w:firstLine="720"/>
        <w:rPr>
          <w:rFonts w:ascii="Times New Roman" w:eastAsia="SimSun" w:hAnsi="Times New Roman" w:cs="Times New Roman"/>
          <w:sz w:val="24"/>
          <w:szCs w:val="24"/>
        </w:rPr>
      </w:pPr>
    </w:p>
    <w:p w14:paraId="7D9549B0" w14:textId="77777777" w:rsidR="00B67D90" w:rsidRPr="00D0316D" w:rsidRDefault="00B67D90" w:rsidP="007D4EA8">
      <w:pPr>
        <w:keepNext/>
        <w:numPr>
          <w:ilvl w:val="2"/>
          <w:numId w:val="12"/>
        </w:numPr>
        <w:spacing w:after="0" w:line="240" w:lineRule="auto"/>
        <w:ind w:firstLine="720"/>
        <w:outlineLvl w:val="2"/>
        <w:rPr>
          <w:rFonts w:ascii="Times New Roman" w:eastAsia="SimSun" w:hAnsi="Times New Roman" w:cs="Times New Roman"/>
          <w:i/>
          <w:kern w:val="32"/>
          <w:sz w:val="24"/>
          <w:szCs w:val="26"/>
        </w:rPr>
      </w:pPr>
      <w:bookmarkStart w:id="79" w:name="_Toc124931040"/>
      <w:bookmarkStart w:id="80" w:name="_Toc229144714"/>
      <w:r w:rsidRPr="00D0316D">
        <w:rPr>
          <w:rFonts w:ascii="Times New Roman" w:eastAsia="SimSun" w:hAnsi="Times New Roman" w:cs="Times New Roman"/>
          <w:i/>
          <w:kern w:val="32"/>
          <w:sz w:val="24"/>
          <w:szCs w:val="26"/>
        </w:rPr>
        <w:t>Data management and privacy control</w:t>
      </w:r>
      <w:bookmarkEnd w:id="79"/>
      <w:bookmarkEnd w:id="80"/>
      <w:r w:rsidRPr="00D0316D">
        <w:rPr>
          <w:rFonts w:ascii="Times New Roman" w:eastAsia="SimSun" w:hAnsi="Times New Roman" w:cs="Times New Roman"/>
          <w:i/>
          <w:kern w:val="32"/>
          <w:sz w:val="24"/>
          <w:szCs w:val="26"/>
        </w:rPr>
        <w:t xml:space="preserve"> </w:t>
      </w:r>
    </w:p>
    <w:p w14:paraId="6338E98F" w14:textId="3AE36C8E"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We used ATLAS.ti (Version 7.5) </w:t>
      </w:r>
      <w:r w:rsidRPr="00D0316D">
        <w:rPr>
          <w:rFonts w:ascii="Times New Roman" w:eastAsia="SimSun" w:hAnsi="Times New Roman" w:cs="Times New Roman"/>
          <w:noProof/>
          <w:sz w:val="24"/>
          <w:szCs w:val="24"/>
        </w:rPr>
        <w:t>to</w:t>
      </w:r>
      <w:r w:rsidRPr="00D0316D">
        <w:rPr>
          <w:rFonts w:ascii="Times New Roman" w:eastAsia="SimSun" w:hAnsi="Times New Roman" w:cs="Times New Roman"/>
          <w:sz w:val="24"/>
          <w:szCs w:val="24"/>
        </w:rPr>
        <w:t xml:space="preserve"> facilitate security (with a dual layer of encryption) and maintenance of the data (control of PII and information; Muhr, 2004). Analyses began with an </w:t>
      </w:r>
      <w:r w:rsidRPr="00D0316D">
        <w:rPr>
          <w:rFonts w:ascii="Times New Roman" w:eastAsia="SimSun" w:hAnsi="Times New Roman" w:cs="Times New Roman"/>
          <w:noProof/>
          <w:sz w:val="24"/>
          <w:szCs w:val="24"/>
        </w:rPr>
        <w:t>independent</w:t>
      </w:r>
      <w:r w:rsidRPr="00D0316D">
        <w:rPr>
          <w:rFonts w:ascii="Times New Roman" w:eastAsia="SimSun" w:hAnsi="Times New Roman" w:cs="Times New Roman"/>
          <w:sz w:val="24"/>
          <w:szCs w:val="24"/>
        </w:rPr>
        <w:t xml:space="preserve"> review by two Subject Matter Experts (SMEs) of the data, which included original tests, research notes, narratives, and PowerPoint slides</w:t>
      </w:r>
      <w:r w:rsidRPr="003444AC">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Initial themes and coding were stratified based on quantitative measures of F-I score, then linked to stratified and classified groups of codes. Each group was then named based on labeling theory (Lieblich &amp; Josselson, 1994), defined by an interpretive social constructionist approach using a micro-system (Weinberg et al., 2017). </w:t>
      </w:r>
      <w:r w:rsidRPr="00D0316D">
        <w:rPr>
          <w:rFonts w:ascii="Times New Roman" w:eastAsia="SimSun" w:hAnsi="Times New Roman" w:cs="Times New Roman"/>
          <w:noProof/>
          <w:sz w:val="24"/>
          <w:szCs w:val="24"/>
        </w:rPr>
        <w:t>Consensus</w:t>
      </w:r>
      <w:r w:rsidRPr="00D0316D">
        <w:rPr>
          <w:rFonts w:ascii="Times New Roman" w:eastAsia="SimSun" w:hAnsi="Times New Roman" w:cs="Times New Roman"/>
          <w:sz w:val="24"/>
          <w:szCs w:val="24"/>
        </w:rPr>
        <w:t xml:space="preserve"> </w:t>
      </w:r>
      <w:r w:rsidRPr="00D0316D">
        <w:rPr>
          <w:rFonts w:ascii="Times New Roman" w:eastAsia="SimSun" w:hAnsi="Times New Roman" w:cs="Times New Roman"/>
          <w:noProof/>
          <w:sz w:val="24"/>
          <w:szCs w:val="24"/>
        </w:rPr>
        <w:t>was reached</w:t>
      </w:r>
      <w:r w:rsidRPr="00D0316D">
        <w:rPr>
          <w:rFonts w:ascii="Times New Roman" w:eastAsia="SimSun" w:hAnsi="Times New Roman" w:cs="Times New Roman"/>
          <w:sz w:val="24"/>
          <w:szCs w:val="24"/>
        </w:rPr>
        <w:t xml:space="preserve"> when kappa agreements for coding and themes were &gt;0.99 (Gwet, 2010; recommended &gt;0.80). The themes </w:t>
      </w:r>
      <w:r w:rsidRPr="00D0316D">
        <w:rPr>
          <w:rFonts w:ascii="Times New Roman" w:eastAsia="SimSun" w:hAnsi="Times New Roman" w:cs="Times New Roman"/>
          <w:noProof/>
          <w:sz w:val="24"/>
          <w:szCs w:val="24"/>
        </w:rPr>
        <w:t>were first defined</w:t>
      </w:r>
      <w:r w:rsidRPr="00D0316D">
        <w:rPr>
          <w:rFonts w:ascii="Times New Roman" w:eastAsia="SimSun" w:hAnsi="Times New Roman" w:cs="Times New Roman"/>
          <w:sz w:val="24"/>
          <w:szCs w:val="24"/>
        </w:rPr>
        <w:t xml:space="preserve"> using </w:t>
      </w:r>
      <w:r w:rsidRPr="00D0316D">
        <w:rPr>
          <w:rFonts w:ascii="Times New Roman" w:eastAsia="SimSun" w:hAnsi="Times New Roman" w:cs="Times New Roman"/>
          <w:noProof/>
          <w:sz w:val="24"/>
          <w:szCs w:val="24"/>
        </w:rPr>
        <w:t>original cases</w:t>
      </w:r>
      <w:r w:rsidRPr="00D0316D">
        <w:rPr>
          <w:rFonts w:ascii="Times New Roman" w:eastAsia="SimSun" w:hAnsi="Times New Roman" w:cs="Times New Roman"/>
          <w:sz w:val="24"/>
          <w:szCs w:val="24"/>
        </w:rPr>
        <w:t xml:space="preserve"> and then verified with the quantitative part of the data to ensure rigor and accuracy. A pre-understanding was measured and acknowledged between SMEs to allow the </w:t>
      </w:r>
      <w:r w:rsidRPr="00D0316D">
        <w:rPr>
          <w:rFonts w:ascii="Times New Roman" w:eastAsia="SimSun" w:hAnsi="Times New Roman" w:cs="Times New Roman"/>
          <w:noProof/>
          <w:sz w:val="24"/>
          <w:szCs w:val="24"/>
        </w:rPr>
        <w:t>analytical</w:t>
      </w:r>
      <w:r w:rsidRPr="00D0316D">
        <w:rPr>
          <w:rFonts w:ascii="Times New Roman" w:eastAsia="SimSun" w:hAnsi="Times New Roman" w:cs="Times New Roman"/>
          <w:sz w:val="24"/>
          <w:szCs w:val="24"/>
        </w:rPr>
        <w:t xml:space="preserve"> process to be more reflective (Polkinghorne, 1989; 1995). All current Primary Documents (PDs) were assessed with auto coding set at </w:t>
      </w:r>
      <w:r w:rsidR="00473D94" w:rsidRPr="00D0316D">
        <w:rPr>
          <w:rFonts w:ascii="Times New Roman" w:eastAsia="SimSun" w:hAnsi="Times New Roman" w:cs="Times New Roman"/>
          <w:sz w:val="24"/>
          <w:szCs w:val="24"/>
        </w:rPr>
        <w:t>sentence</w:t>
      </w:r>
      <w:r w:rsidR="00473D94">
        <w:rPr>
          <w:rFonts w:ascii="Times New Roman" w:eastAsia="SimSun" w:hAnsi="Times New Roman" w:cs="Times New Roman"/>
          <w:sz w:val="24"/>
          <w:szCs w:val="24"/>
        </w:rPr>
        <w:t>-</w:t>
      </w:r>
      <w:r w:rsidRPr="00D0316D">
        <w:rPr>
          <w:rFonts w:ascii="Times New Roman" w:eastAsia="SimSun" w:hAnsi="Times New Roman" w:cs="Times New Roman"/>
          <w:sz w:val="24"/>
          <w:szCs w:val="24"/>
        </w:rPr>
        <w:t>level</w:t>
      </w:r>
      <w:r w:rsidR="00BD4D38">
        <w:rPr>
          <w:rStyle w:val="FootnoteReference"/>
          <w:rFonts w:ascii="Times New Roman" w:eastAsia="SimSun" w:hAnsi="Times New Roman" w:cs="Times New Roman"/>
          <w:sz w:val="24"/>
          <w:szCs w:val="24"/>
        </w:rPr>
        <w:footnoteReference w:id="6"/>
      </w:r>
      <w:r w:rsidRPr="00D0316D">
        <w:rPr>
          <w:rFonts w:ascii="Times New Roman" w:eastAsia="SimSun" w:hAnsi="Times New Roman" w:cs="Times New Roman"/>
          <w:sz w:val="24"/>
          <w:szCs w:val="24"/>
        </w:rPr>
        <w:t>, without single hand return, but were manually confirmed at 100% (Riessman 2002; 2005). The auditing process and member checks were conducted by having several SMEs (with military and commissioning background) comment on the audit trail (which contain</w:t>
      </w:r>
      <w:r w:rsidR="001E4736" w:rsidRPr="00D0316D">
        <w:rPr>
          <w:rFonts w:ascii="Times New Roman" w:eastAsia="SimSun" w:hAnsi="Times New Roman" w:cs="Times New Roman"/>
          <w:sz w:val="24"/>
          <w:szCs w:val="24"/>
        </w:rPr>
        <w:t>ed</w:t>
      </w:r>
      <w:r w:rsidRPr="00D0316D">
        <w:rPr>
          <w:rFonts w:ascii="Times New Roman" w:eastAsia="SimSun" w:hAnsi="Times New Roman" w:cs="Times New Roman"/>
          <w:sz w:val="24"/>
          <w:szCs w:val="24"/>
        </w:rPr>
        <w:t xml:space="preserve"> various files including notes, coding, data files, and analytical memos) to establish credibility (Sandelowski, 2000).</w:t>
      </w:r>
    </w:p>
    <w:p w14:paraId="19650046" w14:textId="77777777" w:rsidR="00B67D90" w:rsidRPr="00D0316D" w:rsidRDefault="00B67D90" w:rsidP="007D4EA8">
      <w:pPr>
        <w:spacing w:after="0" w:line="240" w:lineRule="auto"/>
        <w:ind w:firstLine="720"/>
        <w:rPr>
          <w:rFonts w:ascii="Times New Roman" w:eastAsia="SimSun" w:hAnsi="Times New Roman" w:cs="Times New Roman"/>
          <w:sz w:val="24"/>
          <w:szCs w:val="24"/>
        </w:rPr>
      </w:pPr>
    </w:p>
    <w:p w14:paraId="52C8316E" w14:textId="3F9E4869" w:rsidR="00B67D90" w:rsidRPr="00D0316D" w:rsidRDefault="00B67D90">
      <w:pPr>
        <w:spacing w:after="0" w:line="240" w:lineRule="auto"/>
        <w:rPr>
          <w:rFonts w:ascii="Times New Roman" w:eastAsia="SimSun" w:hAnsi="Times New Roman" w:cs="Times New Roman"/>
          <w:i/>
          <w:sz w:val="24"/>
          <w:szCs w:val="24"/>
        </w:rPr>
      </w:pPr>
      <w:r w:rsidRPr="00D0316D">
        <w:rPr>
          <w:rFonts w:ascii="Times New Roman" w:eastAsia="SimSun" w:hAnsi="Times New Roman" w:cs="Times New Roman"/>
          <w:i/>
          <w:sz w:val="24"/>
          <w:szCs w:val="24"/>
        </w:rPr>
        <w:t>Quick summary on methodological rigor</w:t>
      </w:r>
    </w:p>
    <w:p w14:paraId="364CB631" w14:textId="77777777" w:rsidR="001E4736" w:rsidRPr="00D0316D" w:rsidRDefault="001E4736" w:rsidP="007D4EA8">
      <w:pPr>
        <w:spacing w:after="0" w:line="240" w:lineRule="auto"/>
        <w:rPr>
          <w:rFonts w:ascii="Times New Roman" w:eastAsia="SimSun" w:hAnsi="Times New Roman" w:cs="Times New Roman"/>
          <w:i/>
          <w:sz w:val="24"/>
          <w:szCs w:val="24"/>
        </w:rPr>
      </w:pPr>
    </w:p>
    <w:p w14:paraId="651D250C" w14:textId="6A2DA1DB"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In order to contain the threats to methodological rigor, a coding memo was created from dataset content, which included the treatment of current inquirer’s environment, cohort effect, limitations in </w:t>
      </w:r>
      <w:r w:rsidR="000A7BC8" w:rsidRPr="00D0316D">
        <w:rPr>
          <w:rFonts w:ascii="Times New Roman" w:eastAsia="SimSun" w:hAnsi="Times New Roman" w:cs="Times New Roman"/>
          <w:sz w:val="24"/>
          <w:szCs w:val="24"/>
        </w:rPr>
        <w:t>researchers</w:t>
      </w:r>
      <w:r w:rsidRPr="00D0316D">
        <w:rPr>
          <w:rFonts w:ascii="Times New Roman" w:eastAsia="SimSun" w:hAnsi="Times New Roman" w:cs="Times New Roman"/>
          <w:sz w:val="24"/>
          <w:szCs w:val="24"/>
        </w:rPr>
        <w:t xml:space="preserve"> lived experience, and familiarity with hermeneutic phenomenology. The potential for reduced coding openness in itemization because of constraints on the researchers’ pre-understanding was dealt with by consulting with military officers, relevant military research SMEs, and members of the veterans’ community on the development of the research design and instrumentation. The likelihood of socially desirable responses because of suspicion of the researcher’s motives was addressed by efforts to reduce social distance and build trust prior to recruitment (both in recruitment emails and privacy statements). Enrolling respondents </w:t>
      </w:r>
      <w:r w:rsidRPr="00D0316D">
        <w:rPr>
          <w:rFonts w:ascii="Times New Roman" w:eastAsia="SimSun" w:hAnsi="Times New Roman" w:cs="Times New Roman"/>
          <w:sz w:val="24"/>
          <w:szCs w:val="24"/>
        </w:rPr>
        <w:lastRenderedPageBreak/>
        <w:t xml:space="preserve">from two different venues’ cohorts lessened similar concerns about the possibility of a contagion effect on the data collected from residents going through treatment at the same time. The chance that researcher bias might influence the analysis was handled by using reflection memos, coding sheets combined with Cohen’s Kappa score were put into an audit trail and reviewed by a series of consultants with expertise in the qualitative paradigm and statistical measure of </w:t>
      </w:r>
      <w:r w:rsidR="00E53A70">
        <w:rPr>
          <w:rFonts w:ascii="Times New Roman" w:eastAsia="SimSun" w:hAnsi="Times New Roman" w:cs="Times New Roman"/>
          <w:sz w:val="24"/>
          <w:szCs w:val="24"/>
        </w:rPr>
        <w:t xml:space="preserve">inter-rater reliability </w:t>
      </w:r>
      <w:r w:rsidRPr="00D0316D">
        <w:rPr>
          <w:rFonts w:ascii="Times New Roman" w:eastAsia="SimSun" w:hAnsi="Times New Roman" w:cs="Times New Roman"/>
          <w:sz w:val="24"/>
          <w:szCs w:val="24"/>
        </w:rPr>
        <w:t xml:space="preserve"> (with Unweighted Kappa = 0.855 &gt; 0.81; recommended by Fleiss &amp; Cohen, 1969; Trochim et al., 2006). These experts served as a checks-and-balance on the researcher</w:t>
      </w:r>
      <w:r w:rsidR="00661696" w:rsidRPr="00D0316D">
        <w:rPr>
          <w:rFonts w:ascii="Times New Roman" w:eastAsia="SimSun" w:hAnsi="Times New Roman" w:cs="Times New Roman"/>
          <w:sz w:val="24"/>
          <w:szCs w:val="24"/>
        </w:rPr>
        <w:t>’</w:t>
      </w:r>
      <w:r w:rsidRPr="00D0316D">
        <w:rPr>
          <w:rFonts w:ascii="Times New Roman" w:eastAsia="SimSun" w:hAnsi="Times New Roman" w:cs="Times New Roman"/>
          <w:sz w:val="24"/>
          <w:szCs w:val="24"/>
        </w:rPr>
        <w:t>s tendency for interpretive projection using both audit track and numeric data in the measure of loss and rigor in conducting hermeneutic phenomenological studies.</w:t>
      </w:r>
    </w:p>
    <w:p w14:paraId="2A232044" w14:textId="77777777" w:rsidR="00B67D90" w:rsidRPr="00D0316D" w:rsidRDefault="00B67D90" w:rsidP="007D4EA8">
      <w:pPr>
        <w:spacing w:after="0" w:line="240" w:lineRule="auto"/>
        <w:rPr>
          <w:rFonts w:ascii="Times New Roman" w:eastAsia="SimSun" w:hAnsi="Times New Roman" w:cs="Times New Roman"/>
          <w:sz w:val="24"/>
          <w:szCs w:val="24"/>
        </w:rPr>
      </w:pPr>
    </w:p>
    <w:p w14:paraId="2099A18E" w14:textId="77777777" w:rsidR="00B67D90" w:rsidRPr="007D4EA8" w:rsidRDefault="00B67D90" w:rsidP="007D4EA8">
      <w:pPr>
        <w:keepNext/>
        <w:spacing w:after="0" w:line="240" w:lineRule="auto"/>
        <w:jc w:val="center"/>
        <w:outlineLvl w:val="0"/>
        <w:rPr>
          <w:rFonts w:ascii="Times New Roman" w:eastAsia="SimSun" w:hAnsi="Times New Roman" w:cs="Times New Roman"/>
          <w:b/>
          <w:bCs/>
          <w:kern w:val="32"/>
          <w:sz w:val="24"/>
          <w:szCs w:val="24"/>
        </w:rPr>
      </w:pPr>
      <w:bookmarkStart w:id="81" w:name="_Toc124931041"/>
      <w:bookmarkStart w:id="82" w:name="_Toc229144715"/>
      <w:r w:rsidRPr="007D4EA8">
        <w:rPr>
          <w:rFonts w:ascii="Times New Roman" w:eastAsia="SimSun" w:hAnsi="Times New Roman" w:cs="Times New Roman"/>
          <w:b/>
          <w:bCs/>
          <w:kern w:val="32"/>
          <w:sz w:val="24"/>
          <w:szCs w:val="24"/>
        </w:rPr>
        <w:t>Results</w:t>
      </w:r>
      <w:bookmarkEnd w:id="81"/>
      <w:bookmarkEnd w:id="82"/>
    </w:p>
    <w:p w14:paraId="6EDDA4CC" w14:textId="77777777" w:rsidR="00661696" w:rsidRPr="003444AC" w:rsidRDefault="00661696" w:rsidP="007D4EA8">
      <w:bookmarkStart w:id="83" w:name="_Toc124931042"/>
    </w:p>
    <w:p w14:paraId="40D777B0" w14:textId="552B6D9E" w:rsidR="00B67D90" w:rsidRPr="00D0316D" w:rsidRDefault="00B67D90">
      <w:pPr>
        <w:keepNext/>
        <w:spacing w:after="0" w:line="240" w:lineRule="auto"/>
        <w:outlineLvl w:val="1"/>
        <w:rPr>
          <w:rFonts w:ascii="Times New Roman" w:eastAsia="SimSun" w:hAnsi="Times New Roman" w:cs="Times New Roman"/>
          <w:b/>
          <w:bCs/>
          <w:iCs/>
          <w:sz w:val="24"/>
          <w:szCs w:val="28"/>
        </w:rPr>
      </w:pPr>
      <w:bookmarkStart w:id="84" w:name="_Toc229144716"/>
      <w:r w:rsidRPr="00D0316D">
        <w:rPr>
          <w:rFonts w:ascii="Times New Roman" w:eastAsia="SimSun" w:hAnsi="Times New Roman" w:cs="Times New Roman"/>
          <w:b/>
          <w:bCs/>
          <w:iCs/>
          <w:sz w:val="24"/>
          <w:szCs w:val="28"/>
        </w:rPr>
        <w:t>Demographics and characteristics</w:t>
      </w:r>
      <w:bookmarkEnd w:id="83"/>
      <w:bookmarkEnd w:id="84"/>
    </w:p>
    <w:p w14:paraId="414FA2D0" w14:textId="77777777" w:rsidR="00776575" w:rsidRDefault="00776575" w:rsidP="007D4EA8">
      <w:bookmarkStart w:id="85" w:name="_Toc124931043"/>
    </w:p>
    <w:p w14:paraId="5A3DB5A7" w14:textId="6205C0C0" w:rsidR="00776575" w:rsidRPr="00D0316D" w:rsidRDefault="00B67D90">
      <w:pPr>
        <w:keepNext/>
        <w:spacing w:after="0" w:line="240" w:lineRule="auto"/>
        <w:outlineLvl w:val="2"/>
        <w:rPr>
          <w:rFonts w:ascii="Times New Roman" w:eastAsia="SimSun" w:hAnsi="Times New Roman" w:cs="Times New Roman"/>
          <w:i/>
          <w:kern w:val="32"/>
          <w:sz w:val="24"/>
          <w:szCs w:val="26"/>
        </w:rPr>
      </w:pPr>
      <w:bookmarkStart w:id="86" w:name="_Toc229144717"/>
      <w:r w:rsidRPr="00D0316D">
        <w:rPr>
          <w:rFonts w:ascii="Times New Roman" w:eastAsia="SimSun" w:hAnsi="Times New Roman" w:cs="Times New Roman"/>
          <w:i/>
          <w:kern w:val="32"/>
          <w:sz w:val="24"/>
          <w:szCs w:val="26"/>
        </w:rPr>
        <w:t>Overall sample characteristics and branch/functional area by rank</w:t>
      </w:r>
      <w:bookmarkEnd w:id="85"/>
      <w:bookmarkEnd w:id="86"/>
    </w:p>
    <w:p w14:paraId="0F358FFC" w14:textId="5E17C48C" w:rsidR="00B67D90" w:rsidRPr="00D0316D" w:rsidRDefault="00B67D90" w:rsidP="007D4EA8">
      <w:pPr>
        <w:spacing w:after="0" w:line="24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 active</w:t>
      </w:r>
      <w:ins w:id="1060" w:author="Hermes Agent (APA Review)" w:date="2026-08-31T00:00:00Z">
        <w:r>
          <w:rPr>
            <w:rFonts w:ascii="Times New Roman" w:eastAsia="SimSun" w:hAnsi="Times New Roman" w:cs="Times New Roman"/>
            <w:sz w:val="24"/>
            <w:szCs w:val="24"/>
          </w:rPr>
          <w:t xml:space="preserve">32,254</w:t>
        </w:r>
      </w:ins>
      <w:del w:id="1061" w:author="Hermes Agent (APA Review)" w:date="2026-08-31T00:00:00Z">
        <w:r>
          <w:rPr>
            <w:rFonts w:ascii="Times New Roman" w:eastAsia="SimSun" w:hAnsi="Times New Roman" w:cs="Times New Roman"/>
            <w:sz w:val="24"/>
            <w:szCs w:val="24"/>
          </w:rPr>
          <w:delText xml:space="preserve">35,254</w:delText>
        </w:r>
      </w:del>
      <w:r>
        <w:rPr>
          <w:rFonts w:ascii="Times New Roman" w:eastAsia="SimSun" w:hAnsi="Times New Roman" w:cs="Times New Roman"/>
          <w:sz w:val="24"/>
          <w:szCs w:val="24"/>
        </w:rPr>
        <w:t xml:space="preserve">A total of </w:t>
      </w:r>
      <w:r w:rsidR="00661696" w:rsidRPr="00D0316D">
        <w:rPr>
          <w:rFonts w:ascii="Times New Roman" w:eastAsia="SimSun" w:hAnsi="Times New Roman" w:cs="Times New Roman"/>
          <w:sz w:val="24"/>
          <w:szCs w:val="24"/>
        </w:rPr>
        <w:t>-</w:t>
      </w:r>
      <w:r w:rsidRPr="00D0316D">
        <w:rPr>
          <w:rFonts w:ascii="Times New Roman" w:eastAsia="SimSun" w:hAnsi="Times New Roman" w:cs="Times New Roman"/>
          <w:sz w:val="24"/>
          <w:szCs w:val="24"/>
        </w:rPr>
        <w:t>duty officers across 31 B</w:t>
      </w:r>
      <w:r w:rsidR="00661696" w:rsidRPr="00D0316D">
        <w:rPr>
          <w:rFonts w:ascii="Times New Roman" w:eastAsia="SimSun" w:hAnsi="Times New Roman" w:cs="Times New Roman"/>
          <w:sz w:val="24"/>
          <w:szCs w:val="24"/>
        </w:rPr>
        <w:t>ranches</w:t>
      </w:r>
      <w:r w:rsidRPr="00D0316D">
        <w:rPr>
          <w:rFonts w:ascii="Times New Roman" w:eastAsia="SimSun" w:hAnsi="Times New Roman" w:cs="Times New Roman"/>
          <w:sz w:val="24"/>
          <w:szCs w:val="24"/>
        </w:rPr>
        <w:t xml:space="preserve">/FAs were </w:t>
      </w:r>
      <w:r w:rsidR="00661696" w:rsidRPr="00D0316D">
        <w:rPr>
          <w:rFonts w:ascii="Times New Roman" w:eastAsia="SimSun" w:hAnsi="Times New Roman" w:cs="Times New Roman"/>
          <w:sz w:val="24"/>
          <w:szCs w:val="24"/>
        </w:rPr>
        <w:t>invited to participate</w:t>
      </w:r>
      <w:r w:rsidRPr="00D0316D">
        <w:rPr>
          <w:rFonts w:ascii="Times New Roman" w:eastAsia="SimSun" w:hAnsi="Times New Roman" w:cs="Times New Roman"/>
          <w:sz w:val="24"/>
          <w:szCs w:val="24"/>
        </w:rPr>
        <w:t xml:space="preserve">. After </w:t>
      </w:r>
      <w:r w:rsidR="00661696" w:rsidRPr="00D0316D">
        <w:rPr>
          <w:rFonts w:ascii="Times New Roman" w:eastAsia="SimSun" w:hAnsi="Times New Roman" w:cs="Times New Roman"/>
          <w:sz w:val="24"/>
          <w:szCs w:val="24"/>
        </w:rPr>
        <w:t>data cleaning</w:t>
      </w:r>
      <w:r w:rsidRPr="00D0316D">
        <w:rPr>
          <w:rFonts w:ascii="Times New Roman" w:eastAsia="SimSun" w:hAnsi="Times New Roman" w:cs="Times New Roman"/>
          <w:sz w:val="24"/>
          <w:szCs w:val="24"/>
        </w:rPr>
        <w:t xml:space="preserve">, a final sample of 4,054 was used for analysis. </w:t>
      </w:r>
      <w:r w:rsidR="00661696" w:rsidRPr="00D0316D">
        <w:rPr>
          <w:rFonts w:ascii="Times New Roman" w:eastAsia="SimSun" w:hAnsi="Times New Roman" w:cs="Times New Roman"/>
          <w:sz w:val="24"/>
          <w:szCs w:val="24"/>
        </w:rPr>
        <w:t xml:space="preserve">This final sample consisted </w:t>
      </w:r>
      <w:r w:rsidRPr="00D0316D">
        <w:rPr>
          <w:rFonts w:ascii="Times New Roman" w:eastAsia="SimSun" w:hAnsi="Times New Roman" w:cs="Times New Roman"/>
          <w:sz w:val="24"/>
          <w:szCs w:val="24"/>
        </w:rPr>
        <w:t>of 2,234 company grade officers (64 [1.6%] Second Lieutenant [2LT], 765 [18.9%] First Lieutenant [1LT], 1,405 [34.7%] Captain [CPT]), and 1,820 field grade officers (1,068 [26.3%] Major [MAJ], 752 [18.5%] Lieutenant colonel [LTC]). Among the 2LTs, the majority (</w:t>
      </w:r>
      <w:r w:rsidRPr="00D0316D">
        <w:rPr>
          <w:rFonts w:ascii="Times New Roman" w:eastAsia="SimSun" w:hAnsi="Times New Roman" w:cs="Times New Roman"/>
          <w:i/>
          <w:sz w:val="24"/>
          <w:szCs w:val="24"/>
        </w:rPr>
        <w:t>n</w:t>
      </w:r>
      <w:r w:rsidRPr="00D0316D">
        <w:rPr>
          <w:rFonts w:ascii="Times New Roman" w:eastAsia="SimSun" w:hAnsi="Times New Roman" w:cs="Times New Roman"/>
          <w:sz w:val="24"/>
          <w:szCs w:val="24"/>
        </w:rPr>
        <w:t xml:space="preserve"> = 57, 90.5%) had one to two years of Time in Grade (TIG).  Among the 1LTs, 53.9% had less than one year of TIG, while 34.8% had one to two years of TIG.  Most of the CPTs (82.2%), MAJs (77.6%), LTC (67.9%) had less than two years of TIG. Five respondents did not provide their TIG.</w:t>
      </w:r>
    </w:p>
    <w:p w14:paraId="65978834" w14:textId="77777777" w:rsidR="00100F5B" w:rsidRDefault="00100F5B" w:rsidP="007D4EA8">
      <w:pPr>
        <w:spacing w:after="0" w:line="240" w:lineRule="auto"/>
        <w:ind w:firstLine="720"/>
        <w:rPr>
          <w:rFonts w:ascii="Times New Roman" w:eastAsia="SimSun" w:hAnsi="Times New Roman" w:cs="Times New Roman"/>
          <w:sz w:val="24"/>
          <w:szCs w:val="24"/>
          <w:lang w:eastAsia="ko-KR"/>
        </w:rPr>
      </w:pPr>
    </w:p>
    <w:p w14:paraId="14E182E7" w14:textId="50DC07B9" w:rsidR="00B67D90" w:rsidRPr="00D0316D" w:rsidRDefault="00B67D90" w:rsidP="007D4EA8">
      <w:pPr>
        <w:spacing w:after="0" w:line="240" w:lineRule="auto"/>
        <w:ind w:firstLine="720"/>
        <w:rPr>
          <w:rFonts w:ascii="Times New Roman" w:eastAsia="SimSun" w:hAnsi="Times New Roman" w:cs="Times New Roman"/>
          <w:sz w:val="24"/>
          <w:szCs w:val="24"/>
          <w:lang w:eastAsia="ko-KR"/>
        </w:rPr>
      </w:pPr>
      <w:r w:rsidRPr="00D0316D">
        <w:rPr>
          <w:rFonts w:ascii="Times New Roman" w:eastAsia="SimSun" w:hAnsi="Times New Roman" w:cs="Times New Roman"/>
          <w:sz w:val="24"/>
          <w:szCs w:val="24"/>
          <w:lang w:eastAsia="ko-KR"/>
        </w:rPr>
        <w:t xml:space="preserve">Related branch by rank information was accumulated and tabulated for de-identification purposes. Table 1 below notes the branch information and percentage representation of the officers in the study sample. Eighteen branches were tabulated by the five ranks with percentage and total number of counts. As noted, the core of the study </w:t>
      </w:r>
      <w:r w:rsidR="00533D2A" w:rsidRPr="00D0316D">
        <w:rPr>
          <w:rFonts w:ascii="Times New Roman" w:eastAsia="SimSun" w:hAnsi="Times New Roman" w:cs="Times New Roman"/>
          <w:sz w:val="24"/>
          <w:szCs w:val="24"/>
          <w:lang w:eastAsia="ko-KR"/>
        </w:rPr>
        <w:t>con</w:t>
      </w:r>
      <w:r w:rsidR="00533D2A">
        <w:rPr>
          <w:rFonts w:ascii="Times New Roman" w:eastAsia="SimSun" w:hAnsi="Times New Roman" w:cs="Times New Roman"/>
          <w:sz w:val="24"/>
          <w:szCs w:val="24"/>
          <w:lang w:eastAsia="ko-KR"/>
        </w:rPr>
        <w:t>tained</w:t>
      </w:r>
      <w:r w:rsidR="00533D2A" w:rsidRPr="00D0316D">
        <w:rPr>
          <w:rFonts w:ascii="Times New Roman" w:eastAsia="SimSun" w:hAnsi="Times New Roman" w:cs="Times New Roman"/>
          <w:sz w:val="24"/>
          <w:szCs w:val="24"/>
          <w:lang w:eastAsia="ko-KR"/>
        </w:rPr>
        <w:t xml:space="preserve"> </w:t>
      </w:r>
      <w:r w:rsidRPr="00D0316D">
        <w:rPr>
          <w:rFonts w:ascii="Times New Roman" w:eastAsia="SimSun" w:hAnsi="Times New Roman" w:cs="Times New Roman"/>
          <w:sz w:val="24"/>
          <w:szCs w:val="24"/>
          <w:lang w:eastAsia="ko-KR"/>
        </w:rPr>
        <w:t xml:space="preserve">a majority from </w:t>
      </w:r>
      <w:r w:rsidR="00661696" w:rsidRPr="00D0316D">
        <w:rPr>
          <w:rFonts w:ascii="Times New Roman" w:eastAsia="SimSun" w:hAnsi="Times New Roman" w:cs="Times New Roman"/>
          <w:sz w:val="24"/>
          <w:szCs w:val="24"/>
          <w:lang w:eastAsia="ko-KR"/>
        </w:rPr>
        <w:t>I</w:t>
      </w:r>
      <w:r w:rsidRPr="00D0316D">
        <w:rPr>
          <w:rFonts w:ascii="Times New Roman" w:eastAsia="SimSun" w:hAnsi="Times New Roman" w:cs="Times New Roman"/>
          <w:sz w:val="24"/>
          <w:szCs w:val="24"/>
          <w:lang w:eastAsia="ko-KR"/>
        </w:rPr>
        <w:t xml:space="preserve">nfantry and </w:t>
      </w:r>
      <w:r w:rsidR="00661696" w:rsidRPr="00D0316D">
        <w:rPr>
          <w:rFonts w:ascii="Times New Roman" w:eastAsia="SimSun" w:hAnsi="Times New Roman" w:cs="Times New Roman"/>
          <w:sz w:val="24"/>
          <w:szCs w:val="24"/>
          <w:lang w:eastAsia="ko-KR"/>
        </w:rPr>
        <w:t>F</w:t>
      </w:r>
      <w:r w:rsidRPr="00D0316D">
        <w:rPr>
          <w:rFonts w:ascii="Times New Roman" w:eastAsia="SimSun" w:hAnsi="Times New Roman" w:cs="Times New Roman"/>
          <w:sz w:val="24"/>
          <w:szCs w:val="24"/>
          <w:lang w:eastAsia="ko-KR"/>
        </w:rPr>
        <w:t xml:space="preserve">ield </w:t>
      </w:r>
      <w:r w:rsidR="00661696" w:rsidRPr="00D0316D">
        <w:rPr>
          <w:rFonts w:ascii="Times New Roman" w:eastAsia="SimSun" w:hAnsi="Times New Roman" w:cs="Times New Roman"/>
          <w:sz w:val="24"/>
          <w:szCs w:val="24"/>
          <w:lang w:eastAsia="ko-KR"/>
        </w:rPr>
        <w:t>A</w:t>
      </w:r>
      <w:r w:rsidRPr="00D0316D">
        <w:rPr>
          <w:rFonts w:ascii="Times New Roman" w:eastAsia="SimSun" w:hAnsi="Times New Roman" w:cs="Times New Roman"/>
          <w:sz w:val="24"/>
          <w:szCs w:val="24"/>
          <w:lang w:eastAsia="ko-KR"/>
        </w:rPr>
        <w:t xml:space="preserve">rtillery 1LTs and CPTs, with a fair representation from the </w:t>
      </w:r>
      <w:r w:rsidR="00661696" w:rsidRPr="00D0316D">
        <w:rPr>
          <w:rFonts w:ascii="Times New Roman" w:eastAsia="SimSun" w:hAnsi="Times New Roman" w:cs="Times New Roman"/>
          <w:sz w:val="24"/>
          <w:szCs w:val="24"/>
          <w:lang w:eastAsia="ko-KR"/>
        </w:rPr>
        <w:t>E</w:t>
      </w:r>
      <w:r w:rsidRPr="00D0316D">
        <w:rPr>
          <w:rFonts w:ascii="Times New Roman" w:eastAsia="SimSun" w:hAnsi="Times New Roman" w:cs="Times New Roman"/>
          <w:sz w:val="24"/>
          <w:szCs w:val="24"/>
          <w:lang w:eastAsia="ko-KR"/>
        </w:rPr>
        <w:t xml:space="preserve">ngineer and </w:t>
      </w:r>
      <w:r w:rsidR="00661696" w:rsidRPr="00D0316D">
        <w:rPr>
          <w:rFonts w:ascii="Times New Roman" w:eastAsia="SimSun" w:hAnsi="Times New Roman" w:cs="Times New Roman"/>
          <w:sz w:val="24"/>
          <w:szCs w:val="24"/>
          <w:lang w:eastAsia="ko-KR"/>
        </w:rPr>
        <w:t>I</w:t>
      </w:r>
      <w:r w:rsidRPr="00D0316D">
        <w:rPr>
          <w:rFonts w:ascii="Times New Roman" w:eastAsia="SimSun" w:hAnsi="Times New Roman" w:cs="Times New Roman"/>
          <w:sz w:val="24"/>
          <w:szCs w:val="24"/>
          <w:lang w:eastAsia="ko-KR"/>
        </w:rPr>
        <w:t xml:space="preserve">ntelligence communities.  </w:t>
      </w:r>
    </w:p>
    <w:p w14:paraId="1AEA082A" w14:textId="77777777" w:rsidR="00100F5B" w:rsidRDefault="00100F5B" w:rsidP="00661696">
      <w:pPr>
        <w:spacing w:after="0" w:line="240" w:lineRule="auto"/>
        <w:ind w:firstLine="720"/>
        <w:rPr>
          <w:rFonts w:ascii="Times New Roman" w:eastAsia="SimSun" w:hAnsi="Times New Roman" w:cs="Times New Roman"/>
          <w:sz w:val="24"/>
          <w:szCs w:val="24"/>
          <w:lang w:eastAsia="ko-KR"/>
        </w:rPr>
      </w:pPr>
    </w:p>
    <w:p w14:paraId="35C5EF04" w14:textId="15A82218" w:rsidR="00BD4D38" w:rsidRDefault="00B67D90" w:rsidP="00661696">
      <w:pPr>
        <w:spacing w:after="0" w:line="240" w:lineRule="auto"/>
        <w:ind w:firstLine="720"/>
        <w:rPr>
          <w:rFonts w:ascii="Times New Roman" w:eastAsia="SimSun" w:hAnsi="Times New Roman" w:cs="Times New Roman"/>
          <w:iCs/>
          <w:sz w:val="24"/>
          <w:szCs w:val="28"/>
        </w:rPr>
      </w:pPr>
      <w:r w:rsidRPr="00D0316D">
        <w:rPr>
          <w:rFonts w:ascii="Times New Roman" w:eastAsia="SimSun" w:hAnsi="Times New Roman" w:cs="Times New Roman"/>
          <w:sz w:val="24"/>
          <w:szCs w:val="24"/>
          <w:lang w:eastAsia="ko-KR"/>
        </w:rPr>
        <w:t xml:space="preserve">The FAs by rank were also tabulated in Table 2, with percentage information and total number of counts noted. The sample comprises a fair representation of 13 functional areas, with a majority being from the </w:t>
      </w:r>
      <w:r w:rsidR="00661696" w:rsidRPr="00D0316D">
        <w:rPr>
          <w:rFonts w:ascii="Times New Roman" w:eastAsia="SimSun" w:hAnsi="Times New Roman" w:cs="Times New Roman"/>
          <w:sz w:val="24"/>
          <w:szCs w:val="24"/>
          <w:lang w:eastAsia="ko-KR"/>
        </w:rPr>
        <w:t>A</w:t>
      </w:r>
      <w:r w:rsidRPr="00D0316D">
        <w:rPr>
          <w:rFonts w:ascii="Times New Roman" w:eastAsia="SimSun" w:hAnsi="Times New Roman" w:cs="Times New Roman"/>
          <w:sz w:val="24"/>
          <w:szCs w:val="24"/>
          <w:lang w:eastAsia="ko-KR"/>
        </w:rPr>
        <w:t xml:space="preserve">cquisition </w:t>
      </w:r>
      <w:r w:rsidR="00661696" w:rsidRPr="00D0316D">
        <w:rPr>
          <w:rFonts w:ascii="Times New Roman" w:eastAsia="SimSun" w:hAnsi="Times New Roman" w:cs="Times New Roman"/>
          <w:sz w:val="24"/>
          <w:szCs w:val="24"/>
          <w:lang w:eastAsia="ko-KR"/>
        </w:rPr>
        <w:t>C</w:t>
      </w:r>
      <w:r w:rsidRPr="00D0316D">
        <w:rPr>
          <w:rFonts w:ascii="Times New Roman" w:eastAsia="SimSun" w:hAnsi="Times New Roman" w:cs="Times New Roman"/>
          <w:sz w:val="24"/>
          <w:szCs w:val="24"/>
          <w:lang w:eastAsia="ko-KR"/>
        </w:rPr>
        <w:t xml:space="preserve">orps, and fair representation from </w:t>
      </w:r>
      <w:r w:rsidR="00661696" w:rsidRPr="00D0316D">
        <w:rPr>
          <w:rFonts w:ascii="Times New Roman" w:eastAsia="SimSun" w:hAnsi="Times New Roman" w:cs="Times New Roman"/>
          <w:sz w:val="24"/>
          <w:szCs w:val="24"/>
          <w:lang w:eastAsia="ko-KR"/>
        </w:rPr>
        <w:t>F</w:t>
      </w:r>
      <w:r w:rsidRPr="00D0316D">
        <w:rPr>
          <w:rFonts w:ascii="Times New Roman" w:eastAsia="SimSun" w:hAnsi="Times New Roman" w:cs="Times New Roman"/>
          <w:sz w:val="24"/>
          <w:szCs w:val="24"/>
          <w:lang w:eastAsia="ko-KR"/>
        </w:rPr>
        <w:t xml:space="preserve">oreign </w:t>
      </w:r>
      <w:r w:rsidR="00661696" w:rsidRPr="00D0316D">
        <w:rPr>
          <w:rFonts w:ascii="Times New Roman" w:eastAsia="SimSun" w:hAnsi="Times New Roman" w:cs="Times New Roman"/>
          <w:sz w:val="24"/>
          <w:szCs w:val="24"/>
          <w:lang w:eastAsia="ko-KR"/>
        </w:rPr>
        <w:t>A</w:t>
      </w:r>
      <w:r w:rsidRPr="00D0316D">
        <w:rPr>
          <w:rFonts w:ascii="Times New Roman" w:eastAsia="SimSun" w:hAnsi="Times New Roman" w:cs="Times New Roman"/>
          <w:sz w:val="24"/>
          <w:szCs w:val="24"/>
          <w:lang w:eastAsia="ko-KR"/>
        </w:rPr>
        <w:t xml:space="preserve">ffairs, and </w:t>
      </w:r>
      <w:r w:rsidR="00661696" w:rsidRPr="00D0316D">
        <w:rPr>
          <w:rFonts w:ascii="Times New Roman" w:eastAsia="SimSun" w:hAnsi="Times New Roman" w:cs="Times New Roman"/>
          <w:sz w:val="24"/>
          <w:szCs w:val="24"/>
          <w:lang w:eastAsia="ko-KR"/>
        </w:rPr>
        <w:t>O</w:t>
      </w:r>
      <w:r w:rsidRPr="00D0316D">
        <w:rPr>
          <w:rFonts w:ascii="Times New Roman" w:eastAsia="SimSun" w:hAnsi="Times New Roman" w:cs="Times New Roman"/>
          <w:sz w:val="24"/>
          <w:szCs w:val="24"/>
          <w:lang w:eastAsia="ko-KR"/>
        </w:rPr>
        <w:t xml:space="preserve">perational </w:t>
      </w:r>
      <w:r w:rsidR="00661696" w:rsidRPr="00D0316D">
        <w:rPr>
          <w:rFonts w:ascii="Times New Roman" w:eastAsia="SimSun" w:hAnsi="Times New Roman" w:cs="Times New Roman"/>
          <w:sz w:val="24"/>
          <w:szCs w:val="24"/>
          <w:lang w:eastAsia="ko-KR"/>
        </w:rPr>
        <w:t>R</w:t>
      </w:r>
      <w:r w:rsidRPr="00D0316D">
        <w:rPr>
          <w:rFonts w:ascii="Times New Roman" w:eastAsia="SimSun" w:hAnsi="Times New Roman" w:cs="Times New Roman"/>
          <w:sz w:val="24"/>
          <w:szCs w:val="24"/>
          <w:lang w:eastAsia="ko-KR"/>
        </w:rPr>
        <w:t>esearch. Additional tables with a supplemental branch by TIG (Appendix D) and functional areas by TIG (Appendix E) are also attached in the appendices.</w:t>
      </w:r>
      <w:bookmarkStart w:id="87" w:name="_Toc124931044"/>
      <w:r w:rsidR="00BD4D38">
        <w:rPr>
          <w:rFonts w:ascii="Times New Roman" w:eastAsia="SimSun" w:hAnsi="Times New Roman" w:cs="Times New Roman"/>
          <w:sz w:val="24"/>
          <w:szCs w:val="24"/>
          <w:lang w:eastAsia="ko-KR"/>
        </w:rPr>
        <w:t xml:space="preserve"> </w:t>
      </w:r>
      <w:r w:rsidRPr="00D0316D">
        <w:rPr>
          <w:rFonts w:ascii="Times New Roman" w:eastAsia="SimSun" w:hAnsi="Times New Roman" w:cs="Times New Roman"/>
          <w:iCs/>
          <w:sz w:val="24"/>
          <w:szCs w:val="28"/>
          <w:lang w:eastAsia="ko-KR"/>
        </w:rPr>
        <w:t xml:space="preserve">After rating the importance of relevant KSBs, the participants </w:t>
      </w:r>
      <w:r w:rsidRPr="00D0316D">
        <w:rPr>
          <w:rFonts w:ascii="Times New Roman" w:eastAsia="SimSun" w:hAnsi="Times New Roman" w:cs="Times New Roman"/>
          <w:iCs/>
          <w:sz w:val="24"/>
          <w:szCs w:val="28"/>
        </w:rPr>
        <w:t>answered text-box related questions, which is the core of this report. The qualitative rigor and analytical process are also reported (Braun &amp; Clarke, 2006; Daly et al., 1997).</w:t>
      </w:r>
    </w:p>
    <w:p w14:paraId="6E30A8E4" w14:textId="77777777" w:rsidR="00BD4D38" w:rsidRDefault="00BD4D38" w:rsidP="00661696">
      <w:pPr>
        <w:spacing w:after="0" w:line="240" w:lineRule="auto"/>
        <w:ind w:firstLine="720"/>
        <w:rPr>
          <w:rFonts w:ascii="Times New Roman" w:eastAsia="SimSun" w:hAnsi="Times New Roman" w:cs="Times New Roman"/>
          <w:iCs/>
          <w:sz w:val="24"/>
          <w:szCs w:val="28"/>
        </w:rPr>
      </w:pPr>
    </w:p>
    <w:p w14:paraId="61E28D48" w14:textId="0CB27883" w:rsidR="00B67D90" w:rsidRPr="00D0316D" w:rsidRDefault="00B67D90" w:rsidP="00BD4D38">
      <w:pPr>
        <w:pStyle w:val="Heading3"/>
      </w:pPr>
      <w:bookmarkStart w:id="88" w:name="_Toc229144718"/>
      <w:r w:rsidRPr="00D0316D">
        <w:t>Overview of Prior Quantitative Results</w:t>
      </w:r>
      <w:bookmarkEnd w:id="87"/>
      <w:bookmarkEnd w:id="88"/>
      <w:r w:rsidRPr="00D0316D">
        <w:t xml:space="preserve"> </w:t>
      </w:r>
    </w:p>
    <w:p w14:paraId="4B530109" w14:textId="35EE2C76" w:rsidR="00B67D90" w:rsidRPr="003444AC" w:rsidRDefault="00B67D90" w:rsidP="00661696">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previously conducted study on quantitative results focused on capturing officer frequency and importance ratings for each of the 21 Talents from OEMA’s talent </w:t>
      </w:r>
      <w:r w:rsidRPr="00D0316D">
        <w:rPr>
          <w:rFonts w:ascii="Times New Roman" w:eastAsia="SimSun" w:hAnsi="Times New Roman" w:cs="Times New Roman"/>
          <w:sz w:val="24"/>
          <w:szCs w:val="24"/>
        </w:rPr>
        <w:lastRenderedPageBreak/>
        <w:t xml:space="preserve">framework, and the 63 skills and abilities required for their position. Thus, the results of the quantitative data allowed researchers to calculate a criticality score by multiplying importance and frequency ratings (F-I composite score, Boyle, 2018; Boyle et al., 2022). </w:t>
      </w:r>
      <w:r w:rsidR="00BD4D38" w:rsidRPr="00D0316D">
        <w:rPr>
          <w:rFonts w:ascii="Times New Roman" w:eastAsia="SimSun" w:hAnsi="Times New Roman" w:cs="Times New Roman"/>
          <w:sz w:val="24"/>
          <w:szCs w:val="24"/>
        </w:rPr>
        <w:t xml:space="preserve">Additional details on the quantitative analyses and results can be found </w:t>
      </w:r>
      <w:r w:rsidR="00804961">
        <w:rPr>
          <w:rFonts w:ascii="Times New Roman" w:eastAsia="SimSun" w:hAnsi="Times New Roman" w:cs="Times New Roman"/>
          <w:sz w:val="24"/>
          <w:szCs w:val="24"/>
        </w:rPr>
        <w:t>in</w:t>
      </w:r>
      <w:r w:rsidR="00BD4D38" w:rsidRPr="00D0316D">
        <w:rPr>
          <w:rFonts w:ascii="Times New Roman" w:eastAsia="SimSun" w:hAnsi="Times New Roman" w:cs="Times New Roman"/>
          <w:sz w:val="24"/>
          <w:szCs w:val="24"/>
        </w:rPr>
        <w:t xml:space="preserve"> Boyle et al. (2022) and Legree and Heffner (2019). </w:t>
      </w:r>
      <w:r w:rsidRPr="00D0316D">
        <w:rPr>
          <w:rFonts w:ascii="Times New Roman" w:eastAsia="SimSun" w:hAnsi="Times New Roman" w:cs="Times New Roman"/>
          <w:sz w:val="24"/>
          <w:szCs w:val="24"/>
        </w:rPr>
        <w:t xml:space="preserve">The F-I score was rated as being low, moderate, or high. A F-I score was </w:t>
      </w:r>
      <w:r w:rsidR="00421D00" w:rsidRPr="00D0316D">
        <w:rPr>
          <w:rFonts w:ascii="Times New Roman" w:eastAsia="SimSun" w:hAnsi="Times New Roman" w:cs="Times New Roman"/>
          <w:sz w:val="24"/>
          <w:szCs w:val="24"/>
        </w:rPr>
        <w:t xml:space="preserve">considered </w:t>
      </w:r>
      <w:r w:rsidRPr="00D0316D">
        <w:rPr>
          <w:rFonts w:ascii="Times New Roman" w:eastAsia="SimSun" w:hAnsi="Times New Roman" w:cs="Times New Roman"/>
          <w:sz w:val="24"/>
          <w:szCs w:val="24"/>
        </w:rPr>
        <w:t>high when skills or abilities were used at least weekly and were rated as extremely important; OR the skill or ability was used at least daily and was rated as very/extremely important. Th</w:t>
      </w:r>
      <w:r w:rsidR="00D9217B">
        <w:rPr>
          <w:rFonts w:ascii="Times New Roman" w:eastAsia="SimSun" w:hAnsi="Times New Roman" w:cs="Times New Roman"/>
          <w:sz w:val="24"/>
          <w:szCs w:val="24"/>
        </w:rPr>
        <w:t xml:space="preserve">e current </w:t>
      </w:r>
      <w:r w:rsidRPr="00D0316D">
        <w:rPr>
          <w:rFonts w:ascii="Times New Roman" w:eastAsia="SimSun" w:hAnsi="Times New Roman" w:cs="Times New Roman"/>
          <w:sz w:val="24"/>
          <w:szCs w:val="24"/>
        </w:rPr>
        <w:t xml:space="preserve"> study focuses on the talents </w:t>
      </w:r>
      <w:r w:rsidR="00421D00" w:rsidRPr="00D0316D">
        <w:rPr>
          <w:rFonts w:ascii="Times New Roman" w:eastAsia="SimSun" w:hAnsi="Times New Roman" w:cs="Times New Roman"/>
          <w:sz w:val="24"/>
          <w:szCs w:val="24"/>
        </w:rPr>
        <w:t xml:space="preserve">with </w:t>
      </w:r>
      <w:r w:rsidRPr="00D0316D">
        <w:rPr>
          <w:rFonts w:ascii="Times New Roman" w:eastAsia="SimSun" w:hAnsi="Times New Roman" w:cs="Times New Roman"/>
          <w:sz w:val="24"/>
          <w:szCs w:val="24"/>
        </w:rPr>
        <w:t>high F-I score</w:t>
      </w:r>
      <w:r w:rsidR="00421D00" w:rsidRPr="00D0316D">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that were critical to the officer’s current job. </w:t>
      </w:r>
    </w:p>
    <w:p w14:paraId="60469647" w14:textId="77777777" w:rsidR="00100F5B" w:rsidRDefault="00100F5B" w:rsidP="007D4EA8">
      <w:pPr>
        <w:spacing w:after="0" w:line="240" w:lineRule="auto"/>
        <w:ind w:firstLine="720"/>
        <w:rPr>
          <w:rFonts w:ascii="Times New Roman" w:eastAsia="SimSun" w:hAnsi="Times New Roman" w:cs="Times New Roman"/>
          <w:sz w:val="24"/>
          <w:szCs w:val="24"/>
        </w:rPr>
      </w:pPr>
    </w:p>
    <w:p w14:paraId="6FD38713" w14:textId="1859B2FA" w:rsidR="00B67D90" w:rsidRPr="00D0316D" w:rsidRDefault="00B67D90" w:rsidP="007D4EA8">
      <w:pPr>
        <w:spacing w:after="0" w:line="24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This report will focus on the qualitative part of the analysis and results. Therefore, 4,023-4,052 Officers with mean values of frequency and importance ratings for the core 21 talents are tabulated.  The results recorded eight talents and 23 skills and abilities in the high criticality category (which is extremely to very important F-I rating across B/FAs; listed in Table 3).  </w:t>
      </w:r>
      <w:del w:id="2003" w:author="Hermes Agent (APA Review)" w:date="2026-08-31T00:00:00Z">
        <w:r>
          <w:rPr>
            <w:rFonts w:ascii="Times New Roman" w:eastAsia="SimSun" w:hAnsi="Times New Roman" w:cs="Times New Roman"/>
            <w:sz w:val="24"/>
            <w:szCs w:val="24"/>
          </w:rPr>
          <w:delText xml:space="preserve">Then, metaphorical qualitative purpose sampling weight</w:delText>
        </w:r>
      </w:del>
      <w:ins w:id="2004" w:author="Hermes Agent (APA Review)" w:date="2026-08-31T00:00:00Z">
        <w:r>
          <w:rPr>
            <w:rFonts w:ascii="Times New Roman" w:eastAsia="SimSun" w:hAnsi="Times New Roman" w:cs="Times New Roman"/>
            <w:sz w:val="24"/>
            <w:szCs w:val="24"/>
          </w:rPr>
          <w:t xml:space="preserve">Then, qualitative purposeful sampling</w:t>
        </w:r>
      </w:ins>
      <w:r>
        <w:rPr>
          <w:rFonts w:ascii="Times New Roman" w:eastAsia="SimSun" w:hAnsi="Times New Roman" w:cs="Times New Roman"/>
          <w:sz w:val="24"/>
          <w:szCs w:val="24"/>
        </w:rPr>
        <w:t xml:space="preserve">, with previously discussed literature, guided the rest of the inquiry and qualitative part of sampling with rigor (</w:t>
      </w:r>
      <w:r w:rsidR="00421D00" w:rsidRPr="00D0316D">
        <w:rPr>
          <w:rFonts w:ascii="Times New Roman" w:eastAsia="SimSun" w:hAnsi="Times New Roman" w:cs="Times New Roman"/>
          <w:sz w:val="24"/>
          <w:szCs w:val="24"/>
        </w:rPr>
        <w:t xml:space="preserve">Lin &amp; Paez, 2020; </w:t>
      </w:r>
      <w:r w:rsidRPr="00D0316D">
        <w:rPr>
          <w:rFonts w:ascii="Times New Roman" w:eastAsia="SimSun" w:hAnsi="Times New Roman" w:cs="Times New Roman"/>
          <w:sz w:val="24"/>
          <w:szCs w:val="24"/>
        </w:rPr>
        <w:t xml:space="preserve">Mertens, 2014). </w:t>
      </w:r>
      <w:r w:rsidR="0078447A">
        <w:rPr>
          <w:rFonts w:ascii="Times New Roman" w:eastAsia="SimSun" w:hAnsi="Times New Roman" w:cs="Times New Roman"/>
          <w:sz w:val="24"/>
          <w:szCs w:val="24"/>
        </w:rPr>
        <w:t>T</w:t>
      </w:r>
      <w:r>
        <w:rPr>
          <w:rFonts w:ascii="Times New Roman" w:eastAsia="SimSun" w:hAnsi="Times New Roman" w:cs="Times New Roman"/>
          <w:sz w:val="24"/>
          <w:szCs w:val="24"/>
        </w:rPr>
        <w:t xml:space="preserve">he top </w:t>
      </w:r>
      <w:del w:id="2005" w:author="Hermes Agent (APA Review)" w:date="2026-08-31T00:00:00Z">
        <w:r>
          <w:rPr>
            <w:rFonts w:ascii="Times New Roman" w:eastAsia="SimSun" w:hAnsi="Times New Roman" w:cs="Times New Roman"/>
            <w:sz w:val="24"/>
            <w:szCs w:val="24"/>
          </w:rPr>
          <w:delText xml:space="preserve">twenty percent (6/23)</w:delText>
        </w:r>
      </w:del>
      <w:ins w:id="2006" w:author="Hermes Agent (APA Review)" w:date="2026-08-31T00:00:00Z">
        <w:r>
          <w:rPr>
            <w:rFonts w:ascii="Times New Roman" w:eastAsia="SimSun" w:hAnsi="Times New Roman" w:cs="Times New Roman"/>
            <w:sz w:val="24"/>
            <w:szCs w:val="24"/>
          </w:rPr>
          <w:t xml:space="preserve">five</w:t>
        </w:r>
      </w:ins>
      <w:r>
        <w:rPr>
          <w:rFonts w:ascii="Times New Roman" w:eastAsia="SimSun" w:hAnsi="Times New Roman" w:cs="Times New Roman"/>
          <w:sz w:val="24"/>
          <w:szCs w:val="24"/>
        </w:rPr>
        <w:t xml:space="preserve"> of the most important core </w:t>
      </w:r>
      <w:r w:rsidRPr="00D0316D">
        <w:rPr>
          <w:rFonts w:ascii="Times New Roman" w:eastAsia="SimSun" w:hAnsi="Times New Roman" w:cs="Times New Roman"/>
          <w:i/>
          <w:iCs/>
          <w:sz w:val="24"/>
          <w:szCs w:val="24"/>
        </w:rPr>
        <w:t xml:space="preserve">skills and abilities </w:t>
      </w:r>
      <w:r w:rsidRPr="00D0316D">
        <w:rPr>
          <w:rFonts w:ascii="Times New Roman" w:eastAsia="SimSun" w:hAnsi="Times New Roman" w:cs="Times New Roman"/>
          <w:sz w:val="24"/>
          <w:szCs w:val="24"/>
        </w:rPr>
        <w:t xml:space="preserve">and </w:t>
      </w:r>
      <w:r w:rsidR="00F31957">
        <w:rPr>
          <w:rFonts w:ascii="Times New Roman" w:eastAsia="SimSun" w:hAnsi="Times New Roman" w:cs="Times New Roman"/>
          <w:sz w:val="24"/>
          <w:szCs w:val="24"/>
        </w:rPr>
        <w:t xml:space="preserve">the </w:t>
      </w:r>
      <w:r w:rsidRPr="00D0316D">
        <w:rPr>
          <w:rFonts w:ascii="Times New Roman" w:eastAsia="SimSun" w:hAnsi="Times New Roman" w:cs="Times New Roman"/>
          <w:sz w:val="24"/>
          <w:szCs w:val="24"/>
        </w:rPr>
        <w:t xml:space="preserve">top 5/21 of most important talents were </w:t>
      </w:r>
      <w:r w:rsidR="00F31957">
        <w:rPr>
          <w:rFonts w:ascii="Times New Roman" w:eastAsia="SimSun" w:hAnsi="Times New Roman" w:cs="Times New Roman"/>
          <w:sz w:val="24"/>
          <w:szCs w:val="24"/>
        </w:rPr>
        <w:t xml:space="preserve">identified and </w:t>
      </w:r>
      <w:r w:rsidRPr="00D0316D">
        <w:rPr>
          <w:rFonts w:ascii="Times New Roman" w:eastAsia="SimSun" w:hAnsi="Times New Roman" w:cs="Times New Roman"/>
          <w:sz w:val="24"/>
          <w:szCs w:val="24"/>
        </w:rPr>
        <w:t xml:space="preserve">kept for </w:t>
      </w:r>
      <w:r w:rsidR="0023013C" w:rsidRPr="00D0316D">
        <w:rPr>
          <w:rFonts w:ascii="Times New Roman" w:eastAsia="SimSun" w:hAnsi="Times New Roman" w:cs="Times New Roman"/>
          <w:sz w:val="24"/>
          <w:szCs w:val="24"/>
        </w:rPr>
        <w:t>qualitative analysis</w:t>
      </w:r>
      <w:r w:rsidRPr="00D0316D">
        <w:rPr>
          <w:rFonts w:ascii="Times New Roman" w:eastAsia="SimSun" w:hAnsi="Times New Roman" w:cs="Times New Roman"/>
          <w:sz w:val="24"/>
          <w:szCs w:val="24"/>
        </w:rPr>
        <w:t xml:space="preserve">. </w:t>
      </w:r>
      <w:r w:rsidR="0023013C" w:rsidRPr="00D0316D">
        <w:rPr>
          <w:rFonts w:ascii="Times New Roman" w:eastAsia="SimSun" w:hAnsi="Times New Roman" w:cs="Times New Roman"/>
          <w:sz w:val="24"/>
          <w:szCs w:val="24"/>
        </w:rPr>
        <w:t>Core</w:t>
      </w:r>
      <w:r w:rsidRPr="00D0316D">
        <w:rPr>
          <w:rFonts w:ascii="Times New Roman" w:eastAsia="SimSun" w:hAnsi="Times New Roman" w:cs="Times New Roman"/>
          <w:sz w:val="24"/>
          <w:szCs w:val="24"/>
        </w:rPr>
        <w:t xml:space="preserve"> </w:t>
      </w:r>
      <w:r w:rsidRPr="00D0316D">
        <w:rPr>
          <w:rFonts w:ascii="Times New Roman" w:eastAsia="SimSun" w:hAnsi="Times New Roman" w:cs="Times New Roman"/>
          <w:i/>
          <w:iCs/>
          <w:sz w:val="24"/>
          <w:szCs w:val="24"/>
        </w:rPr>
        <w:t>talents, skills</w:t>
      </w:r>
      <w:r w:rsidR="00421D00" w:rsidRPr="00D0316D">
        <w:rPr>
          <w:rFonts w:ascii="Times New Roman" w:eastAsia="SimSun" w:hAnsi="Times New Roman" w:cs="Times New Roman"/>
          <w:i/>
          <w:iCs/>
          <w:sz w:val="24"/>
          <w:szCs w:val="24"/>
        </w:rPr>
        <w:t>,</w:t>
      </w:r>
      <w:r w:rsidRPr="00D0316D">
        <w:rPr>
          <w:rFonts w:ascii="Times New Roman" w:eastAsia="SimSun" w:hAnsi="Times New Roman" w:cs="Times New Roman"/>
          <w:i/>
          <w:iCs/>
          <w:sz w:val="24"/>
          <w:szCs w:val="24"/>
        </w:rPr>
        <w:t xml:space="preserve"> and abilities </w:t>
      </w:r>
      <w:r w:rsidR="0023013C" w:rsidRPr="00D0316D">
        <w:rPr>
          <w:rFonts w:ascii="Times New Roman" w:eastAsia="SimSun" w:hAnsi="Times New Roman" w:cs="Times New Roman"/>
          <w:sz w:val="24"/>
          <w:szCs w:val="24"/>
        </w:rPr>
        <w:t xml:space="preserve">are </w:t>
      </w:r>
      <w:r>
        <w:rPr>
          <w:rFonts w:ascii="Times New Roman" w:eastAsia="SimSun" w:hAnsi="Times New Roman" w:cs="Times New Roman"/>
          <w:sz w:val="24"/>
          <w:szCs w:val="24"/>
        </w:rPr>
        <w:t xml:space="preserve">in bold in Table 3. </w:t>
      </w:r>
      <w:del w:id="2001" w:author="Hermes Agent (APA Review)" w:date="2026-08-31T00:00:00Z">
        <w:r>
          <w:rPr>
            <w:rFonts w:ascii="Times New Roman" w:eastAsia="SimSun" w:hAnsi="Times New Roman" w:cs="Times New Roman"/>
            <w:sz w:val="24"/>
            <w:szCs w:val="24"/>
          </w:rPr>
          <w:delText xml:space="preserve">The metaphorical rules of high probability were used to focus on the main questions of this study</w:delText>
        </w:r>
      </w:del>
      <w:ins w:id="2002" w:author="Hermes Agent (APA Review)" w:date="2026-08-31T00:00:00Z">
        <w:r>
          <w:rPr>
            <w:rFonts w:ascii="Times New Roman" w:eastAsia="SimSun" w:hAnsi="Times New Roman" w:cs="Times New Roman"/>
            <w:sz w:val="24"/>
            <w:szCs w:val="24"/>
          </w:rPr>
          <w:t xml:space="preserve">We focused on the most critical KSAOs to address the main questions of this study</w:t>
        </w:r>
      </w:ins>
      <w:r>
        <w:rPr>
          <w:rFonts w:ascii="Times New Roman" w:eastAsia="SimSun" w:hAnsi="Times New Roman" w:cs="Times New Roman"/>
          <w:sz w:val="24"/>
          <w:szCs w:val="24"/>
        </w:rPr>
        <w:t xml:space="preserve">, specifically, developing a more in-depth understanding of how officers develop critical characteristics </w:t>
      </w:r>
      <w:r w:rsidR="0023013C" w:rsidRPr="00D0316D">
        <w:rPr>
          <w:rFonts w:ascii="Times New Roman" w:eastAsia="SimSun" w:hAnsi="Times New Roman" w:cs="Times New Roman"/>
          <w:sz w:val="24"/>
          <w:szCs w:val="24"/>
        </w:rPr>
        <w:t xml:space="preserve">using </w:t>
      </w:r>
      <w:r w:rsidRPr="00D0316D">
        <w:rPr>
          <w:rFonts w:ascii="Times New Roman" w:eastAsia="SimSun" w:hAnsi="Times New Roman" w:cs="Times New Roman"/>
          <w:sz w:val="24"/>
          <w:szCs w:val="24"/>
        </w:rPr>
        <w:t xml:space="preserve">their responses to job requirements questions. </w:t>
      </w:r>
    </w:p>
    <w:p w14:paraId="20F1D785" w14:textId="51B5D871" w:rsidR="007B7341" w:rsidRDefault="007B7341">
      <w:pPr>
        <w:rPr>
          <w:rFonts w:ascii="Times New Roman" w:eastAsia="SimSun" w:hAnsi="Times New Roman" w:cs="Times New Roman"/>
          <w:sz w:val="24"/>
          <w:szCs w:val="24"/>
        </w:rPr>
      </w:pPr>
      <w:r>
        <w:rPr>
          <w:rFonts w:ascii="Times New Roman" w:eastAsia="SimSun" w:hAnsi="Times New Roman" w:cs="Times New Roman"/>
          <w:sz w:val="24"/>
          <w:szCs w:val="24"/>
        </w:rPr>
        <w:br w:type="page"/>
      </w:r>
    </w:p>
    <w:p w14:paraId="483D4D7A" w14:textId="77777777" w:rsidR="00B67D90" w:rsidRPr="00D0316D" w:rsidRDefault="00B67D90" w:rsidP="007D4EA8">
      <w:pPr>
        <w:spacing w:after="0" w:line="240" w:lineRule="auto"/>
        <w:ind w:firstLine="720"/>
        <w:rPr>
          <w:rFonts w:ascii="Times New Roman" w:eastAsia="SimSun" w:hAnsi="Times New Roman" w:cs="Times New Roman"/>
          <w:sz w:val="24"/>
          <w:szCs w:val="24"/>
        </w:rPr>
      </w:pPr>
    </w:p>
    <w:p w14:paraId="345ABCF0" w14:textId="353ED881" w:rsidR="0023013C" w:rsidRPr="007D4EA8" w:rsidRDefault="00B67D90" w:rsidP="007D4EA8">
      <w:pPr>
        <w:pStyle w:val="Heading3"/>
        <w:rPr>
          <w:b w:val="0"/>
        </w:rPr>
      </w:pPr>
      <w:bookmarkStart w:id="89" w:name="_Toc229144719"/>
      <w:r w:rsidRPr="007D4EA8">
        <w:t>Table 1</w:t>
      </w:r>
      <w:bookmarkEnd w:id="89"/>
    </w:p>
    <w:p w14:paraId="47049099" w14:textId="77777777" w:rsidR="0023013C" w:rsidRPr="00D0316D" w:rsidRDefault="0023013C">
      <w:pPr>
        <w:spacing w:after="0" w:line="240" w:lineRule="auto"/>
        <w:ind w:left="900" w:hanging="900"/>
        <w:rPr>
          <w:rFonts w:ascii="Times New Roman" w:eastAsia="SimSun" w:hAnsi="Times New Roman" w:cs="Times New Roman"/>
          <w:sz w:val="24"/>
          <w:szCs w:val="24"/>
        </w:rPr>
      </w:pPr>
    </w:p>
    <w:p w14:paraId="78E5C747" w14:textId="4A9CA198" w:rsidR="00B67D90" w:rsidRPr="007D4EA8" w:rsidRDefault="00B67D90" w:rsidP="0023013C">
      <w:pPr>
        <w:spacing w:after="0" w:line="240" w:lineRule="auto"/>
        <w:rPr>
          <w:rFonts w:ascii="Times New Roman" w:eastAsia="SimSun" w:hAnsi="Times New Roman" w:cs="Times New Roman"/>
          <w:i/>
          <w:iCs/>
          <w:sz w:val="24"/>
          <w:szCs w:val="24"/>
        </w:rPr>
      </w:pPr>
      <w:r w:rsidRPr="007D4EA8">
        <w:rPr>
          <w:rFonts w:ascii="Times New Roman" w:eastAsia="SimSun" w:hAnsi="Times New Roman" w:cs="Times New Roman"/>
          <w:i/>
          <w:iCs/>
          <w:sz w:val="24"/>
          <w:szCs w:val="24"/>
        </w:rPr>
        <w:t>Overall rating of high criticality composite score (F-I) for talent, skills</w:t>
      </w:r>
      <w:r w:rsidR="0023013C" w:rsidRPr="003444AC">
        <w:rPr>
          <w:rFonts w:ascii="Times New Roman" w:eastAsia="SimSun" w:hAnsi="Times New Roman" w:cs="Times New Roman"/>
          <w:i/>
          <w:iCs/>
          <w:sz w:val="24"/>
          <w:szCs w:val="24"/>
        </w:rPr>
        <w:t>,</w:t>
      </w:r>
      <w:r w:rsidRPr="007D4EA8">
        <w:rPr>
          <w:rFonts w:ascii="Times New Roman" w:eastAsia="SimSun" w:hAnsi="Times New Roman" w:cs="Times New Roman"/>
          <w:i/>
          <w:iCs/>
          <w:sz w:val="24"/>
          <w:szCs w:val="24"/>
        </w:rPr>
        <w:t xml:space="preserve"> and abilities</w:t>
      </w:r>
      <w:r w:rsidR="0023013C" w:rsidRPr="007D4EA8">
        <w:rPr>
          <w:rFonts w:ascii="Times New Roman" w:eastAsia="SimSun" w:hAnsi="Times New Roman" w:cs="Times New Roman"/>
          <w:i/>
          <w:iCs/>
          <w:sz w:val="24"/>
          <w:szCs w:val="24"/>
        </w:rPr>
        <w:t xml:space="preserve"> </w:t>
      </w:r>
      <w:r w:rsidRPr="007D4EA8">
        <w:rPr>
          <w:rFonts w:ascii="Times New Roman" w:eastAsia="SimSun" w:hAnsi="Times New Roman" w:cs="Times New Roman"/>
          <w:i/>
          <w:iCs/>
          <w:sz w:val="24"/>
          <w:szCs w:val="24"/>
        </w:rPr>
        <w:t>acros</w:t>
      </w:r>
      <w:r w:rsidR="0023013C" w:rsidRPr="007D4EA8">
        <w:rPr>
          <w:rFonts w:ascii="Times New Roman" w:eastAsia="SimSun" w:hAnsi="Times New Roman" w:cs="Times New Roman"/>
          <w:i/>
          <w:iCs/>
          <w:sz w:val="24"/>
          <w:szCs w:val="24"/>
        </w:rPr>
        <w:t xml:space="preserve">s </w:t>
      </w:r>
      <w:r w:rsidRPr="007D4EA8">
        <w:rPr>
          <w:rFonts w:ascii="Times New Roman" w:eastAsia="SimSun" w:hAnsi="Times New Roman" w:cs="Times New Roman"/>
          <w:i/>
          <w:iCs/>
          <w:sz w:val="24"/>
          <w:szCs w:val="24"/>
        </w:rPr>
        <w:t>B/FAs</w:t>
      </w:r>
    </w:p>
    <w:p w14:paraId="527CAFE7" w14:textId="77777777" w:rsidR="0023013C" w:rsidRPr="003444AC" w:rsidRDefault="0023013C" w:rsidP="007D4EA8">
      <w:pPr>
        <w:spacing w:after="0" w:line="240" w:lineRule="auto"/>
        <w:rPr>
          <w:rFonts w:ascii="Times New Roman" w:eastAsia="SimSun" w:hAnsi="Times New Roman" w:cs="Times New Roman"/>
          <w:sz w:val="24"/>
          <w:szCs w:val="24"/>
        </w:rPr>
      </w:pPr>
    </w:p>
    <w:tbl>
      <w:tblPr>
        <w:tblStyle w:val="PlainTable4"/>
        <w:tblW w:w="8959" w:type="dxa"/>
        <w:tblLayout w:type="fixed"/>
        <w:tblLook w:val="0420" w:firstRow="1" w:lastRow="0" w:firstColumn="0" w:lastColumn="0" w:noHBand="0" w:noVBand="1"/>
      </w:tblPr>
      <w:tblGrid>
        <w:gridCol w:w="2610"/>
        <w:gridCol w:w="3176"/>
        <w:gridCol w:w="3173"/>
      </w:tblGrid>
      <w:tr w:rsidR="00D0316D" w:rsidRPr="00D0316D" w14:paraId="1B3B1FB2" w14:textId="77777777" w:rsidTr="007B7341">
        <w:trPr>
          <w:cnfStyle w:val="100000000000" w:firstRow="1" w:lastRow="0" w:firstColumn="0" w:lastColumn="0" w:oddVBand="0" w:evenVBand="0" w:oddHBand="0" w:evenHBand="0" w:firstRowFirstColumn="0" w:firstRowLastColumn="0" w:lastRowFirstColumn="0" w:lastRowLastColumn="0"/>
          <w:trHeight w:val="376"/>
        </w:trPr>
        <w:tc>
          <w:tcPr>
            <w:tcW w:w="2610" w:type="dxa"/>
            <w:tcBorders>
              <w:top w:val="single" w:sz="4" w:space="0" w:color="auto"/>
              <w:bottom w:val="single" w:sz="4" w:space="0" w:color="auto"/>
            </w:tcBorders>
            <w:hideMark/>
          </w:tcPr>
          <w:p w14:paraId="221AF751" w14:textId="77777777" w:rsidR="00B67D90" w:rsidRPr="003444AC" w:rsidRDefault="00B67D90" w:rsidP="007D4EA8">
            <w:pPr>
              <w:jc w:val="center"/>
              <w:rPr>
                <w:rFonts w:eastAsia="Times New Roman"/>
                <w:sz w:val="24"/>
                <w:szCs w:val="18"/>
              </w:rPr>
            </w:pPr>
            <w:r w:rsidRPr="007D4EA8">
              <w:rPr>
                <w:rFonts w:eastAsia="Times New Roman"/>
                <w:kern w:val="24"/>
                <w:sz w:val="24"/>
                <w:szCs w:val="18"/>
              </w:rPr>
              <w:t>Talent</w:t>
            </w:r>
          </w:p>
        </w:tc>
        <w:tc>
          <w:tcPr>
            <w:tcW w:w="6349" w:type="dxa"/>
            <w:gridSpan w:val="2"/>
            <w:tcBorders>
              <w:top w:val="single" w:sz="4" w:space="0" w:color="auto"/>
              <w:bottom w:val="single" w:sz="4" w:space="0" w:color="auto"/>
            </w:tcBorders>
          </w:tcPr>
          <w:p w14:paraId="7F8E901A" w14:textId="75F01E34" w:rsidR="00B67D90" w:rsidRPr="003444AC" w:rsidRDefault="00B67D90" w:rsidP="007D4EA8">
            <w:pPr>
              <w:jc w:val="center"/>
              <w:rPr>
                <w:rFonts w:eastAsia="Times New Roman"/>
                <w:sz w:val="24"/>
                <w:szCs w:val="18"/>
              </w:rPr>
            </w:pPr>
            <w:r w:rsidRPr="007D4EA8">
              <w:rPr>
                <w:rFonts w:eastAsia="Times New Roman"/>
                <w:kern w:val="24"/>
                <w:sz w:val="24"/>
                <w:szCs w:val="18"/>
              </w:rPr>
              <w:t xml:space="preserve">Skills and </w:t>
            </w:r>
            <w:r w:rsidR="0023013C" w:rsidRPr="007D4EA8">
              <w:rPr>
                <w:rFonts w:eastAsia="Times New Roman"/>
                <w:kern w:val="24"/>
                <w:sz w:val="24"/>
                <w:szCs w:val="18"/>
              </w:rPr>
              <w:t>Abilities</w:t>
            </w:r>
          </w:p>
        </w:tc>
      </w:tr>
      <w:tr w:rsidR="00D0316D" w:rsidRPr="00D0316D" w14:paraId="37C327E8" w14:textId="77777777" w:rsidTr="007B7341">
        <w:trPr>
          <w:cnfStyle w:val="000000100000" w:firstRow="0" w:lastRow="0" w:firstColumn="0" w:lastColumn="0" w:oddVBand="0" w:evenVBand="0" w:oddHBand="1" w:evenHBand="0" w:firstRowFirstColumn="0" w:firstRowLastColumn="0" w:lastRowFirstColumn="0" w:lastRowLastColumn="0"/>
          <w:trHeight w:val="376"/>
        </w:trPr>
        <w:tc>
          <w:tcPr>
            <w:tcW w:w="2610" w:type="dxa"/>
            <w:tcBorders>
              <w:top w:val="single" w:sz="4" w:space="0" w:color="auto"/>
            </w:tcBorders>
            <w:hideMark/>
          </w:tcPr>
          <w:p w14:paraId="463BB905" w14:textId="77777777" w:rsidR="00B67D90" w:rsidRPr="00D0316D" w:rsidRDefault="00B67D90" w:rsidP="007D4EA8">
            <w:pPr>
              <w:jc w:val="center"/>
              <w:rPr>
                <w:rFonts w:eastAsia="Times New Roman"/>
                <w:b/>
                <w:szCs w:val="18"/>
              </w:rPr>
            </w:pPr>
            <w:r w:rsidRPr="00D0316D">
              <w:rPr>
                <w:b/>
                <w:szCs w:val="18"/>
              </w:rPr>
              <w:t>Communicator (</w:t>
            </w:r>
            <w:r w:rsidRPr="00D0316D">
              <w:rPr>
                <w:b/>
                <w:i/>
                <w:szCs w:val="18"/>
              </w:rPr>
              <w:t>M</w:t>
            </w:r>
            <w:r w:rsidRPr="00D0316D">
              <w:rPr>
                <w:b/>
                <w:szCs w:val="18"/>
              </w:rPr>
              <w:t xml:space="preserve"> = 3.64)</w:t>
            </w:r>
          </w:p>
        </w:tc>
        <w:tc>
          <w:tcPr>
            <w:tcW w:w="3176" w:type="dxa"/>
            <w:tcBorders>
              <w:top w:val="single" w:sz="4" w:space="0" w:color="auto"/>
            </w:tcBorders>
            <w:hideMark/>
          </w:tcPr>
          <w:p w14:paraId="7C35C7FC" w14:textId="77777777" w:rsidR="00B67D90" w:rsidRPr="007D4EA8" w:rsidRDefault="00B67D90" w:rsidP="007D4EA8">
            <w:pPr>
              <w:jc w:val="center"/>
              <w:rPr>
                <w:b/>
                <w:kern w:val="24"/>
                <w:szCs w:val="18"/>
              </w:rPr>
            </w:pPr>
            <w:r w:rsidRPr="007D4EA8">
              <w:rPr>
                <w:b/>
                <w:kern w:val="24"/>
                <w:szCs w:val="18"/>
              </w:rPr>
              <w:t xml:space="preserve">Oral Communication </w:t>
            </w:r>
          </w:p>
          <w:p w14:paraId="36460037" w14:textId="77777777" w:rsidR="00B67D90" w:rsidRPr="003444AC" w:rsidRDefault="00B67D90" w:rsidP="007D4EA8">
            <w:pPr>
              <w:jc w:val="center"/>
              <w:rPr>
                <w:rFonts w:eastAsia="Times New Roman"/>
                <w:b/>
                <w:szCs w:val="18"/>
              </w:rPr>
            </w:pPr>
            <w:r w:rsidRPr="007D4EA8">
              <w:rPr>
                <w:b/>
                <w:kern w:val="24"/>
                <w:szCs w:val="18"/>
              </w:rPr>
              <w:t>(</w:t>
            </w:r>
            <w:r w:rsidRPr="007D4EA8">
              <w:rPr>
                <w:b/>
                <w:i/>
                <w:iCs/>
                <w:kern w:val="24"/>
                <w:szCs w:val="18"/>
              </w:rPr>
              <w:t>M</w:t>
            </w:r>
            <w:r w:rsidRPr="007D4EA8">
              <w:rPr>
                <w:b/>
                <w:kern w:val="24"/>
                <w:szCs w:val="18"/>
              </w:rPr>
              <w:t xml:space="preserve"> = 16.13)</w:t>
            </w:r>
          </w:p>
        </w:tc>
        <w:tc>
          <w:tcPr>
            <w:tcW w:w="3173" w:type="dxa"/>
            <w:tcBorders>
              <w:top w:val="single" w:sz="4" w:space="0" w:color="auto"/>
            </w:tcBorders>
            <w:hideMark/>
          </w:tcPr>
          <w:p w14:paraId="36830696" w14:textId="77777777" w:rsidR="00B67D90" w:rsidRPr="007D4EA8" w:rsidRDefault="00B67D90" w:rsidP="007D4EA8">
            <w:pPr>
              <w:jc w:val="center"/>
              <w:rPr>
                <w:kern w:val="24"/>
                <w:szCs w:val="18"/>
              </w:rPr>
            </w:pPr>
            <w:r w:rsidRPr="007D4EA8">
              <w:rPr>
                <w:kern w:val="24"/>
                <w:szCs w:val="18"/>
              </w:rPr>
              <w:t xml:space="preserve">Tolerating Pressure </w:t>
            </w:r>
          </w:p>
          <w:p w14:paraId="5BA082B4" w14:textId="77777777" w:rsidR="00B67D90" w:rsidRPr="003444AC" w:rsidRDefault="00B67D90" w:rsidP="007D4EA8">
            <w:pPr>
              <w:jc w:val="center"/>
              <w:rPr>
                <w:rFonts w:eastAsia="Times New Roman"/>
                <w:szCs w:val="18"/>
              </w:rPr>
            </w:pPr>
            <w:r w:rsidRPr="007D4EA8">
              <w:rPr>
                <w:kern w:val="24"/>
                <w:szCs w:val="18"/>
              </w:rPr>
              <w:t>(</w:t>
            </w:r>
            <w:r w:rsidRPr="007D4EA8">
              <w:rPr>
                <w:i/>
                <w:iCs/>
                <w:kern w:val="24"/>
                <w:szCs w:val="18"/>
              </w:rPr>
              <w:t>M</w:t>
            </w:r>
            <w:r w:rsidRPr="007D4EA8">
              <w:rPr>
                <w:kern w:val="24"/>
                <w:szCs w:val="18"/>
              </w:rPr>
              <w:t xml:space="preserve"> = 12.74)</w:t>
            </w:r>
          </w:p>
        </w:tc>
      </w:tr>
      <w:tr w:rsidR="00D0316D" w:rsidRPr="00D0316D" w14:paraId="252179FF" w14:textId="77777777" w:rsidTr="007B7341">
        <w:trPr>
          <w:trHeight w:val="389"/>
        </w:trPr>
        <w:tc>
          <w:tcPr>
            <w:tcW w:w="2610" w:type="dxa"/>
            <w:hideMark/>
          </w:tcPr>
          <w:p w14:paraId="54DEB411" w14:textId="77777777" w:rsidR="00B67D90" w:rsidRPr="00D0316D" w:rsidRDefault="00B67D90" w:rsidP="007D4EA8">
            <w:pPr>
              <w:jc w:val="center"/>
              <w:rPr>
                <w:rFonts w:eastAsia="Times New Roman"/>
                <w:b/>
                <w:szCs w:val="18"/>
              </w:rPr>
            </w:pPr>
            <w:r w:rsidRPr="00D0316D">
              <w:rPr>
                <w:b/>
                <w:szCs w:val="18"/>
              </w:rPr>
              <w:t>Interpersonal (</w:t>
            </w:r>
            <w:r w:rsidRPr="00D0316D">
              <w:rPr>
                <w:b/>
                <w:i/>
                <w:szCs w:val="18"/>
              </w:rPr>
              <w:t xml:space="preserve">M </w:t>
            </w:r>
            <w:r w:rsidRPr="00D0316D">
              <w:rPr>
                <w:b/>
                <w:szCs w:val="18"/>
              </w:rPr>
              <w:t>= 3.36)</w:t>
            </w:r>
          </w:p>
        </w:tc>
        <w:tc>
          <w:tcPr>
            <w:tcW w:w="3176" w:type="dxa"/>
            <w:hideMark/>
          </w:tcPr>
          <w:p w14:paraId="7EAEC045" w14:textId="77777777" w:rsidR="00B67D90" w:rsidRPr="007D4EA8" w:rsidRDefault="00B67D90" w:rsidP="007D4EA8">
            <w:pPr>
              <w:jc w:val="center"/>
              <w:rPr>
                <w:b/>
                <w:kern w:val="24"/>
                <w:szCs w:val="18"/>
              </w:rPr>
            </w:pPr>
            <w:r w:rsidRPr="007D4EA8">
              <w:rPr>
                <w:b/>
                <w:kern w:val="24"/>
                <w:szCs w:val="18"/>
              </w:rPr>
              <w:t xml:space="preserve">Written Communication </w:t>
            </w:r>
          </w:p>
          <w:p w14:paraId="11131DF1" w14:textId="77777777" w:rsidR="00B67D90" w:rsidRPr="003444AC" w:rsidRDefault="00B67D90" w:rsidP="007D4EA8">
            <w:pPr>
              <w:jc w:val="center"/>
              <w:rPr>
                <w:rFonts w:eastAsia="Times New Roman"/>
                <w:b/>
                <w:szCs w:val="18"/>
              </w:rPr>
            </w:pPr>
            <w:r w:rsidRPr="007D4EA8">
              <w:rPr>
                <w:b/>
                <w:kern w:val="24"/>
                <w:szCs w:val="18"/>
              </w:rPr>
              <w:t>(</w:t>
            </w:r>
            <w:r w:rsidRPr="007D4EA8">
              <w:rPr>
                <w:b/>
                <w:i/>
                <w:iCs/>
                <w:kern w:val="24"/>
                <w:szCs w:val="18"/>
              </w:rPr>
              <w:t>M</w:t>
            </w:r>
            <w:r w:rsidRPr="007D4EA8">
              <w:rPr>
                <w:b/>
                <w:kern w:val="24"/>
                <w:szCs w:val="18"/>
              </w:rPr>
              <w:t xml:space="preserve"> = 14.92)</w:t>
            </w:r>
          </w:p>
        </w:tc>
        <w:tc>
          <w:tcPr>
            <w:tcW w:w="3173" w:type="dxa"/>
            <w:hideMark/>
          </w:tcPr>
          <w:p w14:paraId="2570583B" w14:textId="77777777" w:rsidR="00B67D90" w:rsidRPr="007D4EA8" w:rsidRDefault="00B67D90" w:rsidP="007D4EA8">
            <w:pPr>
              <w:jc w:val="center"/>
              <w:rPr>
                <w:kern w:val="24"/>
                <w:szCs w:val="18"/>
              </w:rPr>
            </w:pPr>
            <w:r w:rsidRPr="007D4EA8">
              <w:rPr>
                <w:kern w:val="24"/>
                <w:szCs w:val="18"/>
              </w:rPr>
              <w:t xml:space="preserve">Analyze Data or Information </w:t>
            </w:r>
          </w:p>
          <w:p w14:paraId="61F59351" w14:textId="77777777" w:rsidR="00B67D90" w:rsidRPr="003444AC" w:rsidRDefault="00B67D90" w:rsidP="007D4EA8">
            <w:pPr>
              <w:jc w:val="center"/>
              <w:rPr>
                <w:rFonts w:eastAsia="Times New Roman"/>
                <w:szCs w:val="18"/>
              </w:rPr>
            </w:pPr>
            <w:r w:rsidRPr="007D4EA8">
              <w:rPr>
                <w:kern w:val="24"/>
                <w:szCs w:val="18"/>
              </w:rPr>
              <w:t>(</w:t>
            </w:r>
            <w:r w:rsidRPr="007D4EA8">
              <w:rPr>
                <w:i/>
                <w:iCs/>
                <w:kern w:val="24"/>
                <w:szCs w:val="18"/>
              </w:rPr>
              <w:t>M</w:t>
            </w:r>
            <w:r w:rsidRPr="007D4EA8">
              <w:rPr>
                <w:kern w:val="24"/>
                <w:szCs w:val="18"/>
              </w:rPr>
              <w:t xml:space="preserve"> = 12.73)</w:t>
            </w:r>
          </w:p>
        </w:tc>
      </w:tr>
      <w:tr w:rsidR="00D0316D" w:rsidRPr="00D0316D" w14:paraId="2262BFAE" w14:textId="77777777" w:rsidTr="007B7341">
        <w:trPr>
          <w:cnfStyle w:val="000000100000" w:firstRow="0" w:lastRow="0" w:firstColumn="0" w:lastColumn="0" w:oddVBand="0" w:evenVBand="0" w:oddHBand="1" w:evenHBand="0" w:firstRowFirstColumn="0" w:firstRowLastColumn="0" w:lastRowFirstColumn="0" w:lastRowLastColumn="0"/>
          <w:trHeight w:val="376"/>
        </w:trPr>
        <w:tc>
          <w:tcPr>
            <w:tcW w:w="2610" w:type="dxa"/>
            <w:hideMark/>
          </w:tcPr>
          <w:p w14:paraId="1051F0E0" w14:textId="77777777" w:rsidR="00B67D90" w:rsidRPr="00D0316D" w:rsidRDefault="00B67D90" w:rsidP="007D4EA8">
            <w:pPr>
              <w:jc w:val="center"/>
              <w:rPr>
                <w:rFonts w:eastAsia="Times New Roman"/>
                <w:b/>
                <w:szCs w:val="18"/>
              </w:rPr>
            </w:pPr>
            <w:r w:rsidRPr="00D0316D">
              <w:rPr>
                <w:b/>
                <w:szCs w:val="18"/>
              </w:rPr>
              <w:t>Detail-Focused (</w:t>
            </w:r>
            <w:r w:rsidRPr="00D0316D">
              <w:rPr>
                <w:b/>
                <w:i/>
                <w:szCs w:val="18"/>
              </w:rPr>
              <w:t xml:space="preserve">M </w:t>
            </w:r>
            <w:r w:rsidRPr="00D0316D">
              <w:rPr>
                <w:b/>
                <w:szCs w:val="18"/>
              </w:rPr>
              <w:t>= 3.35)</w:t>
            </w:r>
          </w:p>
        </w:tc>
        <w:tc>
          <w:tcPr>
            <w:tcW w:w="3176" w:type="dxa"/>
            <w:hideMark/>
          </w:tcPr>
          <w:p w14:paraId="32926E8F" w14:textId="77777777" w:rsidR="00B67D90" w:rsidRPr="007D4EA8" w:rsidRDefault="00B67D90" w:rsidP="007D4EA8">
            <w:pPr>
              <w:jc w:val="center"/>
              <w:rPr>
                <w:b/>
                <w:kern w:val="24"/>
                <w:szCs w:val="18"/>
              </w:rPr>
            </w:pPr>
            <w:r w:rsidRPr="007D4EA8">
              <w:rPr>
                <w:b/>
                <w:kern w:val="24"/>
                <w:szCs w:val="18"/>
              </w:rPr>
              <w:t xml:space="preserve">Cooperation/Teamwork </w:t>
            </w:r>
          </w:p>
          <w:p w14:paraId="36A82BBB" w14:textId="77777777" w:rsidR="00B67D90" w:rsidRPr="003444AC" w:rsidRDefault="00B67D90" w:rsidP="007D4EA8">
            <w:pPr>
              <w:jc w:val="center"/>
              <w:rPr>
                <w:rFonts w:eastAsia="Times New Roman"/>
                <w:b/>
                <w:szCs w:val="18"/>
              </w:rPr>
            </w:pPr>
            <w:r w:rsidRPr="007D4EA8">
              <w:rPr>
                <w:b/>
                <w:kern w:val="24"/>
                <w:szCs w:val="18"/>
              </w:rPr>
              <w:t>(</w:t>
            </w:r>
            <w:r w:rsidRPr="007D4EA8">
              <w:rPr>
                <w:b/>
                <w:i/>
                <w:iCs/>
                <w:kern w:val="24"/>
                <w:szCs w:val="18"/>
              </w:rPr>
              <w:t>M</w:t>
            </w:r>
            <w:r w:rsidRPr="007D4EA8">
              <w:rPr>
                <w:b/>
                <w:kern w:val="24"/>
                <w:szCs w:val="18"/>
              </w:rPr>
              <w:t xml:space="preserve"> = 14.63)</w:t>
            </w:r>
          </w:p>
        </w:tc>
        <w:tc>
          <w:tcPr>
            <w:tcW w:w="3173" w:type="dxa"/>
            <w:hideMark/>
          </w:tcPr>
          <w:p w14:paraId="6CA27F38" w14:textId="77777777" w:rsidR="00B67D90" w:rsidRPr="007D4EA8" w:rsidRDefault="00B67D90" w:rsidP="007D4EA8">
            <w:pPr>
              <w:jc w:val="center"/>
              <w:rPr>
                <w:kern w:val="24"/>
                <w:szCs w:val="18"/>
              </w:rPr>
            </w:pPr>
            <w:r w:rsidRPr="007D4EA8">
              <w:rPr>
                <w:kern w:val="24"/>
                <w:szCs w:val="18"/>
              </w:rPr>
              <w:t xml:space="preserve">Tolerating Uncertainty </w:t>
            </w:r>
          </w:p>
          <w:p w14:paraId="30F782D4" w14:textId="77777777" w:rsidR="00B67D90" w:rsidRPr="003444AC" w:rsidRDefault="00B67D90" w:rsidP="007D4EA8">
            <w:pPr>
              <w:jc w:val="center"/>
              <w:rPr>
                <w:rFonts w:eastAsia="Times New Roman"/>
                <w:szCs w:val="18"/>
              </w:rPr>
            </w:pPr>
            <w:r w:rsidRPr="007D4EA8">
              <w:rPr>
                <w:kern w:val="24"/>
                <w:szCs w:val="18"/>
              </w:rPr>
              <w:t>(</w:t>
            </w:r>
            <w:r w:rsidRPr="007D4EA8">
              <w:rPr>
                <w:i/>
                <w:iCs/>
                <w:kern w:val="24"/>
                <w:szCs w:val="18"/>
              </w:rPr>
              <w:t>M</w:t>
            </w:r>
            <w:r w:rsidRPr="007D4EA8">
              <w:rPr>
                <w:kern w:val="24"/>
                <w:szCs w:val="18"/>
              </w:rPr>
              <w:t xml:space="preserve"> = 12.69)</w:t>
            </w:r>
          </w:p>
        </w:tc>
      </w:tr>
      <w:tr w:rsidR="00D0316D" w:rsidRPr="00D0316D" w14:paraId="43C1BB30" w14:textId="77777777" w:rsidTr="007B7341">
        <w:trPr>
          <w:trHeight w:val="389"/>
        </w:trPr>
        <w:tc>
          <w:tcPr>
            <w:tcW w:w="2610" w:type="dxa"/>
            <w:hideMark/>
          </w:tcPr>
          <w:p w14:paraId="416046AF" w14:textId="77777777" w:rsidR="00B67D90" w:rsidRPr="00D0316D" w:rsidRDefault="00B67D90" w:rsidP="007D4EA8">
            <w:pPr>
              <w:jc w:val="center"/>
              <w:rPr>
                <w:rFonts w:eastAsia="Times New Roman"/>
                <w:b/>
                <w:szCs w:val="18"/>
              </w:rPr>
            </w:pPr>
            <w:r w:rsidRPr="00D0316D">
              <w:rPr>
                <w:b/>
                <w:szCs w:val="18"/>
              </w:rPr>
              <w:t>Problem Solver (</w:t>
            </w:r>
            <w:r w:rsidRPr="00D0316D">
              <w:rPr>
                <w:b/>
                <w:i/>
                <w:szCs w:val="18"/>
              </w:rPr>
              <w:t xml:space="preserve">M </w:t>
            </w:r>
            <w:r w:rsidRPr="00D0316D">
              <w:rPr>
                <w:b/>
                <w:szCs w:val="18"/>
              </w:rPr>
              <w:t>= 3.35)</w:t>
            </w:r>
          </w:p>
        </w:tc>
        <w:tc>
          <w:tcPr>
            <w:tcW w:w="3176" w:type="dxa"/>
            <w:hideMark/>
          </w:tcPr>
          <w:p w14:paraId="25848490" w14:textId="77777777" w:rsidR="00B67D90" w:rsidRPr="007D4EA8" w:rsidRDefault="00B67D90" w:rsidP="007D4EA8">
            <w:pPr>
              <w:jc w:val="center"/>
              <w:rPr>
                <w:b/>
                <w:kern w:val="24"/>
                <w:szCs w:val="18"/>
              </w:rPr>
            </w:pPr>
            <w:r w:rsidRPr="007D4EA8">
              <w:rPr>
                <w:b/>
                <w:kern w:val="24"/>
                <w:szCs w:val="18"/>
              </w:rPr>
              <w:t xml:space="preserve">Verbal Reasoning </w:t>
            </w:r>
          </w:p>
          <w:p w14:paraId="67DE4BBF" w14:textId="77777777" w:rsidR="00B67D90" w:rsidRPr="003444AC" w:rsidRDefault="00B67D90" w:rsidP="007D4EA8">
            <w:pPr>
              <w:jc w:val="center"/>
              <w:rPr>
                <w:rFonts w:eastAsia="Times New Roman"/>
                <w:b/>
                <w:szCs w:val="18"/>
              </w:rPr>
            </w:pPr>
            <w:r w:rsidRPr="007D4EA8">
              <w:rPr>
                <w:b/>
                <w:kern w:val="24"/>
                <w:szCs w:val="18"/>
              </w:rPr>
              <w:t>(</w:t>
            </w:r>
            <w:r w:rsidRPr="007D4EA8">
              <w:rPr>
                <w:b/>
                <w:i/>
                <w:iCs/>
                <w:kern w:val="24"/>
                <w:szCs w:val="18"/>
              </w:rPr>
              <w:t>M</w:t>
            </w:r>
            <w:r w:rsidRPr="007D4EA8">
              <w:rPr>
                <w:b/>
                <w:kern w:val="24"/>
                <w:szCs w:val="18"/>
              </w:rPr>
              <w:t xml:space="preserve"> = 14.57)</w:t>
            </w:r>
          </w:p>
        </w:tc>
        <w:tc>
          <w:tcPr>
            <w:tcW w:w="3173" w:type="dxa"/>
            <w:hideMark/>
          </w:tcPr>
          <w:p w14:paraId="560CCA82" w14:textId="77777777" w:rsidR="00B67D90" w:rsidRPr="007D4EA8" w:rsidRDefault="00B67D90" w:rsidP="007D4EA8">
            <w:pPr>
              <w:jc w:val="center"/>
              <w:rPr>
                <w:kern w:val="24"/>
                <w:szCs w:val="18"/>
              </w:rPr>
            </w:pPr>
            <w:r w:rsidRPr="007D4EA8">
              <w:rPr>
                <w:kern w:val="24"/>
                <w:szCs w:val="18"/>
              </w:rPr>
              <w:t>Directing and Supervising Others (</w:t>
            </w:r>
            <w:r w:rsidRPr="007D4EA8">
              <w:rPr>
                <w:i/>
                <w:iCs/>
                <w:kern w:val="24"/>
                <w:szCs w:val="18"/>
              </w:rPr>
              <w:t>M</w:t>
            </w:r>
            <w:r w:rsidRPr="007D4EA8">
              <w:rPr>
                <w:kern w:val="24"/>
                <w:szCs w:val="18"/>
              </w:rPr>
              <w:t xml:space="preserve"> = 12.68)</w:t>
            </w:r>
          </w:p>
        </w:tc>
      </w:tr>
      <w:tr w:rsidR="00D0316D" w:rsidRPr="00D0316D" w14:paraId="47C60167" w14:textId="77777777" w:rsidTr="007B7341">
        <w:trPr>
          <w:cnfStyle w:val="000000100000" w:firstRow="0" w:lastRow="0" w:firstColumn="0" w:lastColumn="0" w:oddVBand="0" w:evenVBand="0" w:oddHBand="1" w:evenHBand="0" w:firstRowFirstColumn="0" w:firstRowLastColumn="0" w:lastRowFirstColumn="0" w:lastRowLastColumn="0"/>
          <w:trHeight w:val="376"/>
        </w:trPr>
        <w:tc>
          <w:tcPr>
            <w:tcW w:w="2610" w:type="dxa"/>
            <w:hideMark/>
          </w:tcPr>
          <w:p w14:paraId="7A36F1BB" w14:textId="77777777" w:rsidR="00B67D90" w:rsidRPr="00D0316D" w:rsidRDefault="00B67D90" w:rsidP="007D4EA8">
            <w:pPr>
              <w:jc w:val="center"/>
              <w:rPr>
                <w:rFonts w:eastAsia="Times New Roman"/>
                <w:b/>
                <w:szCs w:val="18"/>
              </w:rPr>
            </w:pPr>
            <w:r w:rsidRPr="00D0316D">
              <w:rPr>
                <w:b/>
                <w:szCs w:val="18"/>
              </w:rPr>
              <w:t>Multi-Tasker (</w:t>
            </w:r>
            <w:r w:rsidRPr="00D0316D">
              <w:rPr>
                <w:b/>
                <w:i/>
                <w:szCs w:val="18"/>
              </w:rPr>
              <w:t>M</w:t>
            </w:r>
            <w:r w:rsidRPr="00D0316D">
              <w:rPr>
                <w:b/>
                <w:szCs w:val="18"/>
              </w:rPr>
              <w:t xml:space="preserve"> = 3.28)</w:t>
            </w:r>
          </w:p>
        </w:tc>
        <w:tc>
          <w:tcPr>
            <w:tcW w:w="3176" w:type="dxa"/>
            <w:hideMark/>
          </w:tcPr>
          <w:p w14:paraId="28E49636" w14:textId="77777777" w:rsidR="00B67D90" w:rsidRPr="007D4EA8" w:rsidRDefault="00B67D90" w:rsidP="007D4EA8">
            <w:pPr>
              <w:jc w:val="center"/>
              <w:rPr>
                <w:b/>
                <w:kern w:val="24"/>
                <w:szCs w:val="18"/>
              </w:rPr>
            </w:pPr>
            <w:r w:rsidRPr="007D4EA8">
              <w:rPr>
                <w:b/>
                <w:kern w:val="24"/>
                <w:szCs w:val="18"/>
              </w:rPr>
              <w:t xml:space="preserve">Analytical Thinking </w:t>
            </w:r>
          </w:p>
          <w:p w14:paraId="64635215" w14:textId="77777777" w:rsidR="00B67D90" w:rsidRPr="003444AC" w:rsidRDefault="00B67D90" w:rsidP="007D4EA8">
            <w:pPr>
              <w:jc w:val="center"/>
              <w:rPr>
                <w:rFonts w:eastAsia="Times New Roman"/>
                <w:b/>
                <w:szCs w:val="18"/>
              </w:rPr>
            </w:pPr>
            <w:r w:rsidRPr="007D4EA8">
              <w:rPr>
                <w:b/>
                <w:kern w:val="24"/>
                <w:szCs w:val="18"/>
              </w:rPr>
              <w:t>(</w:t>
            </w:r>
            <w:r w:rsidRPr="007D4EA8">
              <w:rPr>
                <w:b/>
                <w:i/>
                <w:iCs/>
                <w:kern w:val="24"/>
                <w:szCs w:val="18"/>
              </w:rPr>
              <w:t>M</w:t>
            </w:r>
            <w:r w:rsidRPr="007D4EA8">
              <w:rPr>
                <w:b/>
                <w:kern w:val="24"/>
                <w:szCs w:val="18"/>
              </w:rPr>
              <w:t xml:space="preserve"> = 14.42)</w:t>
            </w:r>
          </w:p>
        </w:tc>
        <w:tc>
          <w:tcPr>
            <w:tcW w:w="3173" w:type="dxa"/>
            <w:hideMark/>
          </w:tcPr>
          <w:p w14:paraId="5150DFDF" w14:textId="77777777" w:rsidR="00B67D90" w:rsidRPr="007D4EA8" w:rsidRDefault="00B67D90" w:rsidP="007D4EA8">
            <w:pPr>
              <w:jc w:val="center"/>
              <w:rPr>
                <w:kern w:val="24"/>
                <w:szCs w:val="18"/>
              </w:rPr>
            </w:pPr>
            <w:r w:rsidRPr="007D4EA8">
              <w:rPr>
                <w:kern w:val="24"/>
                <w:szCs w:val="18"/>
              </w:rPr>
              <w:t xml:space="preserve">Situational Awareness </w:t>
            </w:r>
          </w:p>
          <w:p w14:paraId="26A94B99" w14:textId="77777777" w:rsidR="00B67D90" w:rsidRPr="003444AC" w:rsidRDefault="00B67D90" w:rsidP="007D4EA8">
            <w:pPr>
              <w:jc w:val="center"/>
              <w:rPr>
                <w:rFonts w:eastAsia="Times New Roman"/>
                <w:szCs w:val="18"/>
              </w:rPr>
            </w:pPr>
            <w:r w:rsidRPr="007D4EA8">
              <w:rPr>
                <w:kern w:val="24"/>
                <w:szCs w:val="18"/>
              </w:rPr>
              <w:t>(</w:t>
            </w:r>
            <w:r w:rsidRPr="007D4EA8">
              <w:rPr>
                <w:i/>
                <w:iCs/>
                <w:kern w:val="24"/>
                <w:szCs w:val="18"/>
              </w:rPr>
              <w:t>M</w:t>
            </w:r>
            <w:r w:rsidRPr="007D4EA8">
              <w:rPr>
                <w:kern w:val="24"/>
                <w:szCs w:val="18"/>
              </w:rPr>
              <w:t xml:space="preserve"> = 12.52)</w:t>
            </w:r>
          </w:p>
        </w:tc>
      </w:tr>
      <w:tr w:rsidR="00D0316D" w:rsidRPr="00D0316D" w14:paraId="31586835" w14:textId="77777777" w:rsidTr="007B7341">
        <w:trPr>
          <w:trHeight w:val="376"/>
        </w:trPr>
        <w:tc>
          <w:tcPr>
            <w:tcW w:w="2610" w:type="dxa"/>
            <w:hideMark/>
          </w:tcPr>
          <w:p w14:paraId="12309793" w14:textId="77777777" w:rsidR="00B67D90" w:rsidRPr="00EA1A3B" w:rsidRDefault="00B67D90" w:rsidP="007D4EA8">
            <w:pPr>
              <w:jc w:val="center"/>
              <w:rPr>
                <w:rFonts w:eastAsia="Times New Roman"/>
                <w:b/>
                <w:bCs/>
                <w:szCs w:val="18"/>
              </w:rPr>
            </w:pPr>
            <w:r w:rsidRPr="00EA1A3B">
              <w:rPr>
                <w:b/>
                <w:bCs/>
                <w:szCs w:val="18"/>
              </w:rPr>
              <w:t>Logical/Analytical (</w:t>
            </w:r>
            <w:r w:rsidRPr="00EA1A3B">
              <w:rPr>
                <w:b/>
                <w:bCs/>
                <w:i/>
                <w:szCs w:val="18"/>
              </w:rPr>
              <w:t xml:space="preserve">M </w:t>
            </w:r>
            <w:r w:rsidRPr="00EA1A3B">
              <w:rPr>
                <w:b/>
                <w:bCs/>
                <w:szCs w:val="18"/>
              </w:rPr>
              <w:t>= 3.27)</w:t>
            </w:r>
          </w:p>
        </w:tc>
        <w:tc>
          <w:tcPr>
            <w:tcW w:w="3176" w:type="dxa"/>
            <w:hideMark/>
          </w:tcPr>
          <w:p w14:paraId="6D339CFE" w14:textId="77777777" w:rsidR="00B67D90" w:rsidRPr="007D4EA8" w:rsidRDefault="00B67D90" w:rsidP="007D4EA8">
            <w:pPr>
              <w:jc w:val="center"/>
              <w:rPr>
                <w:b/>
                <w:kern w:val="24"/>
                <w:szCs w:val="18"/>
              </w:rPr>
            </w:pPr>
            <w:r w:rsidRPr="007D4EA8">
              <w:rPr>
                <w:b/>
                <w:kern w:val="24"/>
                <w:szCs w:val="18"/>
              </w:rPr>
              <w:t xml:space="preserve">Active Listening </w:t>
            </w:r>
          </w:p>
          <w:p w14:paraId="701ABE1F" w14:textId="77777777" w:rsidR="00B67D90" w:rsidRPr="003444AC" w:rsidRDefault="00B67D90" w:rsidP="007D4EA8">
            <w:pPr>
              <w:jc w:val="center"/>
              <w:rPr>
                <w:rFonts w:eastAsia="Times New Roman"/>
                <w:b/>
                <w:szCs w:val="18"/>
              </w:rPr>
            </w:pPr>
            <w:r w:rsidRPr="007D4EA8">
              <w:rPr>
                <w:b/>
                <w:kern w:val="24"/>
                <w:szCs w:val="18"/>
              </w:rPr>
              <w:t>(</w:t>
            </w:r>
            <w:r w:rsidRPr="007D4EA8">
              <w:rPr>
                <w:b/>
                <w:i/>
                <w:iCs/>
                <w:kern w:val="24"/>
                <w:szCs w:val="18"/>
              </w:rPr>
              <w:t>M</w:t>
            </w:r>
            <w:r w:rsidRPr="007D4EA8">
              <w:rPr>
                <w:b/>
                <w:kern w:val="24"/>
                <w:szCs w:val="18"/>
              </w:rPr>
              <w:t xml:space="preserve"> = 14.26)</w:t>
            </w:r>
          </w:p>
        </w:tc>
        <w:tc>
          <w:tcPr>
            <w:tcW w:w="3173" w:type="dxa"/>
            <w:hideMark/>
          </w:tcPr>
          <w:p w14:paraId="4CFCA339" w14:textId="77777777" w:rsidR="00B67D90" w:rsidRPr="007D4EA8" w:rsidRDefault="00B67D90" w:rsidP="007D4EA8">
            <w:pPr>
              <w:jc w:val="center"/>
              <w:rPr>
                <w:kern w:val="24"/>
                <w:szCs w:val="18"/>
              </w:rPr>
            </w:pPr>
            <w:r w:rsidRPr="007D4EA8">
              <w:rPr>
                <w:kern w:val="24"/>
                <w:szCs w:val="18"/>
              </w:rPr>
              <w:t xml:space="preserve">Structured Problem-Solving </w:t>
            </w:r>
          </w:p>
          <w:p w14:paraId="130E9435" w14:textId="77777777" w:rsidR="00B67D90" w:rsidRPr="003444AC" w:rsidRDefault="00B67D90" w:rsidP="007D4EA8">
            <w:pPr>
              <w:jc w:val="center"/>
              <w:rPr>
                <w:rFonts w:eastAsia="Times New Roman"/>
                <w:szCs w:val="18"/>
              </w:rPr>
            </w:pPr>
            <w:r w:rsidRPr="007D4EA8">
              <w:rPr>
                <w:kern w:val="24"/>
                <w:szCs w:val="18"/>
              </w:rPr>
              <w:t>(</w:t>
            </w:r>
            <w:r w:rsidRPr="007D4EA8">
              <w:rPr>
                <w:i/>
                <w:iCs/>
                <w:kern w:val="24"/>
                <w:szCs w:val="18"/>
              </w:rPr>
              <w:t>M</w:t>
            </w:r>
            <w:r w:rsidRPr="007D4EA8">
              <w:rPr>
                <w:kern w:val="24"/>
                <w:szCs w:val="18"/>
              </w:rPr>
              <w:t xml:space="preserve"> = 12.46)</w:t>
            </w:r>
          </w:p>
        </w:tc>
      </w:tr>
      <w:tr w:rsidR="00D0316D" w:rsidRPr="00D0316D" w14:paraId="6222F16D" w14:textId="77777777" w:rsidTr="007B7341">
        <w:trPr>
          <w:cnfStyle w:val="000000100000" w:firstRow="0" w:lastRow="0" w:firstColumn="0" w:lastColumn="0" w:oddVBand="0" w:evenVBand="0" w:oddHBand="1" w:evenHBand="0" w:firstRowFirstColumn="0" w:firstRowLastColumn="0" w:lastRowFirstColumn="0" w:lastRowLastColumn="0"/>
          <w:trHeight w:val="376"/>
        </w:trPr>
        <w:tc>
          <w:tcPr>
            <w:tcW w:w="2610" w:type="dxa"/>
          </w:tcPr>
          <w:p w14:paraId="27A28083" w14:textId="77777777" w:rsidR="00B67D90" w:rsidRPr="00D0316D" w:rsidRDefault="00B67D90" w:rsidP="007D4EA8">
            <w:pPr>
              <w:jc w:val="center"/>
              <w:rPr>
                <w:szCs w:val="18"/>
              </w:rPr>
            </w:pPr>
            <w:r w:rsidRPr="00D0316D">
              <w:rPr>
                <w:szCs w:val="18"/>
              </w:rPr>
              <w:t>Project Manager (</w:t>
            </w:r>
            <w:r w:rsidRPr="00D0316D">
              <w:rPr>
                <w:i/>
                <w:szCs w:val="18"/>
              </w:rPr>
              <w:t>M</w:t>
            </w:r>
            <w:r w:rsidRPr="00D0316D">
              <w:rPr>
                <w:szCs w:val="18"/>
              </w:rPr>
              <w:t xml:space="preserve"> = 3.17)</w:t>
            </w:r>
          </w:p>
        </w:tc>
        <w:tc>
          <w:tcPr>
            <w:tcW w:w="3176" w:type="dxa"/>
          </w:tcPr>
          <w:p w14:paraId="2028F177" w14:textId="77777777" w:rsidR="00B67D90" w:rsidRPr="007D4EA8" w:rsidRDefault="00B67D90" w:rsidP="007D4EA8">
            <w:pPr>
              <w:jc w:val="center"/>
              <w:rPr>
                <w:kern w:val="24"/>
                <w:szCs w:val="18"/>
              </w:rPr>
            </w:pPr>
            <w:r w:rsidRPr="007D4EA8">
              <w:rPr>
                <w:kern w:val="24"/>
                <w:szCs w:val="18"/>
              </w:rPr>
              <w:t xml:space="preserve">Relationship Building </w:t>
            </w:r>
          </w:p>
          <w:p w14:paraId="5DC42DD5" w14:textId="77777777" w:rsidR="00B67D90" w:rsidRPr="007D4EA8" w:rsidRDefault="00B67D90" w:rsidP="007D4EA8">
            <w:pPr>
              <w:jc w:val="center"/>
              <w:rPr>
                <w:rFonts w:eastAsia="Times New Roman"/>
                <w:kern w:val="24"/>
                <w:szCs w:val="18"/>
              </w:rPr>
            </w:pPr>
            <w:r w:rsidRPr="007D4EA8">
              <w:rPr>
                <w:kern w:val="24"/>
                <w:szCs w:val="18"/>
              </w:rPr>
              <w:t>(</w:t>
            </w:r>
            <w:r w:rsidRPr="007D4EA8">
              <w:rPr>
                <w:i/>
                <w:iCs/>
                <w:kern w:val="24"/>
                <w:szCs w:val="18"/>
              </w:rPr>
              <w:t>M</w:t>
            </w:r>
            <w:r w:rsidRPr="007D4EA8">
              <w:rPr>
                <w:kern w:val="24"/>
                <w:szCs w:val="18"/>
              </w:rPr>
              <w:t xml:space="preserve"> = 13.95)</w:t>
            </w:r>
          </w:p>
        </w:tc>
        <w:tc>
          <w:tcPr>
            <w:tcW w:w="3173" w:type="dxa"/>
          </w:tcPr>
          <w:p w14:paraId="4A1F28C8" w14:textId="77777777" w:rsidR="00B67D90" w:rsidRPr="007D4EA8" w:rsidRDefault="00B67D90" w:rsidP="007D4EA8">
            <w:pPr>
              <w:jc w:val="center"/>
              <w:rPr>
                <w:kern w:val="24"/>
                <w:szCs w:val="18"/>
              </w:rPr>
            </w:pPr>
            <w:r w:rsidRPr="007D4EA8">
              <w:rPr>
                <w:kern w:val="24"/>
                <w:szCs w:val="18"/>
              </w:rPr>
              <w:t xml:space="preserve">Cognitive Flexibility </w:t>
            </w:r>
          </w:p>
          <w:p w14:paraId="286C69C8" w14:textId="77777777" w:rsidR="00B67D90" w:rsidRPr="007D4EA8" w:rsidRDefault="00B67D90" w:rsidP="007D4EA8">
            <w:pPr>
              <w:jc w:val="center"/>
              <w:rPr>
                <w:rFonts w:eastAsia="Times New Roman"/>
                <w:kern w:val="24"/>
                <w:szCs w:val="18"/>
              </w:rPr>
            </w:pPr>
            <w:r w:rsidRPr="007D4EA8">
              <w:rPr>
                <w:kern w:val="24"/>
                <w:szCs w:val="18"/>
              </w:rPr>
              <w:t>(</w:t>
            </w:r>
            <w:r w:rsidRPr="007D4EA8">
              <w:rPr>
                <w:i/>
                <w:iCs/>
                <w:kern w:val="24"/>
                <w:szCs w:val="18"/>
              </w:rPr>
              <w:t>M</w:t>
            </w:r>
            <w:r w:rsidRPr="007D4EA8">
              <w:rPr>
                <w:kern w:val="24"/>
                <w:szCs w:val="18"/>
              </w:rPr>
              <w:t xml:space="preserve"> = 12.40)</w:t>
            </w:r>
          </w:p>
        </w:tc>
      </w:tr>
      <w:tr w:rsidR="00D0316D" w:rsidRPr="00D0316D" w14:paraId="7007E0E5" w14:textId="77777777" w:rsidTr="007B7341">
        <w:trPr>
          <w:trHeight w:val="376"/>
        </w:trPr>
        <w:tc>
          <w:tcPr>
            <w:tcW w:w="2610" w:type="dxa"/>
          </w:tcPr>
          <w:p w14:paraId="7194BF48" w14:textId="77777777" w:rsidR="00B67D90" w:rsidRPr="00D0316D" w:rsidRDefault="00B67D90" w:rsidP="007D4EA8">
            <w:pPr>
              <w:jc w:val="center"/>
              <w:rPr>
                <w:szCs w:val="18"/>
              </w:rPr>
            </w:pPr>
            <w:r w:rsidRPr="00D0316D">
              <w:rPr>
                <w:szCs w:val="18"/>
              </w:rPr>
              <w:t>Mentally Tough (</w:t>
            </w:r>
            <w:r w:rsidRPr="00D0316D">
              <w:rPr>
                <w:i/>
                <w:szCs w:val="18"/>
              </w:rPr>
              <w:t>M</w:t>
            </w:r>
            <w:r w:rsidRPr="00D0316D">
              <w:rPr>
                <w:szCs w:val="18"/>
              </w:rPr>
              <w:t xml:space="preserve"> = 3.12)</w:t>
            </w:r>
          </w:p>
        </w:tc>
        <w:tc>
          <w:tcPr>
            <w:tcW w:w="3176" w:type="dxa"/>
          </w:tcPr>
          <w:p w14:paraId="727B2171" w14:textId="77777777" w:rsidR="00B67D90" w:rsidRPr="007D4EA8" w:rsidRDefault="00B67D90" w:rsidP="007D4EA8">
            <w:pPr>
              <w:jc w:val="center"/>
              <w:rPr>
                <w:kern w:val="24"/>
                <w:szCs w:val="18"/>
              </w:rPr>
            </w:pPr>
            <w:r w:rsidRPr="007D4EA8">
              <w:rPr>
                <w:kern w:val="24"/>
                <w:szCs w:val="18"/>
              </w:rPr>
              <w:t xml:space="preserve">Attentiveness </w:t>
            </w:r>
          </w:p>
          <w:p w14:paraId="78BEE8A7" w14:textId="77777777" w:rsidR="00B67D90" w:rsidRPr="007D4EA8" w:rsidRDefault="00B67D90" w:rsidP="007D4EA8">
            <w:pPr>
              <w:jc w:val="center"/>
              <w:rPr>
                <w:rFonts w:eastAsia="Times New Roman"/>
                <w:kern w:val="24"/>
                <w:szCs w:val="18"/>
              </w:rPr>
            </w:pPr>
            <w:r w:rsidRPr="007D4EA8">
              <w:rPr>
                <w:kern w:val="24"/>
                <w:szCs w:val="18"/>
              </w:rPr>
              <w:t>(</w:t>
            </w:r>
            <w:r w:rsidRPr="007D4EA8">
              <w:rPr>
                <w:i/>
                <w:iCs/>
                <w:kern w:val="24"/>
                <w:szCs w:val="18"/>
              </w:rPr>
              <w:t>M</w:t>
            </w:r>
            <w:r w:rsidRPr="007D4EA8">
              <w:rPr>
                <w:kern w:val="24"/>
                <w:szCs w:val="18"/>
              </w:rPr>
              <w:t xml:space="preserve"> = 13.85)</w:t>
            </w:r>
          </w:p>
        </w:tc>
        <w:tc>
          <w:tcPr>
            <w:tcW w:w="3173" w:type="dxa"/>
          </w:tcPr>
          <w:p w14:paraId="4EF05191" w14:textId="77777777" w:rsidR="00B67D90" w:rsidRPr="007D4EA8" w:rsidRDefault="00B67D90" w:rsidP="007D4EA8">
            <w:pPr>
              <w:jc w:val="center"/>
              <w:rPr>
                <w:kern w:val="24"/>
                <w:szCs w:val="18"/>
              </w:rPr>
            </w:pPr>
            <w:r w:rsidRPr="007D4EA8">
              <w:rPr>
                <w:kern w:val="24"/>
                <w:szCs w:val="18"/>
              </w:rPr>
              <w:t xml:space="preserve">Judgment and Decision Making </w:t>
            </w:r>
          </w:p>
          <w:p w14:paraId="74760E1A" w14:textId="77777777" w:rsidR="00B67D90" w:rsidRPr="007D4EA8" w:rsidRDefault="00B67D90" w:rsidP="007D4EA8">
            <w:pPr>
              <w:jc w:val="center"/>
              <w:rPr>
                <w:rFonts w:eastAsia="Times New Roman"/>
                <w:kern w:val="24"/>
                <w:szCs w:val="18"/>
              </w:rPr>
            </w:pPr>
            <w:r w:rsidRPr="007D4EA8">
              <w:rPr>
                <w:kern w:val="24"/>
                <w:szCs w:val="18"/>
              </w:rPr>
              <w:t>(</w:t>
            </w:r>
            <w:r w:rsidRPr="007D4EA8">
              <w:rPr>
                <w:i/>
                <w:iCs/>
                <w:kern w:val="24"/>
                <w:szCs w:val="18"/>
              </w:rPr>
              <w:t>M</w:t>
            </w:r>
            <w:r w:rsidRPr="007D4EA8">
              <w:rPr>
                <w:kern w:val="24"/>
                <w:szCs w:val="18"/>
              </w:rPr>
              <w:t xml:space="preserve"> = 12.37)</w:t>
            </w:r>
          </w:p>
        </w:tc>
      </w:tr>
      <w:tr w:rsidR="00D0316D" w:rsidRPr="00D0316D" w14:paraId="151931B4" w14:textId="77777777" w:rsidTr="007B7341">
        <w:trPr>
          <w:cnfStyle w:val="000000100000" w:firstRow="0" w:lastRow="0" w:firstColumn="0" w:lastColumn="0" w:oddVBand="0" w:evenVBand="0" w:oddHBand="1" w:evenHBand="0" w:firstRowFirstColumn="0" w:firstRowLastColumn="0" w:lastRowFirstColumn="0" w:lastRowLastColumn="0"/>
          <w:trHeight w:val="376"/>
        </w:trPr>
        <w:tc>
          <w:tcPr>
            <w:tcW w:w="2610" w:type="dxa"/>
          </w:tcPr>
          <w:p w14:paraId="794BAF4B" w14:textId="77777777" w:rsidR="00B67D90" w:rsidRPr="00D0316D" w:rsidRDefault="00B67D90" w:rsidP="007D4EA8">
            <w:pPr>
              <w:ind w:firstLine="720"/>
              <w:jc w:val="center"/>
              <w:rPr>
                <w:szCs w:val="18"/>
              </w:rPr>
            </w:pPr>
          </w:p>
        </w:tc>
        <w:tc>
          <w:tcPr>
            <w:tcW w:w="3176" w:type="dxa"/>
          </w:tcPr>
          <w:p w14:paraId="6790C50F" w14:textId="77777777" w:rsidR="00B67D90" w:rsidRPr="007D4EA8" w:rsidRDefault="00B67D90" w:rsidP="007D4EA8">
            <w:pPr>
              <w:jc w:val="center"/>
              <w:rPr>
                <w:kern w:val="24"/>
                <w:szCs w:val="18"/>
              </w:rPr>
            </w:pPr>
            <w:r w:rsidRPr="007D4EA8">
              <w:rPr>
                <w:kern w:val="24"/>
                <w:szCs w:val="18"/>
              </w:rPr>
              <w:t>Juggling Competing Demands</w:t>
            </w:r>
          </w:p>
          <w:p w14:paraId="37E4B12F" w14:textId="77777777" w:rsidR="00B67D90" w:rsidRPr="007D4EA8" w:rsidRDefault="00B67D90" w:rsidP="007D4EA8">
            <w:pPr>
              <w:jc w:val="center"/>
              <w:rPr>
                <w:kern w:val="24"/>
                <w:szCs w:val="18"/>
              </w:rPr>
            </w:pPr>
            <w:r w:rsidRPr="007D4EA8">
              <w:rPr>
                <w:kern w:val="24"/>
                <w:szCs w:val="18"/>
              </w:rPr>
              <w:t xml:space="preserve"> (</w:t>
            </w:r>
            <w:r w:rsidRPr="007D4EA8">
              <w:rPr>
                <w:i/>
                <w:iCs/>
                <w:kern w:val="24"/>
                <w:szCs w:val="18"/>
              </w:rPr>
              <w:t>M</w:t>
            </w:r>
            <w:r w:rsidRPr="007D4EA8">
              <w:rPr>
                <w:kern w:val="24"/>
                <w:szCs w:val="18"/>
              </w:rPr>
              <w:t xml:space="preserve"> = 13.73)</w:t>
            </w:r>
          </w:p>
        </w:tc>
        <w:tc>
          <w:tcPr>
            <w:tcW w:w="3173" w:type="dxa"/>
          </w:tcPr>
          <w:p w14:paraId="5B6E1EA8" w14:textId="77777777" w:rsidR="00B67D90" w:rsidRPr="007D4EA8" w:rsidRDefault="00B67D90" w:rsidP="007D4EA8">
            <w:pPr>
              <w:jc w:val="center"/>
              <w:rPr>
                <w:kern w:val="24"/>
                <w:szCs w:val="18"/>
              </w:rPr>
            </w:pPr>
            <w:r w:rsidRPr="007D4EA8">
              <w:rPr>
                <w:kern w:val="24"/>
                <w:szCs w:val="18"/>
              </w:rPr>
              <w:t xml:space="preserve">Knowledge of Procedures </w:t>
            </w:r>
          </w:p>
          <w:p w14:paraId="2A9AF0EB" w14:textId="77777777" w:rsidR="00B67D90" w:rsidRPr="007D4EA8" w:rsidRDefault="00B67D90" w:rsidP="007D4EA8">
            <w:pPr>
              <w:jc w:val="center"/>
              <w:rPr>
                <w:kern w:val="24"/>
                <w:szCs w:val="18"/>
              </w:rPr>
            </w:pPr>
            <w:r w:rsidRPr="007D4EA8">
              <w:rPr>
                <w:kern w:val="24"/>
                <w:szCs w:val="18"/>
              </w:rPr>
              <w:t>(</w:t>
            </w:r>
            <w:r w:rsidRPr="007D4EA8">
              <w:rPr>
                <w:i/>
                <w:iCs/>
                <w:kern w:val="24"/>
                <w:szCs w:val="18"/>
              </w:rPr>
              <w:t>M</w:t>
            </w:r>
            <w:r w:rsidRPr="007D4EA8">
              <w:rPr>
                <w:kern w:val="24"/>
                <w:szCs w:val="18"/>
              </w:rPr>
              <w:t xml:space="preserve"> = 12.28)</w:t>
            </w:r>
          </w:p>
        </w:tc>
      </w:tr>
      <w:tr w:rsidR="00D0316D" w:rsidRPr="00D0316D" w14:paraId="61FDE321" w14:textId="77777777" w:rsidTr="007B7341">
        <w:trPr>
          <w:trHeight w:val="376"/>
        </w:trPr>
        <w:tc>
          <w:tcPr>
            <w:tcW w:w="2610" w:type="dxa"/>
          </w:tcPr>
          <w:p w14:paraId="02948110" w14:textId="77777777" w:rsidR="00B67D90" w:rsidRPr="00D0316D" w:rsidRDefault="00B67D90" w:rsidP="007D4EA8">
            <w:pPr>
              <w:ind w:firstLine="720"/>
              <w:jc w:val="center"/>
              <w:rPr>
                <w:szCs w:val="18"/>
              </w:rPr>
            </w:pPr>
          </w:p>
        </w:tc>
        <w:tc>
          <w:tcPr>
            <w:tcW w:w="3176" w:type="dxa"/>
          </w:tcPr>
          <w:p w14:paraId="1627FEE8" w14:textId="77777777" w:rsidR="00B67D90" w:rsidRPr="007D4EA8" w:rsidRDefault="00B67D90" w:rsidP="007D4EA8">
            <w:pPr>
              <w:jc w:val="center"/>
              <w:rPr>
                <w:kern w:val="24"/>
                <w:szCs w:val="18"/>
              </w:rPr>
            </w:pPr>
            <w:r w:rsidRPr="007D4EA8">
              <w:rPr>
                <w:kern w:val="24"/>
                <w:szCs w:val="18"/>
              </w:rPr>
              <w:t xml:space="preserve">Planning and Organizing </w:t>
            </w:r>
          </w:p>
          <w:p w14:paraId="176AD7B0" w14:textId="77777777" w:rsidR="00B67D90" w:rsidRPr="007D4EA8" w:rsidRDefault="00B67D90" w:rsidP="007D4EA8">
            <w:pPr>
              <w:jc w:val="center"/>
              <w:rPr>
                <w:kern w:val="24"/>
                <w:szCs w:val="18"/>
              </w:rPr>
            </w:pPr>
            <w:r w:rsidRPr="007D4EA8">
              <w:rPr>
                <w:kern w:val="24"/>
                <w:szCs w:val="18"/>
              </w:rPr>
              <w:t>(</w:t>
            </w:r>
            <w:r w:rsidRPr="007D4EA8">
              <w:rPr>
                <w:i/>
                <w:iCs/>
                <w:kern w:val="24"/>
                <w:szCs w:val="18"/>
              </w:rPr>
              <w:t>M</w:t>
            </w:r>
            <w:r w:rsidRPr="007D4EA8">
              <w:rPr>
                <w:kern w:val="24"/>
                <w:szCs w:val="18"/>
              </w:rPr>
              <w:t xml:space="preserve"> = 13.58)</w:t>
            </w:r>
          </w:p>
        </w:tc>
        <w:tc>
          <w:tcPr>
            <w:tcW w:w="3173" w:type="dxa"/>
          </w:tcPr>
          <w:p w14:paraId="78E13767" w14:textId="77777777" w:rsidR="00B67D90" w:rsidRPr="007D4EA8" w:rsidRDefault="00B67D90" w:rsidP="007D4EA8">
            <w:pPr>
              <w:jc w:val="center"/>
              <w:rPr>
                <w:kern w:val="24"/>
                <w:szCs w:val="18"/>
              </w:rPr>
            </w:pPr>
            <w:r w:rsidRPr="007D4EA8">
              <w:rPr>
                <w:kern w:val="24"/>
                <w:szCs w:val="18"/>
              </w:rPr>
              <w:t xml:space="preserve">Systems Thinking </w:t>
            </w:r>
          </w:p>
          <w:p w14:paraId="73175AA8" w14:textId="77777777" w:rsidR="00B67D90" w:rsidRPr="007D4EA8" w:rsidRDefault="00B67D90" w:rsidP="007D4EA8">
            <w:pPr>
              <w:jc w:val="center"/>
              <w:rPr>
                <w:kern w:val="24"/>
                <w:szCs w:val="18"/>
              </w:rPr>
            </w:pPr>
            <w:r w:rsidRPr="007D4EA8">
              <w:rPr>
                <w:kern w:val="24"/>
                <w:szCs w:val="18"/>
              </w:rPr>
              <w:t>(</w:t>
            </w:r>
            <w:r w:rsidRPr="007D4EA8">
              <w:rPr>
                <w:i/>
                <w:iCs/>
                <w:kern w:val="24"/>
                <w:szCs w:val="18"/>
              </w:rPr>
              <w:t>M</w:t>
            </w:r>
            <w:r w:rsidRPr="007D4EA8">
              <w:rPr>
                <w:kern w:val="24"/>
                <w:szCs w:val="18"/>
              </w:rPr>
              <w:t xml:space="preserve"> = 12.23)</w:t>
            </w:r>
          </w:p>
        </w:tc>
      </w:tr>
      <w:tr w:rsidR="00D0316D" w:rsidRPr="00D0316D" w14:paraId="15C7E00C" w14:textId="77777777" w:rsidTr="007B7341">
        <w:trPr>
          <w:cnfStyle w:val="000000100000" w:firstRow="0" w:lastRow="0" w:firstColumn="0" w:lastColumn="0" w:oddVBand="0" w:evenVBand="0" w:oddHBand="1" w:evenHBand="0" w:firstRowFirstColumn="0" w:firstRowLastColumn="0" w:lastRowFirstColumn="0" w:lastRowLastColumn="0"/>
          <w:trHeight w:val="376"/>
        </w:trPr>
        <w:tc>
          <w:tcPr>
            <w:tcW w:w="2610" w:type="dxa"/>
          </w:tcPr>
          <w:p w14:paraId="63FF4BD1" w14:textId="77777777" w:rsidR="00B67D90" w:rsidRPr="00D0316D" w:rsidRDefault="00B67D90" w:rsidP="007D4EA8">
            <w:pPr>
              <w:ind w:firstLine="720"/>
              <w:jc w:val="center"/>
              <w:rPr>
                <w:szCs w:val="18"/>
              </w:rPr>
            </w:pPr>
          </w:p>
        </w:tc>
        <w:tc>
          <w:tcPr>
            <w:tcW w:w="3176" w:type="dxa"/>
          </w:tcPr>
          <w:p w14:paraId="540C812B" w14:textId="77777777" w:rsidR="00B67D90" w:rsidRPr="007D4EA8" w:rsidRDefault="00B67D90" w:rsidP="007D4EA8">
            <w:pPr>
              <w:jc w:val="center"/>
              <w:rPr>
                <w:kern w:val="24"/>
                <w:szCs w:val="18"/>
              </w:rPr>
            </w:pPr>
            <w:r w:rsidRPr="007D4EA8">
              <w:rPr>
                <w:kern w:val="24"/>
                <w:szCs w:val="18"/>
              </w:rPr>
              <w:t xml:space="preserve">Adaptability </w:t>
            </w:r>
          </w:p>
          <w:p w14:paraId="7EC42C34" w14:textId="77777777" w:rsidR="00B67D90" w:rsidRPr="007D4EA8" w:rsidRDefault="00B67D90" w:rsidP="007D4EA8">
            <w:pPr>
              <w:jc w:val="center"/>
              <w:rPr>
                <w:kern w:val="24"/>
                <w:szCs w:val="18"/>
              </w:rPr>
            </w:pPr>
            <w:r w:rsidRPr="007D4EA8">
              <w:rPr>
                <w:kern w:val="24"/>
                <w:szCs w:val="18"/>
              </w:rPr>
              <w:t>(</w:t>
            </w:r>
            <w:r w:rsidRPr="007D4EA8">
              <w:rPr>
                <w:i/>
                <w:iCs/>
                <w:kern w:val="24"/>
                <w:szCs w:val="18"/>
              </w:rPr>
              <w:t>M</w:t>
            </w:r>
            <w:r w:rsidRPr="007D4EA8">
              <w:rPr>
                <w:kern w:val="24"/>
                <w:szCs w:val="18"/>
              </w:rPr>
              <w:t xml:space="preserve"> = 13.47)</w:t>
            </w:r>
          </w:p>
        </w:tc>
        <w:tc>
          <w:tcPr>
            <w:tcW w:w="3173" w:type="dxa"/>
          </w:tcPr>
          <w:p w14:paraId="46E0C213" w14:textId="77777777" w:rsidR="00B67D90" w:rsidRPr="007D4EA8" w:rsidRDefault="00B67D90" w:rsidP="007D4EA8">
            <w:pPr>
              <w:jc w:val="center"/>
              <w:rPr>
                <w:kern w:val="24"/>
                <w:szCs w:val="18"/>
              </w:rPr>
            </w:pPr>
            <w:r w:rsidRPr="007D4EA8">
              <w:rPr>
                <w:kern w:val="24"/>
                <w:szCs w:val="18"/>
              </w:rPr>
              <w:t xml:space="preserve">Delegating </w:t>
            </w:r>
          </w:p>
          <w:p w14:paraId="37821E0E" w14:textId="77777777" w:rsidR="00B67D90" w:rsidRPr="007D4EA8" w:rsidRDefault="00B67D90" w:rsidP="007D4EA8">
            <w:pPr>
              <w:jc w:val="center"/>
              <w:rPr>
                <w:kern w:val="24"/>
                <w:szCs w:val="18"/>
              </w:rPr>
            </w:pPr>
            <w:r w:rsidRPr="007D4EA8">
              <w:rPr>
                <w:kern w:val="24"/>
                <w:szCs w:val="18"/>
              </w:rPr>
              <w:t>(</w:t>
            </w:r>
            <w:r w:rsidRPr="007D4EA8">
              <w:rPr>
                <w:i/>
                <w:iCs/>
                <w:kern w:val="24"/>
                <w:szCs w:val="18"/>
              </w:rPr>
              <w:t>M</w:t>
            </w:r>
            <w:r w:rsidRPr="007D4EA8">
              <w:rPr>
                <w:kern w:val="24"/>
                <w:szCs w:val="18"/>
              </w:rPr>
              <w:t xml:space="preserve"> = 12.21)</w:t>
            </w:r>
          </w:p>
        </w:tc>
      </w:tr>
      <w:tr w:rsidR="00D0316D" w:rsidRPr="00D0316D" w14:paraId="46B6A887" w14:textId="77777777" w:rsidTr="007B7341">
        <w:trPr>
          <w:trHeight w:val="376"/>
        </w:trPr>
        <w:tc>
          <w:tcPr>
            <w:tcW w:w="2610" w:type="dxa"/>
            <w:tcBorders>
              <w:bottom w:val="single" w:sz="4" w:space="0" w:color="auto"/>
            </w:tcBorders>
          </w:tcPr>
          <w:p w14:paraId="2FEAE17C" w14:textId="77777777" w:rsidR="00B67D90" w:rsidRPr="00D0316D" w:rsidRDefault="00B67D90" w:rsidP="007D4EA8">
            <w:pPr>
              <w:ind w:firstLine="720"/>
              <w:jc w:val="center"/>
              <w:rPr>
                <w:szCs w:val="18"/>
              </w:rPr>
            </w:pPr>
          </w:p>
        </w:tc>
        <w:tc>
          <w:tcPr>
            <w:tcW w:w="3176" w:type="dxa"/>
            <w:tcBorders>
              <w:bottom w:val="single" w:sz="4" w:space="0" w:color="auto"/>
            </w:tcBorders>
          </w:tcPr>
          <w:p w14:paraId="60D92391" w14:textId="77777777" w:rsidR="00B67D90" w:rsidRPr="007D4EA8" w:rsidRDefault="00B67D90" w:rsidP="007D4EA8">
            <w:pPr>
              <w:jc w:val="center"/>
              <w:rPr>
                <w:kern w:val="24"/>
                <w:szCs w:val="18"/>
              </w:rPr>
            </w:pPr>
            <w:r w:rsidRPr="007D4EA8">
              <w:rPr>
                <w:kern w:val="24"/>
                <w:szCs w:val="18"/>
              </w:rPr>
              <w:t xml:space="preserve">Precision </w:t>
            </w:r>
          </w:p>
          <w:p w14:paraId="0536637F" w14:textId="77777777" w:rsidR="00B67D90" w:rsidRPr="007D4EA8" w:rsidRDefault="00B67D90" w:rsidP="007D4EA8">
            <w:pPr>
              <w:jc w:val="center"/>
              <w:rPr>
                <w:kern w:val="24"/>
                <w:szCs w:val="18"/>
              </w:rPr>
            </w:pPr>
            <w:r w:rsidRPr="007D4EA8">
              <w:rPr>
                <w:kern w:val="24"/>
                <w:szCs w:val="18"/>
              </w:rPr>
              <w:t>(</w:t>
            </w:r>
            <w:r w:rsidRPr="007D4EA8">
              <w:rPr>
                <w:i/>
                <w:iCs/>
                <w:kern w:val="24"/>
                <w:szCs w:val="18"/>
              </w:rPr>
              <w:t>M</w:t>
            </w:r>
            <w:r w:rsidRPr="007D4EA8">
              <w:rPr>
                <w:kern w:val="24"/>
                <w:szCs w:val="18"/>
              </w:rPr>
              <w:t xml:space="preserve"> = 13.26)</w:t>
            </w:r>
          </w:p>
        </w:tc>
        <w:tc>
          <w:tcPr>
            <w:tcW w:w="3173" w:type="dxa"/>
            <w:tcBorders>
              <w:bottom w:val="single" w:sz="4" w:space="0" w:color="auto"/>
            </w:tcBorders>
          </w:tcPr>
          <w:p w14:paraId="1293AF3E" w14:textId="77777777" w:rsidR="00B67D90" w:rsidRPr="007D4EA8" w:rsidRDefault="00B67D90" w:rsidP="007D4EA8">
            <w:pPr>
              <w:ind w:firstLine="720"/>
              <w:jc w:val="center"/>
              <w:rPr>
                <w:kern w:val="24"/>
                <w:szCs w:val="18"/>
              </w:rPr>
            </w:pPr>
          </w:p>
        </w:tc>
      </w:tr>
    </w:tbl>
    <w:p w14:paraId="686C1610" w14:textId="77777777" w:rsidR="00B67D90" w:rsidRPr="00D0316D" w:rsidRDefault="00B67D90" w:rsidP="007D4EA8">
      <w:pPr>
        <w:spacing w:after="0" w:line="240" w:lineRule="auto"/>
        <w:rPr>
          <w:rFonts w:ascii="Times New Roman" w:eastAsia="SimSun" w:hAnsi="Times New Roman" w:cs="Times New Roman"/>
          <w:sz w:val="16"/>
          <w:szCs w:val="16"/>
        </w:rPr>
      </w:pPr>
      <w:r w:rsidRPr="00D0316D">
        <w:rPr>
          <w:rFonts w:ascii="Times New Roman" w:eastAsia="SimSun" w:hAnsi="Times New Roman" w:cs="Times New Roman"/>
          <w:sz w:val="16"/>
          <w:szCs w:val="16"/>
        </w:rPr>
        <w:t>*50% or more of respondents ranked talent 1st-6th in importance to job performance</w:t>
      </w:r>
    </w:p>
    <w:p w14:paraId="1597478C" w14:textId="77777777" w:rsidR="00B67D90" w:rsidRPr="00D0316D" w:rsidRDefault="00B67D90" w:rsidP="007D4EA8">
      <w:pPr>
        <w:spacing w:after="0" w:line="240" w:lineRule="auto"/>
        <w:rPr>
          <w:rFonts w:ascii="Times New Roman" w:eastAsia="SimSun" w:hAnsi="Times New Roman" w:cs="Times New Roman"/>
          <w:sz w:val="16"/>
          <w:szCs w:val="16"/>
        </w:rPr>
      </w:pPr>
      <w:r w:rsidRPr="00D0316D">
        <w:rPr>
          <w:rFonts w:ascii="Times New Roman" w:eastAsia="SimSun" w:hAnsi="Times New Roman" w:cs="Times New Roman"/>
          <w:sz w:val="16"/>
          <w:szCs w:val="16"/>
        </w:rPr>
        <w:t xml:space="preserve">*Sample Size:  3,720-3,924 Officers; </w:t>
      </w:r>
      <w:r w:rsidRPr="00D0316D">
        <w:rPr>
          <w:rFonts w:ascii="Times New Roman" w:eastAsia="SimSun" w:hAnsi="Times New Roman" w:cs="Times New Roman"/>
          <w:i/>
          <w:iCs/>
          <w:sz w:val="16"/>
          <w:szCs w:val="16"/>
        </w:rPr>
        <w:t>M</w:t>
      </w:r>
      <w:r w:rsidRPr="00D0316D">
        <w:rPr>
          <w:rFonts w:ascii="Times New Roman" w:eastAsia="SimSun" w:hAnsi="Times New Roman" w:cs="Times New Roman"/>
          <w:sz w:val="16"/>
          <w:szCs w:val="16"/>
        </w:rPr>
        <w:t xml:space="preserve"> = Mean </w:t>
      </w:r>
    </w:p>
    <w:p w14:paraId="67A07044" w14:textId="3C4F2A4D" w:rsidR="00B67D90" w:rsidRPr="00D0316D" w:rsidRDefault="00B67D90" w:rsidP="007D4EA8">
      <w:pPr>
        <w:spacing w:after="0" w:line="240" w:lineRule="auto"/>
        <w:rPr>
          <w:rFonts w:ascii="Times New Roman" w:eastAsia="SimSun" w:hAnsi="Times New Roman" w:cs="Times New Roman"/>
          <w:sz w:val="16"/>
          <w:szCs w:val="16"/>
        </w:rPr>
      </w:pPr>
      <w:r w:rsidRPr="00D0316D">
        <w:rPr>
          <w:rFonts w:ascii="Times New Roman" w:eastAsia="SimSun" w:hAnsi="Times New Roman" w:cs="Times New Roman"/>
          <w:i/>
          <w:sz w:val="16"/>
          <w:szCs w:val="16"/>
        </w:rPr>
        <w:t>Note:</w:t>
      </w:r>
      <w:r w:rsidRPr="00D0316D">
        <w:rPr>
          <w:rFonts w:ascii="Times New Roman" w:eastAsia="SimSun" w:hAnsi="Times New Roman" w:cs="Times New Roman"/>
          <w:sz w:val="16"/>
          <w:szCs w:val="16"/>
        </w:rPr>
        <w:t xml:space="preserve"> High Criticality (F-I composite score): </w:t>
      </w:r>
      <w:r w:rsidR="0023013C" w:rsidRPr="00D0316D">
        <w:rPr>
          <w:rFonts w:ascii="Times New Roman" w:eastAsia="SimSun" w:hAnsi="Times New Roman" w:cs="Times New Roman"/>
          <w:sz w:val="16"/>
          <w:szCs w:val="16"/>
        </w:rPr>
        <w:t>S</w:t>
      </w:r>
      <w:r w:rsidRPr="00D0316D">
        <w:rPr>
          <w:rFonts w:ascii="Times New Roman" w:eastAsia="SimSun" w:hAnsi="Times New Roman" w:cs="Times New Roman"/>
          <w:sz w:val="16"/>
          <w:szCs w:val="16"/>
        </w:rPr>
        <w:t xml:space="preserve">kill or ability was used at least weekly and was extremely important OR the skill or ability was used at least daily and was very/extremely important.  Moderate F-I composite scores are not reported.  </w:t>
      </w:r>
    </w:p>
    <w:p w14:paraId="10FFD991" w14:textId="77777777"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  </w:t>
      </w:r>
    </w:p>
    <w:p w14:paraId="424A42A1" w14:textId="441690AF" w:rsidR="00B67D90" w:rsidRPr="00D0316D" w:rsidRDefault="00B67D90" w:rsidP="007D4EA8">
      <w:pPr>
        <w:keepNext/>
        <w:spacing w:after="0" w:line="240" w:lineRule="auto"/>
        <w:outlineLvl w:val="1"/>
        <w:rPr>
          <w:rFonts w:ascii="Times New Roman" w:eastAsia="SimSun" w:hAnsi="Times New Roman" w:cs="Times New Roman"/>
          <w:b/>
          <w:bCs/>
          <w:iCs/>
          <w:sz w:val="24"/>
          <w:szCs w:val="28"/>
        </w:rPr>
      </w:pPr>
      <w:bookmarkStart w:id="90" w:name="_Toc124931045"/>
      <w:bookmarkStart w:id="91" w:name="_Toc229144720"/>
      <w:r w:rsidRPr="00D0316D">
        <w:rPr>
          <w:rFonts w:ascii="Times New Roman" w:eastAsia="SimSun" w:hAnsi="Times New Roman" w:cs="Times New Roman"/>
          <w:b/>
          <w:bCs/>
          <w:iCs/>
          <w:sz w:val="24"/>
          <w:szCs w:val="28"/>
        </w:rPr>
        <w:t xml:space="preserve">Qualitative </w:t>
      </w:r>
      <w:r w:rsidR="003464EB" w:rsidRPr="00D0316D">
        <w:rPr>
          <w:rFonts w:ascii="Times New Roman" w:eastAsia="SimSun" w:hAnsi="Times New Roman" w:cs="Times New Roman"/>
          <w:b/>
          <w:bCs/>
          <w:iCs/>
          <w:sz w:val="24"/>
          <w:szCs w:val="28"/>
        </w:rPr>
        <w:t>Component</w:t>
      </w:r>
      <w:r w:rsidRPr="00D0316D">
        <w:rPr>
          <w:rFonts w:ascii="Times New Roman" w:eastAsia="SimSun" w:hAnsi="Times New Roman" w:cs="Times New Roman"/>
          <w:b/>
          <w:bCs/>
          <w:iCs/>
          <w:sz w:val="24"/>
          <w:szCs w:val="28"/>
        </w:rPr>
        <w:t>: Sample selection for core skills and abilities</w:t>
      </w:r>
      <w:bookmarkEnd w:id="90"/>
      <w:bookmarkEnd w:id="91"/>
      <w:r w:rsidRPr="00D0316D">
        <w:rPr>
          <w:rFonts w:ascii="Times New Roman" w:eastAsia="SimSun" w:hAnsi="Times New Roman" w:cs="Times New Roman"/>
          <w:b/>
          <w:bCs/>
          <w:iCs/>
          <w:sz w:val="24"/>
          <w:szCs w:val="28"/>
        </w:rPr>
        <w:t xml:space="preserve"> </w:t>
      </w:r>
    </w:p>
    <w:p w14:paraId="35EAE1BF" w14:textId="30B952B5"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Using social constructionist theory, we provide narrative biographical information that supplements our prior understanding of importance ratings for job talents / skills and ability requirements.  Three of the open-ended job requirement questions were constructed based on previous rating sections and focused on operationalized content (career experiences, education background, and necessary talents; Appendix C).  All questions </w:t>
      </w:r>
      <w:r w:rsidR="00421D00" w:rsidRPr="00D0316D">
        <w:rPr>
          <w:rFonts w:ascii="Times New Roman" w:eastAsia="SimSun" w:hAnsi="Times New Roman" w:cs="Times New Roman"/>
          <w:sz w:val="24"/>
          <w:szCs w:val="24"/>
        </w:rPr>
        <w:t xml:space="preserve">were </w:t>
      </w:r>
      <w:r w:rsidRPr="00D0316D">
        <w:rPr>
          <w:rFonts w:ascii="Times New Roman" w:eastAsia="SimSun" w:hAnsi="Times New Roman" w:cs="Times New Roman"/>
          <w:sz w:val="24"/>
          <w:szCs w:val="24"/>
        </w:rPr>
        <w:t xml:space="preserve">non-directional, and most participants reflected on their previous experiences, while others expressed concerns about current job and duty requirements. </w:t>
      </w:r>
    </w:p>
    <w:p w14:paraId="1266AF75" w14:textId="77777777" w:rsidR="00100F5B" w:rsidRDefault="00100F5B">
      <w:pPr>
        <w:spacing w:after="0" w:line="240" w:lineRule="auto"/>
        <w:ind w:firstLine="720"/>
        <w:rPr>
          <w:rFonts w:ascii="Times New Roman" w:eastAsia="SimSun" w:hAnsi="Times New Roman" w:cs="Times New Roman"/>
          <w:sz w:val="24"/>
          <w:szCs w:val="24"/>
        </w:rPr>
      </w:pPr>
    </w:p>
    <w:p w14:paraId="0EE32C43" w14:textId="7FC8F1DF" w:rsidR="00B67D90" w:rsidRDefault="00B67D90">
      <w:pPr>
        <w:spacing w:after="0" w:line="240" w:lineRule="auto"/>
        <w:ind w:firstLine="720"/>
        <w:rPr>
          <w:rFonts w:ascii="Times New Roman" w:eastAsia="SimSun" w:hAnsi="Times New Roman" w:cs="Times New Roman"/>
          <w:sz w:val="24"/>
          <w:szCs w:val="24"/>
        </w:rPr>
      </w:pPr>
      <w:del w:id="1023" w:author="Hermes Agent (APA Review)" w:date="2026-08-31T00:00:00Z">
        <w:r>
          <w:rPr>
            <w:rFonts w:ascii="Times New Roman" w:eastAsia="SimSun" w:hAnsi="Times New Roman" w:cs="Times New Roman"/>
            <w:sz w:val="24"/>
            <w:szCs w:val="24"/>
          </w:rPr>
          <w:delText xml:space="preserve">The metaphorical rules of high</w:delText>
        </w:r>
      </w:del>
      <w:del w:id="1024" w:author="Hermes Agent (APA Review)" w:date="2026-08-31T00:00:00Z">
        <w:r>
          <w:rPr>
            <w:rFonts w:ascii="Times New Roman" w:eastAsia="SimSun" w:hAnsi="Times New Roman" w:cs="Times New Roman"/>
            <w:sz w:val="24"/>
            <w:szCs w:val="24"/>
          </w:rPr>
          <w:delText xml:space="preserve"> probability </w:delText>
        </w:r>
      </w:del>
      <w:del w:id="1025" w:author="Hermes Agent (APA Review)" w:date="2026-08-31T00:00:00Z">
        <w:r>
          <w:rPr>
            <w:rFonts w:ascii="Times New Roman" w:eastAsia="SimSun" w:hAnsi="Times New Roman" w:cs="Times New Roman"/>
            <w:sz w:val="24"/>
            <w:szCs w:val="24"/>
          </w:rPr>
          <w:delText xml:space="preserve">were used to focus on the most important core </w:delText>
        </w:r>
      </w:del>
      <w:del w:id="1026" w:author="Hermes Agent (APA Review)" w:date="2026-08-31T00:00:00Z">
        <w:r>
          <w:rPr>
            <w:rFonts w:ascii="Times New Roman" w:eastAsia="SimSun" w:hAnsi="Times New Roman" w:cs="Times New Roman"/>
            <w:sz w:val="24"/>
            <w:szCs w:val="24"/>
          </w:rPr>
          <w:delText xml:space="preserve">Talents/ Skills and Abilities</w:delText>
        </w:r>
      </w:del>
      <w:del w:id="1027" w:author="Hermes Agent (APA Review)" w:date="2026-08-31T00:00:00Z">
        <w:r>
          <w:rPr>
            <w:rFonts w:ascii="Times New Roman" w:eastAsia="SimSun" w:hAnsi="Times New Roman" w:cs="Times New Roman"/>
            <w:sz w:val="24"/>
            <w:szCs w:val="24"/>
          </w:rPr>
          <w:delText xml:space="preserve"> (Taleb, 2013). A cut-off of the top 20% F-I score was used. The results rendered Communicator (</w:delText>
        </w:r>
      </w:del>
      <w:del w:id="1028" w:author="Hermes Agent (APA Review)" w:date="2026-08-31T00:00:00Z">
        <w:r>
          <w:rPr>
            <w:rFonts w:ascii="Times New Roman" w:eastAsia="SimSun" w:hAnsi="Times New Roman" w:cs="Times New Roman"/>
            <w:sz w:val="24"/>
            <w:szCs w:val="24"/>
          </w:rPr>
          <w:delText xml:space="preserve">M</w:delText>
        </w:r>
      </w:del>
      <w:del w:id="1029" w:author="Hermes Agent (APA Review)" w:date="2026-08-31T00:00:00Z">
        <w:r>
          <w:rPr>
            <w:rFonts w:ascii="Times New Roman" w:eastAsia="SimSun" w:hAnsi="Times New Roman" w:cs="Times New Roman"/>
            <w:sz w:val="24"/>
            <w:szCs w:val="24"/>
          </w:rPr>
          <w:delText xml:space="preserve"> = 3.64) and Interpersonal (</w:delText>
        </w:r>
      </w:del>
      <w:del w:id="1030" w:author="Hermes Agent (APA Review)" w:date="2026-08-31T00:00:00Z">
        <w:r>
          <w:rPr>
            <w:rFonts w:ascii="Times New Roman" w:eastAsia="SimSun" w:hAnsi="Times New Roman" w:cs="Times New Roman"/>
            <w:sz w:val="24"/>
            <w:szCs w:val="24"/>
          </w:rPr>
          <w:delText xml:space="preserve">M</w:delText>
        </w:r>
      </w:del>
      <w:del w:id="1031" w:author="Hermes Agent (APA Review)" w:date="2026-08-31T00:00:00Z">
        <w:r>
          <w:rPr>
            <w:rFonts w:ascii="Times New Roman" w:eastAsia="SimSun" w:hAnsi="Times New Roman" w:cs="Times New Roman"/>
            <w:sz w:val="24"/>
            <w:szCs w:val="24"/>
          </w:rPr>
          <w:delText xml:space="preserve"> = 3.36) being the most important talents among the 21 Talents. Oral </w:delText>
        </w:r>
      </w:del>
      <w:del w:id="1032" w:author="Hermes Agent (APA Review)" w:date="2026-08-31T00:00:00Z">
        <w:r>
          <w:rPr>
            <w:rFonts w:ascii="Times New Roman" w:eastAsia="SimSun" w:hAnsi="Times New Roman" w:cs="Times New Roman"/>
            <w:sz w:val="24"/>
            <w:szCs w:val="24"/>
          </w:rPr>
          <w:delText xml:space="preserve">communication (</w:delText>
        </w:r>
      </w:del>
      <w:del w:id="1033" w:author="Hermes Agent (APA Review)" w:date="2026-08-31T00:00:00Z">
        <w:r>
          <w:rPr>
            <w:rFonts w:ascii="Times New Roman" w:eastAsia="SimSun" w:hAnsi="Times New Roman" w:cs="Times New Roman"/>
            <w:sz w:val="24"/>
            <w:szCs w:val="24"/>
          </w:rPr>
          <w:delText xml:space="preserve">M</w:delText>
        </w:r>
      </w:del>
      <w:del w:id="1034" w:author="Hermes Agent (APA Review)" w:date="2026-08-31T00:00:00Z">
        <w:r>
          <w:rPr>
            <w:rFonts w:ascii="Times New Roman" w:eastAsia="SimSun" w:hAnsi="Times New Roman" w:cs="Times New Roman"/>
            <w:sz w:val="24"/>
            <w:szCs w:val="24"/>
          </w:rPr>
          <w:delText xml:space="preserve"> = 16.13), </w:delText>
        </w:r>
      </w:del>
      <w:del w:id="1035" w:author="Hermes Agent (APA Review)" w:date="2026-08-31T00:00:00Z">
        <w:r>
          <w:rPr>
            <w:rFonts w:ascii="Times New Roman" w:eastAsia="SimSun" w:hAnsi="Times New Roman" w:cs="Times New Roman"/>
            <w:sz w:val="24"/>
            <w:szCs w:val="24"/>
          </w:rPr>
          <w:delText xml:space="preserve">written communication (</w:delText>
        </w:r>
      </w:del>
      <w:del w:id="1036" w:author="Hermes Agent (APA Review)" w:date="2026-08-31T00:00:00Z">
        <w:r>
          <w:rPr>
            <w:rFonts w:ascii="Times New Roman" w:eastAsia="SimSun" w:hAnsi="Times New Roman" w:cs="Times New Roman"/>
            <w:sz w:val="24"/>
            <w:szCs w:val="24"/>
          </w:rPr>
          <w:delText xml:space="preserve">M</w:delText>
        </w:r>
      </w:del>
      <w:del w:id="1037" w:author="Hermes Agent (APA Review)" w:date="2026-08-31T00:00:00Z">
        <w:r>
          <w:rPr>
            <w:rFonts w:ascii="Times New Roman" w:eastAsia="SimSun" w:hAnsi="Times New Roman" w:cs="Times New Roman"/>
            <w:sz w:val="24"/>
            <w:szCs w:val="24"/>
          </w:rPr>
          <w:delText xml:space="preserve"> = 14.92)</w:delText>
        </w:r>
      </w:del>
      <w:del w:id="1038" w:author="Hermes Agent (APA Review)" w:date="2026-08-31T00:00:00Z">
        <w:r>
          <w:rPr>
            <w:rFonts w:ascii="Times New Roman" w:eastAsia="SimSun" w:hAnsi="Times New Roman" w:cs="Times New Roman"/>
            <w:sz w:val="24"/>
            <w:szCs w:val="24"/>
          </w:rPr>
          <w:delText xml:space="preserve">,</w:delText>
        </w:r>
      </w:del>
      <w:del w:id="1039" w:author="Hermes Agent (APA Review)" w:date="2026-08-31T00:00:00Z">
        <w:r>
          <w:rPr>
            <w:rFonts w:ascii="Times New Roman" w:eastAsia="SimSun" w:hAnsi="Times New Roman" w:cs="Times New Roman"/>
            <w:sz w:val="24"/>
            <w:szCs w:val="24"/>
          </w:rPr>
          <w:delText xml:space="preserve"> and Cooperation/ Teamwork (</w:delText>
        </w:r>
      </w:del>
      <w:del w:id="1040" w:author="Hermes Agent (APA Review)" w:date="2026-08-31T00:00:00Z">
        <w:r>
          <w:rPr>
            <w:rFonts w:ascii="Times New Roman" w:eastAsia="SimSun" w:hAnsi="Times New Roman" w:cs="Times New Roman"/>
            <w:sz w:val="24"/>
            <w:szCs w:val="24"/>
          </w:rPr>
          <w:delText xml:space="preserve">M</w:delText>
        </w:r>
      </w:del>
      <w:del w:id="1041" w:author="Hermes Agent (APA Review)" w:date="2026-08-31T00:00:00Z">
        <w:r>
          <w:rPr>
            <w:rFonts w:ascii="Times New Roman" w:eastAsia="SimSun" w:hAnsi="Times New Roman" w:cs="Times New Roman"/>
            <w:sz w:val="24"/>
            <w:szCs w:val="24"/>
          </w:rPr>
          <w:delText xml:space="preserve"> = 14.63) emerged as being the most important skills and abilities among the 63 skills and abilities. </w:delText>
        </w:r>
      </w:del>
      <w:bookmarkStart w:id="92" w:name="_Hlk178933876"/>
      <w:del w:id="1042" w:author="Hermes Agent (APA Review)" w:date="2026-08-31T00:00:00Z">
        <w:r>
          <w:rPr>
            <w:rFonts w:ascii="Times New Roman" w:eastAsia="SimSun" w:hAnsi="Times New Roman" w:cs="Times New Roman"/>
            <w:sz w:val="24"/>
            <w:szCs w:val="24"/>
          </w:rPr>
          <w:delText xml:space="preserve">Thus, relative narratives and linguistic samples were coded using an interpretive social constructionist approach, based on symbolic interactionism,</w:delText>
        </w:r>
      </w:del>
      <w:del w:id="1043" w:author="Hermes Agent (APA Review)" w:date="2026-08-31T00:00:00Z">
        <w:r>
          <w:rPr>
            <w:rFonts w:ascii="Times New Roman" w:eastAsia="SimSun" w:hAnsi="Times New Roman" w:cs="Times New Roman"/>
            <w:sz w:val="24"/>
            <w:szCs w:val="24"/>
          </w:rPr>
          <w:delText xml:space="preserve"> </w:delText>
        </w:r>
      </w:del>
      <w:del w:id="1044" w:author="Hermes Agent (APA Review)" w:date="2026-08-31T00:00:00Z">
        <w:r>
          <w:rPr>
            <w:rFonts w:ascii="Times New Roman" w:eastAsia="SimSun" w:hAnsi="Times New Roman" w:cs="Times New Roman"/>
            <w:sz w:val="24"/>
            <w:szCs w:val="24"/>
          </w:rPr>
          <w:delText xml:space="preserve">(Blumer, 1969)</w:delText>
        </w:r>
      </w:del>
      <w:del w:id="1045" w:author="Hermes Agent (APA Review)" w:date="2026-08-31T00:00:00Z">
        <w:r>
          <w:rPr>
            <w:rFonts w:ascii="Times New Roman" w:eastAsia="SimSun" w:hAnsi="Times New Roman" w:cs="Times New Roman"/>
            <w:sz w:val="24"/>
            <w:szCs w:val="24"/>
          </w:rPr>
          <w:delText xml:space="preserve"> labeling theory,</w:delText>
        </w:r>
      </w:del>
      <w:del w:id="1046" w:author="Hermes Agent (APA Review)" w:date="2026-08-31T00:00:00Z">
        <w:r>
          <w:rPr>
            <w:rFonts w:ascii="Times New Roman" w:eastAsia="SimSun" w:hAnsi="Times New Roman" w:cs="Times New Roman"/>
            <w:sz w:val="24"/>
            <w:szCs w:val="24"/>
          </w:rPr>
          <w:delText xml:space="preserve"> (Becker, 1963)</w:delText>
        </w:r>
      </w:del>
      <w:del w:id="1047" w:author="Hermes Agent (APA Review)" w:date="2026-08-31T00:00:00Z">
        <w:r>
          <w:rPr>
            <w:rFonts w:ascii="Times New Roman" w:eastAsia="SimSun" w:hAnsi="Times New Roman" w:cs="Times New Roman"/>
            <w:sz w:val="24"/>
            <w:szCs w:val="24"/>
          </w:rPr>
          <w:delText xml:space="preserve"> and ethnomethodology identifications,</w:delText>
        </w:r>
      </w:del>
      <w:del w:id="1048" w:author="Hermes Agent (APA Review)" w:date="2026-08-31T00:00:00Z">
        <w:r>
          <w:rPr>
            <w:rFonts w:ascii="Times New Roman" w:eastAsia="SimSun" w:hAnsi="Times New Roman" w:cs="Times New Roman"/>
            <w:sz w:val="24"/>
            <w:szCs w:val="24"/>
          </w:rPr>
          <w:delText xml:space="preserve"> (Garfinkel, 1967)</w:delText>
        </w:r>
      </w:del>
      <w:del w:id="1049" w:author="Hermes Agent (APA Review)" w:date="2026-08-31T00:00:00Z">
        <w:r>
          <w:rPr>
            <w:rFonts w:ascii="Times New Roman" w:eastAsia="SimSun" w:hAnsi="Times New Roman" w:cs="Times New Roman"/>
            <w:sz w:val="24"/>
            <w:szCs w:val="24"/>
          </w:rPr>
          <w:delText xml:space="preserve"> to construct the talents, skills, and abilities required of officers to perform successfully within branch and functional areas. </w:delText>
        </w:r>
      </w:del>
      <w:bookmarkEnd w:id="92"/>
      <w:ins w:id="1050" w:author="Hermes Agent (APA Review)" w:date="2026-08-31T00:00:00Z">
        <w:r>
          <w:rPr>
            <w:rFonts w:ascii="Times New Roman" w:eastAsia="SimSun" w:hAnsi="Times New Roman" w:cs="Times New Roman"/>
            <w:sz w:val="24"/>
            <w:szCs w:val="24"/>
          </w:rPr>
          <w:t xml:space="preserve">We focused on the top five KSAOs identified in previous comprehensive job analyses (Boyle et al., 2022). This focused approach allowed for in-depth exploration of the nuances and complexities associated with these highly rated attributes. The results identified Communicator (M = 3.64) and Interpersonal (M = 3.36) as the most important talents among the 21 Talents assessed, followed by Detail-Focused, Problem Solver, and Multi-Tasker.</w:t>
        </w:r>
      </w:ins>
    </w:p>
    <w:p w14:paraId="38C082B7" w14:textId="77777777" w:rsidR="00776575" w:rsidRPr="00D0316D" w:rsidRDefault="00776575" w:rsidP="007D4EA8">
      <w:pPr>
        <w:spacing w:after="0" w:line="240" w:lineRule="auto"/>
        <w:ind w:firstLine="720"/>
        <w:rPr>
          <w:rFonts w:ascii="Times New Roman" w:eastAsia="SimSun" w:hAnsi="Times New Roman" w:cs="Times New Roman"/>
          <w:sz w:val="24"/>
          <w:szCs w:val="24"/>
        </w:rPr>
      </w:pPr>
    </w:p>
    <w:p w14:paraId="11F3EEF5" w14:textId="6E487CB7" w:rsidR="00B67D90" w:rsidRPr="007D4EA8" w:rsidRDefault="00B67D90" w:rsidP="007D4EA8">
      <w:pPr>
        <w:pStyle w:val="Heading2"/>
        <w:rPr>
          <w:i/>
        </w:rPr>
      </w:pPr>
      <w:bookmarkStart w:id="93" w:name="_Toc124931046"/>
      <w:bookmarkStart w:id="94" w:name="_Toc229144721"/>
      <w:r w:rsidRPr="007D4EA8">
        <w:rPr>
          <w:bCs w:val="0"/>
          <w:i/>
          <w:iCs w:val="0"/>
        </w:rPr>
        <w:t>Qualitative results: Army experiences beyond KSB ratings</w:t>
      </w:r>
      <w:bookmarkEnd w:id="93"/>
      <w:bookmarkEnd w:id="94"/>
    </w:p>
    <w:p w14:paraId="3762758F" w14:textId="77777777" w:rsidR="005878D0" w:rsidRPr="003444AC" w:rsidRDefault="005878D0" w:rsidP="007D4EA8">
      <w:pPr>
        <w:spacing w:after="0" w:line="240" w:lineRule="auto"/>
        <w:ind w:firstLine="720"/>
        <w:rPr>
          <w:rFonts w:ascii="Times New Roman" w:eastAsia="SimSun" w:hAnsi="Times New Roman" w:cs="Times New Roman"/>
          <w:sz w:val="24"/>
          <w:szCs w:val="24"/>
        </w:rPr>
      </w:pPr>
    </w:p>
    <w:p w14:paraId="5622EFC4" w14:textId="471ADF7F"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results of participants’ military </w:t>
      </w:r>
      <w:r w:rsidRPr="00D0316D">
        <w:rPr>
          <w:rFonts w:ascii="Times New Roman" w:eastAsia="SimSun" w:hAnsi="Times New Roman" w:cs="Times New Roman"/>
          <w:noProof/>
          <w:sz w:val="24"/>
          <w:szCs w:val="24"/>
        </w:rPr>
        <w:t>experience</w:t>
      </w:r>
      <w:r w:rsidRPr="00D0316D">
        <w:rPr>
          <w:rFonts w:ascii="Times New Roman" w:eastAsia="SimSun" w:hAnsi="Times New Roman" w:cs="Times New Roman"/>
          <w:sz w:val="24"/>
          <w:szCs w:val="24"/>
        </w:rPr>
        <w:t xml:space="preserve"> and a visualization of the essential meanings of five core talents and six sub-KSBs </w:t>
      </w:r>
      <w:r w:rsidRPr="00D0316D">
        <w:rPr>
          <w:rFonts w:ascii="Times New Roman" w:eastAsia="SimSun" w:hAnsi="Times New Roman" w:cs="Times New Roman"/>
          <w:noProof/>
          <w:sz w:val="24"/>
          <w:szCs w:val="24"/>
        </w:rPr>
        <w:t>are presented</w:t>
      </w:r>
      <w:r w:rsidRPr="00D0316D">
        <w:rPr>
          <w:rFonts w:ascii="Times New Roman" w:eastAsia="SimSun" w:hAnsi="Times New Roman" w:cs="Times New Roman"/>
          <w:sz w:val="24"/>
          <w:szCs w:val="24"/>
        </w:rPr>
        <w:t xml:space="preserve"> (itemized in Table 1 and visualized in Figure 1). The results showed the center of interpretation </w:t>
      </w:r>
      <w:r w:rsidR="008A2197" w:rsidRPr="00D0316D">
        <w:rPr>
          <w:rFonts w:ascii="Times New Roman" w:eastAsia="SimSun" w:hAnsi="Times New Roman" w:cs="Times New Roman"/>
          <w:sz w:val="24"/>
          <w:szCs w:val="24"/>
        </w:rPr>
        <w:t>was associated with</w:t>
      </w:r>
      <w:r w:rsidRPr="00D0316D">
        <w:rPr>
          <w:rFonts w:ascii="Times New Roman" w:eastAsia="SimSun" w:hAnsi="Times New Roman" w:cs="Times New Roman"/>
          <w:sz w:val="24"/>
          <w:szCs w:val="24"/>
        </w:rPr>
        <w:t xml:space="preserve"> </w:t>
      </w:r>
      <w:r w:rsidR="008A2197" w:rsidRPr="00D0316D">
        <w:rPr>
          <w:rFonts w:ascii="Times New Roman" w:eastAsia="SimSun" w:hAnsi="Times New Roman" w:cs="Times New Roman"/>
          <w:sz w:val="24"/>
          <w:szCs w:val="24"/>
        </w:rPr>
        <w:t xml:space="preserve">an </w:t>
      </w:r>
      <w:r w:rsidRPr="00D0316D">
        <w:rPr>
          <w:rFonts w:ascii="Times New Roman" w:eastAsia="SimSun" w:hAnsi="Times New Roman" w:cs="Times New Roman"/>
          <w:sz w:val="24"/>
          <w:szCs w:val="24"/>
        </w:rPr>
        <w:t>understanding</w:t>
      </w:r>
      <w:r w:rsidR="008A2197" w:rsidRPr="00D0316D">
        <w:rPr>
          <w:rFonts w:ascii="Times New Roman" w:eastAsia="SimSun" w:hAnsi="Times New Roman" w:cs="Times New Roman"/>
          <w:sz w:val="24"/>
          <w:szCs w:val="24"/>
        </w:rPr>
        <w:t xml:space="preserve"> and awareness</w:t>
      </w:r>
      <w:r w:rsidRPr="00D0316D">
        <w:rPr>
          <w:rFonts w:ascii="Times New Roman" w:eastAsia="SimSun" w:hAnsi="Times New Roman" w:cs="Times New Roman"/>
          <w:sz w:val="24"/>
          <w:szCs w:val="24"/>
        </w:rPr>
        <w:t xml:space="preserve"> of </w:t>
      </w:r>
      <w:r w:rsidR="008A2197" w:rsidRPr="00D0316D">
        <w:rPr>
          <w:rFonts w:ascii="Times New Roman" w:eastAsia="SimSun" w:hAnsi="Times New Roman" w:cs="Times New Roman"/>
          <w:sz w:val="24"/>
          <w:szCs w:val="24"/>
        </w:rPr>
        <w:t xml:space="preserve">effective </w:t>
      </w:r>
      <w:r w:rsidRPr="00D0316D">
        <w:rPr>
          <w:rFonts w:ascii="Times New Roman" w:eastAsia="SimSun" w:hAnsi="Times New Roman" w:cs="Times New Roman"/>
          <w:sz w:val="24"/>
          <w:szCs w:val="24"/>
        </w:rPr>
        <w:t>communication</w:t>
      </w:r>
      <w:r w:rsidR="008A2197" w:rsidRPr="00D0316D">
        <w:rPr>
          <w:rFonts w:ascii="Times New Roman" w:eastAsia="SimSun" w:hAnsi="Times New Roman" w:cs="Times New Roman"/>
          <w:sz w:val="24"/>
          <w:szCs w:val="24"/>
        </w:rPr>
        <w:t xml:space="preserve">, the core of which was an </w:t>
      </w:r>
      <w:r w:rsidRPr="00D0316D">
        <w:rPr>
          <w:rFonts w:ascii="Times New Roman" w:eastAsia="SimSun" w:hAnsi="Times New Roman" w:cs="Times New Roman"/>
          <w:sz w:val="24"/>
          <w:szCs w:val="24"/>
        </w:rPr>
        <w:t>understanding of written communication, oral communication, and interpersonal skills (</w:t>
      </w:r>
      <w:r w:rsidR="00100F5B">
        <w:rPr>
          <w:rFonts w:ascii="Times New Roman" w:eastAsia="SimSun" w:hAnsi="Times New Roman" w:cs="Times New Roman"/>
          <w:sz w:val="24"/>
          <w:szCs w:val="24"/>
        </w:rPr>
        <w:t>c</w:t>
      </w:r>
      <w:r w:rsidR="00100F5B" w:rsidRPr="00D0316D">
        <w:rPr>
          <w:rFonts w:ascii="Times New Roman" w:eastAsia="SimSun" w:hAnsi="Times New Roman" w:cs="Times New Roman"/>
          <w:sz w:val="24"/>
          <w:szCs w:val="24"/>
        </w:rPr>
        <w:t xml:space="preserve">ode </w:t>
      </w:r>
      <w:r w:rsidRPr="00D0316D">
        <w:rPr>
          <w:rFonts w:ascii="Times New Roman" w:eastAsia="SimSun" w:hAnsi="Times New Roman" w:cs="Times New Roman"/>
          <w:sz w:val="24"/>
          <w:szCs w:val="24"/>
        </w:rPr>
        <w:t xml:space="preserve">and co-occurrence descriptive statistics Tabled in APPENDIX F; Unweighted Kappa = 0.855 &gt; 0.81; Fleiss &amp; Cohen, 1969). </w:t>
      </w:r>
      <w:r w:rsidR="008A2197" w:rsidRPr="00D0316D">
        <w:rPr>
          <w:rFonts w:ascii="Times New Roman" w:eastAsia="SimSun" w:hAnsi="Times New Roman" w:cs="Times New Roman"/>
          <w:sz w:val="24"/>
          <w:szCs w:val="24"/>
        </w:rPr>
        <w:t xml:space="preserve">Further, communication </w:t>
      </w:r>
      <w:r w:rsidRPr="00D0316D">
        <w:rPr>
          <w:rFonts w:ascii="Times New Roman" w:eastAsia="SimSun" w:hAnsi="Times New Roman" w:cs="Times New Roman"/>
          <w:sz w:val="24"/>
          <w:szCs w:val="24"/>
        </w:rPr>
        <w:t xml:space="preserve">is related to </w:t>
      </w:r>
      <w:r w:rsidR="008A2197" w:rsidRPr="00D0316D">
        <w:rPr>
          <w:rFonts w:ascii="Times New Roman" w:eastAsia="SimSun" w:hAnsi="Times New Roman" w:cs="Times New Roman"/>
          <w:sz w:val="24"/>
          <w:szCs w:val="24"/>
        </w:rPr>
        <w:t xml:space="preserve">the </w:t>
      </w:r>
      <w:r w:rsidRPr="00D0316D">
        <w:rPr>
          <w:rFonts w:ascii="Times New Roman" w:eastAsia="SimSun" w:hAnsi="Times New Roman" w:cs="Times New Roman"/>
          <w:sz w:val="24"/>
          <w:szCs w:val="24"/>
        </w:rPr>
        <w:t>problem solving, analytical thinking, and detail focused talent domain</w:t>
      </w:r>
      <w:r w:rsidR="008A2197" w:rsidRPr="00D0316D">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which </w:t>
      </w:r>
      <w:r w:rsidR="008A2197" w:rsidRPr="00D0316D">
        <w:rPr>
          <w:rFonts w:ascii="Times New Roman" w:eastAsia="SimSun" w:hAnsi="Times New Roman" w:cs="Times New Roman"/>
          <w:sz w:val="24"/>
          <w:szCs w:val="24"/>
        </w:rPr>
        <w:t>tend to reflect outcomes of</w:t>
      </w:r>
      <w:r w:rsidRPr="00D0316D">
        <w:rPr>
          <w:rFonts w:ascii="Times New Roman" w:eastAsia="SimSun" w:hAnsi="Times New Roman" w:cs="Times New Roman"/>
          <w:sz w:val="24"/>
          <w:szCs w:val="24"/>
        </w:rPr>
        <w:t xml:space="preserve"> good communication / communicator talent. </w:t>
      </w:r>
    </w:p>
    <w:p w14:paraId="57055856" w14:textId="77777777" w:rsidR="00100F5B" w:rsidRPr="00D0316D" w:rsidRDefault="00100F5B" w:rsidP="007D4EA8">
      <w:pPr>
        <w:spacing w:after="0" w:line="240" w:lineRule="auto"/>
        <w:ind w:firstLine="720"/>
        <w:rPr>
          <w:rFonts w:ascii="Times New Roman" w:eastAsia="SimSun" w:hAnsi="Times New Roman" w:cs="Times New Roman"/>
          <w:sz w:val="24"/>
          <w:szCs w:val="24"/>
        </w:rPr>
      </w:pPr>
    </w:p>
    <w:p w14:paraId="155505FA" w14:textId="714F0CA3"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Overall, there are </w:t>
      </w:r>
      <w:r w:rsidR="008A2197" w:rsidRPr="00D0316D">
        <w:rPr>
          <w:rFonts w:ascii="Times New Roman" w:eastAsia="SimSun" w:hAnsi="Times New Roman" w:cs="Times New Roman"/>
          <w:sz w:val="24"/>
          <w:szCs w:val="24"/>
        </w:rPr>
        <w:t xml:space="preserve">also </w:t>
      </w:r>
      <w:r w:rsidRPr="00D0316D">
        <w:rPr>
          <w:rFonts w:ascii="Times New Roman" w:eastAsia="SimSun" w:hAnsi="Times New Roman" w:cs="Times New Roman"/>
          <w:sz w:val="24"/>
          <w:szCs w:val="24"/>
        </w:rPr>
        <w:t xml:space="preserve">several relationships between the sub-skills and abilities domain, </w:t>
      </w:r>
      <w:r w:rsidR="008A2197" w:rsidRPr="00D0316D">
        <w:rPr>
          <w:rFonts w:ascii="Times New Roman" w:eastAsia="SimSun" w:hAnsi="Times New Roman" w:cs="Times New Roman"/>
          <w:sz w:val="24"/>
          <w:szCs w:val="24"/>
        </w:rPr>
        <w:t>which are described</w:t>
      </w:r>
      <w:r w:rsidRPr="00D0316D">
        <w:rPr>
          <w:rFonts w:ascii="Times New Roman" w:eastAsia="SimSun" w:hAnsi="Times New Roman" w:cs="Times New Roman"/>
          <w:sz w:val="24"/>
          <w:szCs w:val="24"/>
        </w:rPr>
        <w:t xml:space="preserve"> during the following discussions (network view of relationships and sub-skills in Figure 1). The network view of relationships can be briefly decomposed into three rectangular paradigms: the efficient </w:t>
      </w:r>
      <w:r w:rsidR="008A2197" w:rsidRPr="00D0316D">
        <w:rPr>
          <w:rFonts w:ascii="Times New Roman" w:eastAsia="SimSun" w:hAnsi="Times New Roman" w:cs="Times New Roman"/>
          <w:sz w:val="24"/>
          <w:szCs w:val="24"/>
        </w:rPr>
        <w:t>skillsets</w:t>
      </w:r>
      <w:r w:rsidRPr="00D0316D">
        <w:rPr>
          <w:rFonts w:ascii="Times New Roman" w:eastAsia="SimSun" w:hAnsi="Times New Roman" w:cs="Times New Roman"/>
          <w:sz w:val="24"/>
          <w:szCs w:val="24"/>
        </w:rPr>
        <w:t xml:space="preserve"> related with the </w:t>
      </w:r>
      <w:r w:rsidRPr="007D4EA8">
        <w:rPr>
          <w:rFonts w:ascii="Times New Roman" w:eastAsia="SimSun" w:hAnsi="Times New Roman" w:cs="Times New Roman"/>
          <w:iCs/>
          <w:sz w:val="24"/>
          <w:szCs w:val="24"/>
        </w:rPr>
        <w:t>Communicator</w:t>
      </w:r>
      <w:r w:rsidRPr="003444AC">
        <w:rPr>
          <w:rFonts w:ascii="Times New Roman" w:eastAsia="SimSun" w:hAnsi="Times New Roman" w:cs="Times New Roman"/>
          <w:i/>
          <w:sz w:val="24"/>
          <w:szCs w:val="24"/>
        </w:rPr>
        <w:t xml:space="preserve"> </w:t>
      </w:r>
      <w:r w:rsidRPr="00D0316D">
        <w:rPr>
          <w:rFonts w:ascii="Times New Roman" w:eastAsia="SimSun" w:hAnsi="Times New Roman" w:cs="Times New Roman"/>
          <w:sz w:val="24"/>
          <w:szCs w:val="24"/>
        </w:rPr>
        <w:t>talent domain,</w:t>
      </w:r>
      <w:r w:rsidR="008A2197" w:rsidRPr="00D0316D">
        <w:rPr>
          <w:rFonts w:ascii="Times New Roman" w:eastAsia="SimSun" w:hAnsi="Times New Roman" w:cs="Times New Roman"/>
          <w:sz w:val="24"/>
          <w:szCs w:val="24"/>
        </w:rPr>
        <w:t xml:space="preserve"> i.e.,</w:t>
      </w:r>
      <w:r w:rsidRPr="00D0316D">
        <w:rPr>
          <w:rFonts w:ascii="Times New Roman" w:eastAsia="SimSun" w:hAnsi="Times New Roman" w:cs="Times New Roman"/>
          <w:sz w:val="24"/>
          <w:szCs w:val="24"/>
        </w:rPr>
        <w:t xml:space="preserve"> knowledge related </w:t>
      </w:r>
      <w:r w:rsidR="008A2197" w:rsidRPr="00D0316D">
        <w:rPr>
          <w:rFonts w:ascii="Times New Roman" w:eastAsia="SimSun" w:hAnsi="Times New Roman" w:cs="Times New Roman"/>
          <w:sz w:val="24"/>
          <w:szCs w:val="24"/>
        </w:rPr>
        <w:t xml:space="preserve">to </w:t>
      </w:r>
      <w:r w:rsidRPr="00D0316D">
        <w:rPr>
          <w:rFonts w:ascii="Times New Roman" w:eastAsia="SimSun" w:hAnsi="Times New Roman" w:cs="Times New Roman"/>
          <w:sz w:val="24"/>
          <w:szCs w:val="24"/>
        </w:rPr>
        <w:t xml:space="preserve">communication, and verbal and interpersonal skills. Each </w:t>
      </w:r>
      <w:r w:rsidR="008A2197" w:rsidRPr="00D0316D">
        <w:rPr>
          <w:rFonts w:ascii="Times New Roman" w:eastAsia="SimSun" w:hAnsi="Times New Roman" w:cs="Times New Roman"/>
          <w:sz w:val="24"/>
          <w:szCs w:val="24"/>
        </w:rPr>
        <w:t xml:space="preserve">show relationships </w:t>
      </w:r>
      <w:r w:rsidRPr="00D0316D">
        <w:rPr>
          <w:rFonts w:ascii="Times New Roman" w:eastAsia="SimSun" w:hAnsi="Times New Roman" w:cs="Times New Roman"/>
          <w:sz w:val="24"/>
          <w:szCs w:val="24"/>
        </w:rPr>
        <w:t xml:space="preserve">with core talents and subthemes, </w:t>
      </w:r>
      <w:r w:rsidR="008A2197" w:rsidRPr="00D0316D">
        <w:rPr>
          <w:rFonts w:ascii="Times New Roman" w:eastAsia="SimSun" w:hAnsi="Times New Roman" w:cs="Times New Roman"/>
          <w:sz w:val="24"/>
          <w:szCs w:val="24"/>
        </w:rPr>
        <w:t xml:space="preserve">indicating </w:t>
      </w:r>
      <w:r w:rsidR="00DF1D4D" w:rsidRPr="00D0316D">
        <w:rPr>
          <w:rFonts w:ascii="Times New Roman" w:eastAsia="SimSun" w:hAnsi="Times New Roman" w:cs="Times New Roman"/>
          <w:sz w:val="24"/>
          <w:szCs w:val="24"/>
        </w:rPr>
        <w:t xml:space="preserve">how an understanding of complex </w:t>
      </w:r>
      <w:r w:rsidRPr="00D0316D">
        <w:rPr>
          <w:rFonts w:ascii="Times New Roman" w:eastAsia="SimSun" w:hAnsi="Times New Roman" w:cs="Times New Roman"/>
          <w:sz w:val="24"/>
          <w:szCs w:val="24"/>
        </w:rPr>
        <w:t xml:space="preserve">Army experiences </w:t>
      </w:r>
      <w:r w:rsidR="008A2197" w:rsidRPr="00D0316D">
        <w:rPr>
          <w:rFonts w:ascii="Times New Roman" w:eastAsia="SimSun" w:hAnsi="Times New Roman" w:cs="Times New Roman"/>
          <w:sz w:val="24"/>
          <w:szCs w:val="24"/>
        </w:rPr>
        <w:t>provid</w:t>
      </w:r>
      <w:r w:rsidR="00DF1D4D" w:rsidRPr="00D0316D">
        <w:rPr>
          <w:rFonts w:ascii="Times New Roman" w:eastAsia="SimSun" w:hAnsi="Times New Roman" w:cs="Times New Roman"/>
          <w:sz w:val="24"/>
          <w:szCs w:val="24"/>
        </w:rPr>
        <w:t>e</w:t>
      </w:r>
      <w:r w:rsidR="008A2197" w:rsidRPr="00D0316D">
        <w:rPr>
          <w:rFonts w:ascii="Times New Roman" w:eastAsia="SimSun" w:hAnsi="Times New Roman" w:cs="Times New Roman"/>
          <w:sz w:val="24"/>
          <w:szCs w:val="24"/>
        </w:rPr>
        <w:t xml:space="preserve"> valuable context for how these talent and skill are developed </w:t>
      </w:r>
      <w:r w:rsidRPr="00D0316D">
        <w:rPr>
          <w:rFonts w:ascii="Times New Roman" w:eastAsia="SimSun" w:hAnsi="Times New Roman" w:cs="Times New Roman"/>
          <w:sz w:val="24"/>
          <w:szCs w:val="24"/>
        </w:rPr>
        <w:t xml:space="preserve">beyond KSB rating and importance </w:t>
      </w:r>
      <w:r w:rsidR="008A2197" w:rsidRPr="00D0316D">
        <w:rPr>
          <w:rFonts w:ascii="Times New Roman" w:eastAsia="SimSun" w:hAnsi="Times New Roman" w:cs="Times New Roman"/>
          <w:sz w:val="24"/>
          <w:szCs w:val="24"/>
        </w:rPr>
        <w:t>ratings.</w:t>
      </w:r>
    </w:p>
    <w:p w14:paraId="79D2FE24" w14:textId="77777777" w:rsidR="00B67D90" w:rsidRPr="00D0316D" w:rsidRDefault="00B67D90" w:rsidP="007D4EA8">
      <w:pPr>
        <w:spacing w:after="0" w:line="240" w:lineRule="auto"/>
        <w:ind w:firstLine="720"/>
        <w:rPr>
          <w:rFonts w:ascii="Times New Roman" w:eastAsia="SimSun" w:hAnsi="Times New Roman" w:cs="Times New Roman"/>
          <w:sz w:val="24"/>
          <w:szCs w:val="24"/>
        </w:rPr>
      </w:pPr>
    </w:p>
    <w:p w14:paraId="2E6C9F5E" w14:textId="77777777" w:rsidR="002205D7" w:rsidRDefault="002205D7" w:rsidP="007D4EA8">
      <w:pPr>
        <w:spacing w:after="0" w:line="240" w:lineRule="auto"/>
        <w:rPr>
          <w:rFonts w:ascii="Times New Roman" w:eastAsia="SimSun" w:hAnsi="Times New Roman" w:cs="Times New Roman"/>
          <w:sz w:val="24"/>
          <w:szCs w:val="24"/>
        </w:rPr>
        <w:sectPr w:rsidR="002205D7" w:rsidSect="006C6852">
          <w:type w:val="continuous"/>
          <w:pgSz w:w="12240" w:h="15840" w:code="1"/>
          <w:pgMar w:top="1440" w:right="1800" w:bottom="1440" w:left="1800" w:header="720" w:footer="288" w:gutter="0"/>
          <w:pgNumType w:start="1"/>
          <w:cols w:space="720"/>
          <w:docGrid w:linePitch="360"/>
        </w:sectPr>
      </w:pPr>
    </w:p>
    <w:p w14:paraId="40E77BA0" w14:textId="00A4C78C" w:rsidR="00776575" w:rsidRDefault="00B67D90" w:rsidP="003444AC">
      <w:pPr>
        <w:pStyle w:val="Heading3"/>
      </w:pPr>
      <w:bookmarkStart w:id="95" w:name="_Toc229144722"/>
      <w:bookmarkStart w:id="96" w:name="_Toc124931047"/>
      <w:r w:rsidRPr="003444AC">
        <w:lastRenderedPageBreak/>
        <w:t>Figure 1.</w:t>
      </w:r>
      <w:bookmarkEnd w:id="95"/>
      <w:r w:rsidRPr="003444AC">
        <w:t xml:space="preserve"> </w:t>
      </w:r>
    </w:p>
    <w:p w14:paraId="4B254D3D" w14:textId="77777777" w:rsidR="00776575" w:rsidRDefault="00776575" w:rsidP="00776575">
      <w:pPr>
        <w:rPr>
          <w:rFonts w:ascii="Times New Roman" w:hAnsi="Times New Roman" w:cs="Times New Roman"/>
          <w:sz w:val="24"/>
          <w:szCs w:val="24"/>
        </w:rPr>
      </w:pPr>
    </w:p>
    <w:p w14:paraId="182AAF65" w14:textId="18E5195D" w:rsidR="00B67D90" w:rsidRPr="007D4EA8" w:rsidRDefault="00B67D90" w:rsidP="007D4EA8">
      <w:pPr>
        <w:rPr>
          <w:rFonts w:ascii="Times New Roman" w:hAnsi="Times New Roman" w:cs="Times New Roman"/>
          <w:sz w:val="24"/>
          <w:szCs w:val="24"/>
        </w:rPr>
      </w:pPr>
      <w:r w:rsidRPr="007D4EA8">
        <w:rPr>
          <w:rFonts w:ascii="Times New Roman" w:hAnsi="Times New Roman" w:cs="Times New Roman"/>
          <w:sz w:val="24"/>
          <w:szCs w:val="24"/>
        </w:rPr>
        <w:t xml:space="preserve">Concept mapping of the high criticality </w:t>
      </w:r>
      <w:r w:rsidR="00DF1D4D" w:rsidRPr="007D4EA8">
        <w:rPr>
          <w:rFonts w:ascii="Times New Roman" w:hAnsi="Times New Roman" w:cs="Times New Roman"/>
          <w:sz w:val="24"/>
          <w:szCs w:val="24"/>
        </w:rPr>
        <w:t>C</w:t>
      </w:r>
      <w:r w:rsidRPr="007D4EA8">
        <w:rPr>
          <w:rFonts w:ascii="Times New Roman" w:hAnsi="Times New Roman" w:cs="Times New Roman"/>
          <w:sz w:val="24"/>
          <w:szCs w:val="24"/>
        </w:rPr>
        <w:t xml:space="preserve">ommunicator </w:t>
      </w:r>
      <w:r w:rsidR="00DF1D4D" w:rsidRPr="007D4EA8">
        <w:rPr>
          <w:rFonts w:ascii="Times New Roman" w:hAnsi="Times New Roman" w:cs="Times New Roman"/>
          <w:sz w:val="24"/>
          <w:szCs w:val="24"/>
        </w:rPr>
        <w:t xml:space="preserve">talent </w:t>
      </w:r>
      <w:r w:rsidRPr="007D4EA8">
        <w:rPr>
          <w:rFonts w:ascii="Times New Roman" w:hAnsi="Times New Roman" w:cs="Times New Roman"/>
          <w:sz w:val="24"/>
          <w:szCs w:val="24"/>
        </w:rPr>
        <w:t>and subthemes</w:t>
      </w:r>
      <w:bookmarkEnd w:id="96"/>
    </w:p>
    <w:p w14:paraId="38976BCA" w14:textId="77777777" w:rsidR="00B67D90" w:rsidRPr="00D0316D" w:rsidRDefault="00B67D90" w:rsidP="007D4EA8">
      <w:pPr>
        <w:spacing w:after="0" w:line="240" w:lineRule="auto"/>
        <w:rPr>
          <w:rFonts w:ascii="Times New Roman" w:eastAsia="SimSun" w:hAnsi="Times New Roman" w:cs="Times New Roman"/>
          <w:sz w:val="24"/>
          <w:szCs w:val="24"/>
        </w:rPr>
      </w:pPr>
    </w:p>
    <w:p w14:paraId="240F03C5" w14:textId="0DB127E0" w:rsidR="00B67D90" w:rsidRPr="00D0316D" w:rsidRDefault="0084674B" w:rsidP="007D4EA8">
      <w:pPr>
        <w:spacing w:after="0" w:line="240" w:lineRule="auto"/>
        <w:rPr>
          <w:rFonts w:ascii="Times New Roman" w:eastAsia="SimSun" w:hAnsi="Times New Roman" w:cs="Times New Roman"/>
          <w:sz w:val="24"/>
          <w:szCs w:val="24"/>
        </w:rPr>
      </w:pPr>
      <w:r>
        <w:rPr>
          <w:noProof/>
        </w:rPr>
        <w:drawing>
          <wp:inline distT="0" distB="0" distL="0" distR="0" wp14:anchorId="605374B8" wp14:editId="61243444">
            <wp:extent cx="8229600" cy="3669030"/>
            <wp:effectExtent l="0" t="0" r="0" b="7620"/>
            <wp:docPr id="1" name="Picture 1" descr="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
                    <pic:cNvPicPr/>
                  </pic:nvPicPr>
                  <pic:blipFill>
                    <a:blip r:embed="rId22"/>
                    <a:stretch>
                      <a:fillRect/>
                    </a:stretch>
                  </pic:blipFill>
                  <pic:spPr>
                    <a:xfrm>
                      <a:off x="0" y="0"/>
                      <a:ext cx="8229600" cy="3669030"/>
                    </a:xfrm>
                    <a:prstGeom prst="rect">
                      <a:avLst/>
                    </a:prstGeom>
                  </pic:spPr>
                </pic:pic>
              </a:graphicData>
            </a:graphic>
          </wp:inline>
        </w:drawing>
      </w:r>
    </w:p>
    <w:p w14:paraId="6F1058CE" w14:textId="77777777" w:rsidR="00B67D90" w:rsidRPr="00D0316D" w:rsidRDefault="00B67D90" w:rsidP="007D4EA8">
      <w:pPr>
        <w:spacing w:after="0" w:line="240" w:lineRule="auto"/>
        <w:rPr>
          <w:rFonts w:ascii="Times New Roman" w:eastAsia="SimSun" w:hAnsi="Times New Roman" w:cs="Times New Roman"/>
          <w:sz w:val="24"/>
          <w:szCs w:val="24"/>
        </w:rPr>
      </w:pPr>
    </w:p>
    <w:p w14:paraId="612BD889" w14:textId="77777777" w:rsidR="00B67D90" w:rsidRPr="00D0316D" w:rsidRDefault="00B67D90" w:rsidP="007D4EA8">
      <w:pPr>
        <w:spacing w:after="0" w:line="240" w:lineRule="auto"/>
        <w:rPr>
          <w:rFonts w:ascii="Times New Roman" w:eastAsia="SimSun" w:hAnsi="Times New Roman" w:cs="Times New Roman"/>
          <w:sz w:val="24"/>
          <w:szCs w:val="24"/>
        </w:rPr>
      </w:pPr>
    </w:p>
    <w:p w14:paraId="3EFBEB69" w14:textId="280ACCDE" w:rsidR="002205D7" w:rsidRDefault="00B67D90" w:rsidP="007D4EA8">
      <w:pPr>
        <w:spacing w:after="0" w:line="240" w:lineRule="auto"/>
        <w:rPr>
          <w:rFonts w:ascii="Times New Roman" w:eastAsia="SimSun" w:hAnsi="Times New Roman" w:cs="Times New Roman"/>
          <w:sz w:val="24"/>
          <w:szCs w:val="24"/>
        </w:rPr>
        <w:sectPr w:rsidR="002205D7" w:rsidSect="006C6852">
          <w:footerReference w:type="default" r:id="rId23"/>
          <w:type w:val="continuous"/>
          <w:pgSz w:w="15840" w:h="12240" w:orient="landscape" w:code="1"/>
          <w:pgMar w:top="1800" w:right="1440" w:bottom="1800" w:left="1440" w:header="720" w:footer="288" w:gutter="0"/>
          <w:pgNumType w:start="1"/>
          <w:cols w:space="720"/>
          <w:docGrid w:linePitch="360"/>
        </w:sectPr>
      </w:pPr>
      <w:r w:rsidRPr="00D0316D">
        <w:rPr>
          <w:rFonts w:ascii="Times New Roman" w:eastAsia="SimSun" w:hAnsi="Times New Roman" w:cs="Times New Roman"/>
          <w:sz w:val="24"/>
          <w:szCs w:val="24"/>
        </w:rPr>
        <w:br w:type="page"/>
      </w:r>
    </w:p>
    <w:p w14:paraId="045FB7F6" w14:textId="77777777" w:rsidR="00B474CD" w:rsidRPr="003444AC" w:rsidRDefault="00B474CD" w:rsidP="00B474CD">
      <w:pPr>
        <w:keepNext/>
        <w:spacing w:after="0" w:line="240" w:lineRule="auto"/>
        <w:outlineLvl w:val="1"/>
        <w:rPr>
          <w:rFonts w:ascii="Times New Roman" w:eastAsia="SimSun" w:hAnsi="Times New Roman" w:cs="Times New Roman"/>
          <w:b/>
          <w:bCs/>
          <w:iCs/>
          <w:noProof/>
          <w:sz w:val="24"/>
          <w:szCs w:val="28"/>
        </w:rPr>
      </w:pPr>
      <w:bookmarkStart w:id="97" w:name="_Toc229144723"/>
      <w:r w:rsidRPr="003444AC">
        <w:rPr>
          <w:rFonts w:ascii="Times New Roman" w:eastAsia="SimSun" w:hAnsi="Times New Roman" w:cs="Times New Roman"/>
          <w:b/>
          <w:bCs/>
          <w:iCs/>
          <w:noProof/>
          <w:sz w:val="24"/>
          <w:szCs w:val="28"/>
        </w:rPr>
        <w:lastRenderedPageBreak/>
        <w:t>Communicator—Precise with clarity, accuracy with efficiency</w:t>
      </w:r>
      <w:bookmarkEnd w:id="97"/>
      <w:r w:rsidRPr="003444AC">
        <w:rPr>
          <w:rFonts w:ascii="Times New Roman" w:eastAsia="SimSun" w:hAnsi="Times New Roman" w:cs="Times New Roman"/>
          <w:b/>
          <w:bCs/>
          <w:iCs/>
          <w:noProof/>
          <w:sz w:val="24"/>
          <w:szCs w:val="28"/>
        </w:rPr>
        <w:t xml:space="preserve"> </w:t>
      </w:r>
    </w:p>
    <w:p w14:paraId="425BE583" w14:textId="77777777" w:rsidR="003444AC" w:rsidRDefault="003444AC" w:rsidP="00B474CD">
      <w:pPr>
        <w:spacing w:after="0" w:line="240" w:lineRule="auto"/>
        <w:ind w:firstLine="720"/>
        <w:rPr>
          <w:rFonts w:ascii="Times New Roman" w:eastAsia="SimSun" w:hAnsi="Times New Roman" w:cs="Times New Roman"/>
          <w:noProof/>
          <w:sz w:val="24"/>
          <w:szCs w:val="24"/>
        </w:rPr>
      </w:pPr>
    </w:p>
    <w:p w14:paraId="77F024BC" w14:textId="6CFCD6BD" w:rsidR="00B474CD" w:rsidRPr="00D0316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noProof/>
          <w:sz w:val="24"/>
          <w:szCs w:val="24"/>
        </w:rPr>
        <w:t xml:space="preserve">The Army defines a </w:t>
      </w:r>
      <w:r w:rsidRPr="00D0316D">
        <w:rPr>
          <w:rFonts w:ascii="Times New Roman" w:eastAsia="SimSun" w:hAnsi="Times New Roman" w:cs="Times New Roman"/>
          <w:i/>
          <w:noProof/>
          <w:sz w:val="24"/>
          <w:szCs w:val="24"/>
        </w:rPr>
        <w:t>communicator</w:t>
      </w:r>
      <w:r w:rsidRPr="00D0316D">
        <w:rPr>
          <w:rFonts w:ascii="Times New Roman" w:eastAsia="SimSun" w:hAnsi="Times New Roman" w:cs="Times New Roman"/>
          <w:noProof/>
          <w:sz w:val="24"/>
          <w:szCs w:val="24"/>
        </w:rPr>
        <w:t xml:space="preserve"> as “</w:t>
      </w:r>
      <w:r w:rsidRPr="00D0316D">
        <w:rPr>
          <w:rFonts w:ascii="Times New Roman" w:eastAsia="SimSun" w:hAnsi="Times New Roman" w:cs="Times New Roman"/>
          <w:i/>
          <w:noProof/>
          <w:sz w:val="24"/>
          <w:szCs w:val="24"/>
        </w:rPr>
        <w:t>Precise, efficient, and compelling in both written and spoken word.”</w:t>
      </w:r>
      <w:r w:rsidRPr="00D0316D">
        <w:rPr>
          <w:rFonts w:ascii="Times New Roman" w:eastAsia="SimSun" w:hAnsi="Times New Roman" w:cs="Times New Roman"/>
          <w:noProof/>
          <w:sz w:val="24"/>
          <w:szCs w:val="24"/>
        </w:rPr>
        <w:t>(Royston et al., 2022), which was supported by the results of the qualitative analysis: “</w:t>
      </w:r>
      <w:r w:rsidRPr="00D0316D">
        <w:rPr>
          <w:rFonts w:ascii="Times New Roman" w:eastAsia="SimSun" w:hAnsi="Times New Roman" w:cs="Times New Roman"/>
          <w:i/>
          <w:noProof/>
          <w:sz w:val="24"/>
          <w:szCs w:val="24"/>
        </w:rPr>
        <w:t>For military intelligence: critical thinking, public speaking, written communication (can you wrote clearly), and interpersonal skills are of the utmost importance to INTEL jobs.</w:t>
      </w:r>
      <w:r w:rsidRPr="00D0316D">
        <w:rPr>
          <w:rFonts w:ascii="Times New Roman" w:eastAsia="SimSun" w:hAnsi="Times New Roman" w:cs="Times New Roman"/>
          <w:noProof/>
          <w:sz w:val="24"/>
          <w:szCs w:val="24"/>
        </w:rPr>
        <w:t xml:space="preserve">” [CPT, </w:t>
      </w:r>
      <w:r w:rsidR="00A50546">
        <w:rPr>
          <w:rFonts w:ascii="Times New Roman" w:eastAsia="SimSun" w:hAnsi="Times New Roman" w:cs="Times New Roman"/>
          <w:noProof/>
          <w:sz w:val="24"/>
          <w:szCs w:val="24"/>
        </w:rPr>
        <w:t>BR 25</w:t>
      </w:r>
      <w:r w:rsidRPr="00D0316D">
        <w:rPr>
          <w:rFonts w:ascii="Times New Roman" w:eastAsia="SimSun" w:hAnsi="Times New Roman" w:cs="Times New Roman"/>
          <w:noProof/>
          <w:sz w:val="24"/>
          <w:szCs w:val="24"/>
        </w:rPr>
        <w:t>; S2 Military Intelligence]. Our analysis found twelve sub-themes that reflected general communication talent (see Table 2 below</w:t>
      </w:r>
      <w:r w:rsidR="00D0316D" w:rsidRPr="00D0316D">
        <w:rPr>
          <w:rFonts w:ascii="Times New Roman" w:eastAsia="SimSun" w:hAnsi="Times New Roman" w:cs="Times New Roman"/>
          <w:noProof/>
          <w:sz w:val="24"/>
          <w:szCs w:val="24"/>
        </w:rPr>
        <w:t>; for full quotation table please refer to Appendicies</w:t>
      </w:r>
      <w:r w:rsidRPr="00D0316D">
        <w:rPr>
          <w:rFonts w:ascii="Times New Roman" w:eastAsia="SimSun" w:hAnsi="Times New Roman" w:cs="Times New Roman"/>
          <w:noProof/>
          <w:sz w:val="24"/>
          <w:szCs w:val="24"/>
        </w:rPr>
        <w:t xml:space="preserve">). </w:t>
      </w:r>
    </w:p>
    <w:p w14:paraId="52BE3DBA" w14:textId="77777777" w:rsidR="00B474CD" w:rsidRPr="00D0316D" w:rsidRDefault="00B474CD" w:rsidP="00B474CD">
      <w:pPr>
        <w:spacing w:after="0" w:line="240" w:lineRule="auto"/>
        <w:ind w:firstLine="720"/>
        <w:rPr>
          <w:rFonts w:ascii="Times New Roman" w:eastAsia="SimSun" w:hAnsi="Times New Roman" w:cs="Times New Roman"/>
          <w:noProof/>
          <w:sz w:val="24"/>
          <w:szCs w:val="24"/>
        </w:rPr>
      </w:pPr>
    </w:p>
    <w:p w14:paraId="6752E51B" w14:textId="7DB44FEF" w:rsidR="00B474CD" w:rsidRPr="00D0316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noProof/>
          <w:sz w:val="24"/>
          <w:szCs w:val="24"/>
        </w:rPr>
        <w:t xml:space="preserve">Officers indicated that communication needed to be precise and efficient, accurate and timely, and </w:t>
      </w:r>
      <w:r w:rsidR="004A7CCA">
        <w:rPr>
          <w:rFonts w:ascii="Times New Roman" w:eastAsia="SimSun" w:hAnsi="Times New Roman" w:cs="Times New Roman"/>
          <w:noProof/>
          <w:sz w:val="24"/>
          <w:szCs w:val="24"/>
        </w:rPr>
        <w:t>demonstrate</w:t>
      </w:r>
      <w:r w:rsidRPr="00D0316D">
        <w:rPr>
          <w:rFonts w:ascii="Times New Roman" w:eastAsia="SimSun" w:hAnsi="Times New Roman" w:cs="Times New Roman"/>
          <w:noProof/>
          <w:sz w:val="24"/>
          <w:szCs w:val="24"/>
        </w:rPr>
        <w:t xml:space="preserve"> a strong proficiency in the English language. Officers also indicated that communication should be grammatically correct, a skill that is often attained through appropriate training and is particulary relevant to written communication.</w:t>
      </w:r>
      <w:r w:rsidRPr="00D0316D">
        <w:rPr>
          <w:rFonts w:ascii="Calibri" w:eastAsia="Calibri" w:hAnsi="Calibri" w:cs="Times New Roman"/>
        </w:rPr>
        <w:t xml:space="preserve"> </w:t>
      </w:r>
      <w:r w:rsidRPr="00D0316D">
        <w:rPr>
          <w:rFonts w:ascii="Times New Roman" w:eastAsia="SimSun" w:hAnsi="Times New Roman" w:cs="Times New Roman"/>
          <w:noProof/>
          <w:sz w:val="24"/>
          <w:szCs w:val="24"/>
        </w:rPr>
        <w:t xml:space="preserve">Besides being precise and efficient, influential communicators must also convey </w:t>
      </w:r>
      <w:r w:rsidRPr="00D0316D">
        <w:rPr>
          <w:rFonts w:ascii="Times New Roman" w:eastAsia="SimSun" w:hAnsi="Times New Roman" w:cs="Times New Roman"/>
          <w:sz w:val="24"/>
          <w:szCs w:val="24"/>
        </w:rPr>
        <w:t>knowledge to others in a way that is appropriate to others’ understanding. T</w:t>
      </w:r>
      <w:r w:rsidRPr="00D0316D">
        <w:rPr>
          <w:rFonts w:ascii="Times New Roman" w:eastAsia="SimSun" w:hAnsi="Times New Roman" w:cs="Times New Roman"/>
          <w:noProof/>
          <w:sz w:val="24"/>
          <w:szCs w:val="24"/>
        </w:rPr>
        <w:t xml:space="preserve">he linguistic definition of </w:t>
      </w:r>
      <w:r w:rsidRPr="00D0316D">
        <w:rPr>
          <w:rFonts w:ascii="Times New Roman" w:eastAsia="SimSun" w:hAnsi="Times New Roman" w:cs="Times New Roman"/>
          <w:i/>
          <w:iCs/>
          <w:noProof/>
          <w:sz w:val="24"/>
          <w:szCs w:val="24"/>
        </w:rPr>
        <w:t xml:space="preserve">communicator </w:t>
      </w:r>
      <w:r w:rsidRPr="00D0316D">
        <w:rPr>
          <w:rFonts w:ascii="Times New Roman" w:eastAsia="SimSun" w:hAnsi="Times New Roman" w:cs="Times New Roman"/>
          <w:noProof/>
          <w:sz w:val="24"/>
          <w:szCs w:val="24"/>
        </w:rPr>
        <w:t xml:space="preserve">is </w:t>
      </w:r>
      <w:r w:rsidRPr="00D0316D">
        <w:rPr>
          <w:rFonts w:ascii="Times New Roman" w:eastAsia="SimSun" w:hAnsi="Times New Roman" w:cs="Times New Roman"/>
          <w:i/>
          <w:noProof/>
          <w:sz w:val="24"/>
          <w:szCs w:val="24"/>
        </w:rPr>
        <w:t>“is one that communicates something; especially a person who conveys information or knowledge to others”</w:t>
      </w:r>
      <w:r w:rsidRPr="00D0316D">
        <w:rPr>
          <w:rFonts w:ascii="Times New Roman" w:eastAsia="SimSun" w:hAnsi="Times New Roman" w:cs="Times New Roman"/>
          <w:noProof/>
          <w:sz w:val="24"/>
          <w:szCs w:val="24"/>
        </w:rPr>
        <w:t>(Merriam-Webster, 2013)</w:t>
      </w:r>
      <w:r w:rsidRPr="00D0316D">
        <w:rPr>
          <w:rFonts w:ascii="Times New Roman" w:eastAsia="SimSun" w:hAnsi="Times New Roman" w:cs="Times New Roman"/>
          <w:i/>
          <w:noProof/>
          <w:sz w:val="24"/>
          <w:szCs w:val="24"/>
        </w:rPr>
        <w:t>.</w:t>
      </w:r>
      <w:r w:rsidRPr="00D0316D">
        <w:rPr>
          <w:rFonts w:ascii="Times New Roman" w:eastAsia="SimSun" w:hAnsi="Times New Roman" w:cs="Times New Roman"/>
          <w:sz w:val="24"/>
          <w:szCs w:val="24"/>
        </w:rPr>
        <w:t xml:space="preserve"> A noticeable aspect of this definition is the emphasis of the term “knowledge”, which may include “</w:t>
      </w:r>
      <w:r w:rsidRPr="00D0316D">
        <w:rPr>
          <w:rFonts w:ascii="Times New Roman" w:eastAsia="SimSun" w:hAnsi="Times New Roman" w:cs="Times New Roman"/>
          <w:i/>
          <w:sz w:val="24"/>
          <w:szCs w:val="24"/>
        </w:rPr>
        <w:t>understanding how organizations work</w:t>
      </w:r>
      <w:r w:rsidRPr="00D0316D">
        <w:rPr>
          <w:rFonts w:ascii="Times New Roman" w:eastAsia="SimSun" w:hAnsi="Times New Roman" w:cs="Times New Roman"/>
          <w:sz w:val="24"/>
          <w:szCs w:val="24"/>
        </w:rPr>
        <w:t>.” To have a high level of knowledge of communication, one must also have the level of understanding of others’ English and topics at hand. Therefore, in decision processes, it is very important to be flexible in communication styles and adjust information to one’s audience. Knowledge of communication also means having a prior knowledge of operational background, especially a maneuver background. Related</w:t>
      </w:r>
      <w:r w:rsidR="006D6A50">
        <w:rPr>
          <w:rFonts w:ascii="Times New Roman" w:eastAsia="SimSun" w:hAnsi="Times New Roman" w:cs="Times New Roman"/>
          <w:sz w:val="24"/>
          <w:szCs w:val="24"/>
        </w:rPr>
        <w:t>ly</w:t>
      </w:r>
      <w:r w:rsidRPr="00D0316D">
        <w:rPr>
          <w:rFonts w:ascii="Times New Roman" w:eastAsia="SimSun" w:hAnsi="Times New Roman" w:cs="Times New Roman"/>
          <w:sz w:val="24"/>
          <w:szCs w:val="24"/>
        </w:rPr>
        <w:t xml:space="preserve">, it is necessary to have a certain level of technical knowledge to communicate effectively across a variety of contexts. Being a good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also means having a willingness to have the right attitude for communication and recognizing that one may not have all the answers. Related to technical communication, our analysis showed that being proficient at system management and understanding relevant regulations makes one’s communication more efficient. Further, effective communication also is increased by gaining an understanding and familiarity with military-specific terms. </w:t>
      </w:r>
      <w:r w:rsidRPr="00D0316D">
        <w:rPr>
          <w:rFonts w:ascii="Times New Roman" w:eastAsia="SimSun" w:hAnsi="Times New Roman" w:cs="Times New Roman"/>
          <w:i/>
          <w:noProof/>
          <w:sz w:val="24"/>
          <w:szCs w:val="24"/>
        </w:rPr>
        <w:t>Communicator</w:t>
      </w:r>
      <w:r w:rsidRPr="00D0316D">
        <w:rPr>
          <w:rFonts w:ascii="Times New Roman" w:eastAsia="SimSun" w:hAnsi="Times New Roman" w:cs="Times New Roman"/>
          <w:noProof/>
          <w:sz w:val="24"/>
          <w:szCs w:val="24"/>
        </w:rPr>
        <w:t xml:space="preserve"> also means being efficient in communicating a problem in a logical background to someone unfamiliar with the issue. Being proficient in communication also means taking educational courses to boost the efficiency of one’s communication. </w:t>
      </w:r>
    </w:p>
    <w:p w14:paraId="224DBA62" w14:textId="77777777" w:rsidR="00B474CD" w:rsidRPr="00D0316D" w:rsidRDefault="00B474CD" w:rsidP="00B474CD">
      <w:pPr>
        <w:spacing w:after="0" w:line="240" w:lineRule="auto"/>
        <w:ind w:firstLine="720"/>
        <w:rPr>
          <w:rFonts w:ascii="Times New Roman" w:eastAsia="SimSun" w:hAnsi="Times New Roman" w:cs="Times New Roman"/>
          <w:noProof/>
          <w:sz w:val="24"/>
          <w:szCs w:val="24"/>
        </w:rPr>
      </w:pPr>
      <w:bookmarkStart w:id="98" w:name="_Hlk131690181"/>
    </w:p>
    <w:p w14:paraId="1AF3F707" w14:textId="77777777" w:rsidR="00B474CD" w:rsidRPr="007D4EA8" w:rsidRDefault="00B474CD" w:rsidP="007D4EA8">
      <w:pPr>
        <w:pStyle w:val="Heading3"/>
        <w:rPr>
          <w:b w:val="0"/>
          <w:noProof/>
        </w:rPr>
      </w:pPr>
      <w:bookmarkStart w:id="99" w:name="_Toc229144724"/>
      <w:r w:rsidRPr="007D4EA8">
        <w:rPr>
          <w:noProof/>
        </w:rPr>
        <w:t>Table 2</w:t>
      </w:r>
      <w:bookmarkEnd w:id="99"/>
    </w:p>
    <w:p w14:paraId="1C588E94" w14:textId="77777777" w:rsidR="00B474CD" w:rsidRPr="00D0316D" w:rsidRDefault="00B474CD" w:rsidP="00B474CD">
      <w:pPr>
        <w:spacing w:after="0" w:line="240" w:lineRule="auto"/>
        <w:rPr>
          <w:rFonts w:ascii="Times New Roman" w:eastAsia="SimSun" w:hAnsi="Times New Roman" w:cs="Times New Roman"/>
          <w:noProof/>
          <w:sz w:val="24"/>
          <w:szCs w:val="24"/>
        </w:rPr>
      </w:pPr>
    </w:p>
    <w:p w14:paraId="0C627EBD" w14:textId="77777777" w:rsidR="00B474CD" w:rsidRPr="00D0316D" w:rsidRDefault="00B474CD" w:rsidP="00B474CD">
      <w:pPr>
        <w:spacing w:after="0" w:line="240" w:lineRule="auto"/>
        <w:rPr>
          <w:rFonts w:ascii="Times New Roman" w:eastAsia="SimSun" w:hAnsi="Times New Roman" w:cs="Times New Roman"/>
          <w:i/>
          <w:iCs/>
          <w:noProof/>
          <w:sz w:val="24"/>
          <w:szCs w:val="24"/>
        </w:rPr>
      </w:pPr>
      <w:r w:rsidRPr="00D0316D">
        <w:rPr>
          <w:rFonts w:ascii="Times New Roman" w:eastAsia="SimSun" w:hAnsi="Times New Roman" w:cs="Times New Roman"/>
          <w:i/>
          <w:iCs/>
          <w:noProof/>
          <w:sz w:val="24"/>
          <w:szCs w:val="24"/>
        </w:rPr>
        <w:t>Communicator Talent sub-themes and example quotes</w:t>
      </w:r>
    </w:p>
    <w:p w14:paraId="39A4CA43" w14:textId="77777777" w:rsidR="00B474CD" w:rsidRPr="00D0316D" w:rsidRDefault="00B474CD" w:rsidP="00B474CD">
      <w:pPr>
        <w:spacing w:after="0" w:line="240" w:lineRule="auto"/>
        <w:rPr>
          <w:rFonts w:ascii="Times New Roman" w:eastAsia="SimSun" w:hAnsi="Times New Roman" w:cs="Times New Roman"/>
          <w:noProof/>
          <w:sz w:val="24"/>
          <w:szCs w:val="24"/>
        </w:rPr>
      </w:pPr>
    </w:p>
    <w:tbl>
      <w:tblPr>
        <w:tblStyle w:val="TableGrid3"/>
        <w:tblW w:w="0" w:type="auto"/>
        <w:tblBorders>
          <w:left w:val="none" w:sz="0" w:space="0" w:color="auto"/>
          <w:right w:val="none" w:sz="0" w:space="0" w:color="auto"/>
        </w:tblBorders>
        <w:tblLook w:val="04A0" w:firstRow="1" w:lastRow="0" w:firstColumn="1" w:lastColumn="0" w:noHBand="0" w:noVBand="1"/>
      </w:tblPr>
      <w:tblGrid>
        <w:gridCol w:w="1605"/>
        <w:gridCol w:w="7035"/>
      </w:tblGrid>
      <w:tr w:rsidR="00D0316D" w:rsidRPr="00776575" w14:paraId="4845BB37" w14:textId="77777777" w:rsidTr="00A31246">
        <w:tc>
          <w:tcPr>
            <w:tcW w:w="1620" w:type="dxa"/>
          </w:tcPr>
          <w:p w14:paraId="01F04FA0" w14:textId="77777777" w:rsidR="00B474CD" w:rsidRPr="007D4EA8" w:rsidRDefault="00B474CD" w:rsidP="00B474CD">
            <w:pPr>
              <w:rPr>
                <w:rFonts w:ascii="Times New Roman" w:eastAsia="Calibri" w:hAnsi="Times New Roman" w:cs="Times New Roman"/>
                <w:b/>
                <w:bCs/>
                <w:sz w:val="20"/>
                <w:szCs w:val="20"/>
              </w:rPr>
            </w:pPr>
            <w:r w:rsidRPr="007D4EA8">
              <w:rPr>
                <w:rFonts w:ascii="Times New Roman" w:eastAsia="Calibri" w:hAnsi="Times New Roman" w:cs="Times New Roman"/>
                <w:b/>
                <w:bCs/>
                <w:sz w:val="20"/>
                <w:szCs w:val="20"/>
              </w:rPr>
              <w:t>Communicator Sub-theme</w:t>
            </w:r>
          </w:p>
        </w:tc>
        <w:tc>
          <w:tcPr>
            <w:tcW w:w="7730" w:type="dxa"/>
          </w:tcPr>
          <w:p w14:paraId="7B2B5416" w14:textId="77777777" w:rsidR="00B474CD" w:rsidRPr="007D4EA8" w:rsidRDefault="00B474CD" w:rsidP="00B474CD">
            <w:pPr>
              <w:rPr>
                <w:rFonts w:ascii="Times New Roman" w:hAnsi="Times New Roman" w:cs="Times New Roman"/>
                <w:b/>
                <w:bCs/>
                <w:noProof/>
                <w:sz w:val="20"/>
                <w:szCs w:val="20"/>
              </w:rPr>
            </w:pPr>
            <w:r w:rsidRPr="007D4EA8">
              <w:rPr>
                <w:rFonts w:ascii="Times New Roman" w:hAnsi="Times New Roman" w:cs="Times New Roman"/>
                <w:b/>
                <w:bCs/>
                <w:noProof/>
                <w:sz w:val="20"/>
                <w:szCs w:val="20"/>
              </w:rPr>
              <w:t>Example Quotes used to extract theme</w:t>
            </w:r>
          </w:p>
        </w:tc>
      </w:tr>
      <w:tr w:rsidR="00D0316D" w:rsidRPr="00776575" w14:paraId="5E60A03C" w14:textId="77777777" w:rsidTr="00A31246">
        <w:tc>
          <w:tcPr>
            <w:tcW w:w="1620" w:type="dxa"/>
          </w:tcPr>
          <w:p w14:paraId="362C1B0D"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t>Precise and Efficient</w:t>
            </w:r>
          </w:p>
        </w:tc>
        <w:tc>
          <w:tcPr>
            <w:tcW w:w="7730" w:type="dxa"/>
          </w:tcPr>
          <w:p w14:paraId="5516950B" w14:textId="7BCBFCD6"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w:t>
            </w:r>
            <w:r w:rsidRPr="007D4EA8">
              <w:rPr>
                <w:rFonts w:ascii="Times New Roman" w:hAnsi="Times New Roman" w:cs="Times New Roman"/>
                <w:i/>
                <w:noProof/>
                <w:sz w:val="20"/>
                <w:szCs w:val="20"/>
              </w:rPr>
              <w:t>Communication skills are one of the most important aspects of my current position. Being able to clearly articulate thoughts, assessments, and facts is essential to being successful.”</w:t>
            </w:r>
            <w:r w:rsidRPr="007D4EA8">
              <w:rPr>
                <w:rFonts w:ascii="Times New Roman" w:hAnsi="Times New Roman" w:cs="Times New Roman"/>
                <w:sz w:val="20"/>
                <w:szCs w:val="20"/>
              </w:rPr>
              <w:t xml:space="preserve"> [1LT, </w:t>
            </w:r>
            <w:r w:rsidR="00E14E42">
              <w:rPr>
                <w:rFonts w:ascii="Times New Roman" w:hAnsi="Times New Roman" w:cs="Times New Roman"/>
                <w:sz w:val="20"/>
                <w:szCs w:val="20"/>
              </w:rPr>
              <w:t xml:space="preserve">BR </w:t>
            </w:r>
            <w:r w:rsidR="00BB4E0D">
              <w:rPr>
                <w:rFonts w:ascii="Times New Roman" w:hAnsi="Times New Roman" w:cs="Times New Roman"/>
                <w:sz w:val="20"/>
                <w:szCs w:val="20"/>
              </w:rPr>
              <w:t>35</w:t>
            </w:r>
            <w:r w:rsidRPr="007D4EA8">
              <w:rPr>
                <w:rFonts w:ascii="Times New Roman" w:hAnsi="Times New Roman" w:cs="Times New Roman"/>
                <w:sz w:val="20"/>
                <w:szCs w:val="20"/>
              </w:rPr>
              <w:t xml:space="preserve">; </w:t>
            </w:r>
            <w:r w:rsidR="0084674B">
              <w:rPr>
                <w:rFonts w:ascii="Times New Roman" w:hAnsi="Times New Roman" w:cs="Times New Roman"/>
                <w:sz w:val="20"/>
                <w:szCs w:val="20"/>
              </w:rPr>
              <w:t xml:space="preserve">Information network Engineering </w:t>
            </w:r>
            <w:r w:rsidRPr="007D4EA8">
              <w:rPr>
                <w:rFonts w:ascii="Times New Roman" w:hAnsi="Times New Roman" w:cs="Times New Roman"/>
                <w:sz w:val="20"/>
                <w:szCs w:val="20"/>
              </w:rPr>
              <w:t>XO].</w:t>
            </w:r>
            <w:r w:rsidRPr="007D4EA8">
              <w:rPr>
                <w:rFonts w:ascii="Times New Roman" w:hAnsi="Times New Roman" w:cs="Times New Roman"/>
                <w:noProof/>
                <w:sz w:val="20"/>
                <w:szCs w:val="20"/>
              </w:rPr>
              <w:t xml:space="preserve">  </w:t>
            </w:r>
          </w:p>
        </w:tc>
      </w:tr>
      <w:tr w:rsidR="00D0316D" w:rsidRPr="00776575" w14:paraId="6EA6FC75" w14:textId="77777777" w:rsidTr="00A31246">
        <w:tc>
          <w:tcPr>
            <w:tcW w:w="1620" w:type="dxa"/>
          </w:tcPr>
          <w:p w14:paraId="3BF00473"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t>Timing and Accuracy</w:t>
            </w:r>
          </w:p>
        </w:tc>
        <w:tc>
          <w:tcPr>
            <w:tcW w:w="7730" w:type="dxa"/>
          </w:tcPr>
          <w:p w14:paraId="29B70E29" w14:textId="78C364C8" w:rsidR="00B474CD" w:rsidRPr="007D4EA8" w:rsidRDefault="00B474CD" w:rsidP="003444AC">
            <w:pPr>
              <w:rPr>
                <w:rFonts w:ascii="Times New Roman" w:hAnsi="Times New Roman" w:cs="Times New Roman"/>
                <w:noProof/>
                <w:sz w:val="20"/>
                <w:szCs w:val="20"/>
              </w:rPr>
            </w:pPr>
            <w:r w:rsidRPr="007D4EA8">
              <w:rPr>
                <w:rFonts w:ascii="Times New Roman" w:hAnsi="Times New Roman" w:cs="Times New Roman"/>
                <w:noProof/>
                <w:sz w:val="20"/>
                <w:szCs w:val="20"/>
              </w:rPr>
              <w:t xml:space="preserve"> “</w:t>
            </w:r>
            <w:r w:rsidRPr="007D4EA8">
              <w:rPr>
                <w:rFonts w:ascii="Times New Roman" w:hAnsi="Times New Roman" w:cs="Times New Roman"/>
                <w:i/>
                <w:noProof/>
                <w:sz w:val="20"/>
                <w:szCs w:val="20"/>
              </w:rPr>
              <w:t xml:space="preserve">Communication is very key. Ensuring that your units are in the correct location, ammunition count is accurate, and you are timely and accurate is key to my job. </w:t>
            </w:r>
            <w:r w:rsidRPr="007D4EA8">
              <w:rPr>
                <w:rFonts w:ascii="Times New Roman" w:hAnsi="Times New Roman" w:cs="Times New Roman"/>
                <w:i/>
                <w:noProof/>
                <w:sz w:val="20"/>
                <w:szCs w:val="20"/>
              </w:rPr>
              <w:lastRenderedPageBreak/>
              <w:t>m</w:t>
            </w:r>
            <w:r w:rsidRPr="004E101F">
              <w:rPr>
                <w:rFonts w:ascii="Times New Roman" w:hAnsi="Times New Roman" w:cs="Times New Roman"/>
                <w:i/>
                <w:noProof/>
                <w:sz w:val="20"/>
                <w:szCs w:val="20"/>
              </w:rPr>
              <w:t>ost of this comes from communication and strong organization skills.</w:t>
            </w:r>
            <w:r w:rsidRPr="004E101F">
              <w:rPr>
                <w:rFonts w:ascii="Times New Roman" w:hAnsi="Times New Roman" w:cs="Times New Roman"/>
                <w:noProof/>
                <w:sz w:val="20"/>
                <w:szCs w:val="20"/>
              </w:rPr>
              <w:t xml:space="preserve">” [1LT, </w:t>
            </w:r>
            <w:r w:rsidR="00A50546" w:rsidRPr="004E101F">
              <w:rPr>
                <w:rFonts w:ascii="Times New Roman" w:hAnsi="Times New Roman" w:cs="Times New Roman"/>
                <w:noProof/>
                <w:sz w:val="20"/>
                <w:szCs w:val="20"/>
              </w:rPr>
              <w:t>BR</w:t>
            </w:r>
            <w:r w:rsidR="004E101F" w:rsidRPr="004E101F">
              <w:rPr>
                <w:rFonts w:ascii="Times New Roman" w:hAnsi="Times New Roman" w:cs="Times New Roman"/>
                <w:noProof/>
                <w:sz w:val="20"/>
                <w:szCs w:val="20"/>
              </w:rPr>
              <w:t xml:space="preserve"> 13</w:t>
            </w:r>
            <w:r w:rsidRPr="004E101F">
              <w:rPr>
                <w:rFonts w:ascii="Times New Roman" w:hAnsi="Times New Roman" w:cs="Times New Roman"/>
                <w:noProof/>
                <w:sz w:val="20"/>
                <w:szCs w:val="20"/>
              </w:rPr>
              <w:t>; Fire</w:t>
            </w:r>
            <w:r w:rsidRPr="007D4EA8">
              <w:rPr>
                <w:rFonts w:ascii="Times New Roman" w:hAnsi="Times New Roman" w:cs="Times New Roman"/>
                <w:noProof/>
                <w:sz w:val="20"/>
                <w:szCs w:val="20"/>
              </w:rPr>
              <w:t xml:space="preserve"> Direction Officer].</w:t>
            </w:r>
          </w:p>
        </w:tc>
      </w:tr>
      <w:tr w:rsidR="00D0316D" w:rsidRPr="00776575" w14:paraId="29CE1FDA" w14:textId="77777777" w:rsidTr="00A31246">
        <w:tc>
          <w:tcPr>
            <w:tcW w:w="1620" w:type="dxa"/>
          </w:tcPr>
          <w:p w14:paraId="173002E0"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lastRenderedPageBreak/>
              <w:t>English Language Proficiency</w:t>
            </w:r>
          </w:p>
        </w:tc>
        <w:tc>
          <w:tcPr>
            <w:tcW w:w="7730" w:type="dxa"/>
          </w:tcPr>
          <w:p w14:paraId="44CDE4C5" w14:textId="03FA1AF3"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w:t>
            </w:r>
            <w:r w:rsidRPr="007D4EA8">
              <w:rPr>
                <w:rFonts w:ascii="Times New Roman" w:hAnsi="Times New Roman" w:cs="Times New Roman"/>
                <w:i/>
                <w:noProof/>
                <w:sz w:val="20"/>
                <w:szCs w:val="20"/>
              </w:rPr>
              <w:t>It is vitally important that officers all are proficient in English. There are countless examples of officers not possessing the acumen of the English language. Often times, there are e-mails, policies and briefings in which English is either improper, poorly written or lacking in basic comprehension</w:t>
            </w:r>
            <w:r w:rsidRPr="007D4EA8">
              <w:rPr>
                <w:rFonts w:ascii="Times New Roman" w:hAnsi="Times New Roman" w:cs="Times New Roman"/>
                <w:noProof/>
                <w:sz w:val="20"/>
                <w:szCs w:val="20"/>
              </w:rPr>
              <w:t xml:space="preserve">.” [MAJ, </w:t>
            </w:r>
            <w:r w:rsidR="00A50546">
              <w:rPr>
                <w:rFonts w:ascii="Times New Roman" w:hAnsi="Times New Roman" w:cs="Times New Roman"/>
                <w:noProof/>
                <w:sz w:val="20"/>
                <w:szCs w:val="20"/>
              </w:rPr>
              <w:t xml:space="preserve">BR </w:t>
            </w:r>
            <w:r w:rsidR="00EF5A61">
              <w:rPr>
                <w:rFonts w:ascii="Times New Roman" w:hAnsi="Times New Roman" w:cs="Times New Roman"/>
                <w:noProof/>
                <w:sz w:val="20"/>
                <w:szCs w:val="20"/>
              </w:rPr>
              <w:t>42</w:t>
            </w:r>
            <w:r w:rsidRPr="007D4EA8">
              <w:rPr>
                <w:rFonts w:ascii="Times New Roman" w:hAnsi="Times New Roman" w:cs="Times New Roman"/>
                <w:noProof/>
                <w:sz w:val="20"/>
                <w:szCs w:val="20"/>
              </w:rPr>
              <w:t xml:space="preserve">; Strength Management SFAB/SFAC].  </w:t>
            </w:r>
          </w:p>
        </w:tc>
      </w:tr>
      <w:tr w:rsidR="00D0316D" w:rsidRPr="00776575" w14:paraId="7D906D28" w14:textId="77777777" w:rsidTr="00A31246">
        <w:tc>
          <w:tcPr>
            <w:tcW w:w="1620" w:type="dxa"/>
          </w:tcPr>
          <w:p w14:paraId="63A8BBAB"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t>Precision and accuracy in writing and grammar through training</w:t>
            </w:r>
          </w:p>
        </w:tc>
        <w:tc>
          <w:tcPr>
            <w:tcW w:w="7730" w:type="dxa"/>
          </w:tcPr>
          <w:p w14:paraId="4FFB7A52" w14:textId="0C508121" w:rsidR="00B474CD" w:rsidRPr="007D4EA8" w:rsidRDefault="00B474CD" w:rsidP="003444AC">
            <w:pPr>
              <w:rPr>
                <w:rFonts w:ascii="Times New Roman" w:hAnsi="Times New Roman" w:cs="Times New Roman"/>
                <w:noProof/>
                <w:sz w:val="20"/>
                <w:szCs w:val="20"/>
              </w:rPr>
            </w:pPr>
            <w:r w:rsidRPr="007D4EA8">
              <w:rPr>
                <w:rFonts w:ascii="Times New Roman" w:hAnsi="Times New Roman" w:cs="Times New Roman"/>
                <w:noProof/>
                <w:sz w:val="20"/>
                <w:szCs w:val="20"/>
              </w:rPr>
              <w:t>“</w:t>
            </w:r>
            <w:r w:rsidRPr="007D4EA8">
              <w:rPr>
                <w:rFonts w:ascii="Times New Roman" w:hAnsi="Times New Roman" w:cs="Times New Roman"/>
                <w:i/>
                <w:noProof/>
                <w:sz w:val="20"/>
                <w:szCs w:val="20"/>
              </w:rPr>
              <w:t>On a daily basis, I am exposed to numerous grammatical errors via written communication by others. It is very important for professionals in a field of expertise to communicate with emphasis on precise details. Most of what I see is laziness, but at times it is obviously lack of or poor education. Advanced writing skills are extremely important to an officer’s career.</w:t>
            </w:r>
            <w:r w:rsidRPr="007D4EA8">
              <w:rPr>
                <w:rFonts w:ascii="Times New Roman" w:hAnsi="Times New Roman" w:cs="Times New Roman"/>
                <w:noProof/>
                <w:sz w:val="20"/>
                <w:szCs w:val="20"/>
              </w:rPr>
              <w:t xml:space="preserve">” [CPT, </w:t>
            </w:r>
            <w:r w:rsidR="007061A7">
              <w:rPr>
                <w:rFonts w:ascii="Times New Roman" w:hAnsi="Times New Roman" w:cs="Times New Roman"/>
                <w:noProof/>
                <w:sz w:val="20"/>
                <w:szCs w:val="20"/>
              </w:rPr>
              <w:t xml:space="preserve">BR </w:t>
            </w:r>
            <w:r w:rsidR="00AE5E56">
              <w:rPr>
                <w:rFonts w:ascii="Times New Roman" w:hAnsi="Times New Roman" w:cs="Times New Roman"/>
                <w:noProof/>
                <w:sz w:val="20"/>
                <w:szCs w:val="20"/>
              </w:rPr>
              <w:t>88</w:t>
            </w:r>
            <w:r w:rsidRPr="007D4EA8">
              <w:rPr>
                <w:rFonts w:ascii="Times New Roman" w:hAnsi="Times New Roman" w:cs="Times New Roman"/>
                <w:noProof/>
                <w:sz w:val="20"/>
                <w:szCs w:val="20"/>
              </w:rPr>
              <w:t xml:space="preserve">, Company Commander]. </w:t>
            </w:r>
          </w:p>
        </w:tc>
      </w:tr>
      <w:tr w:rsidR="00D0316D" w:rsidRPr="00776575" w14:paraId="30EBC8B4" w14:textId="77777777" w:rsidTr="00A31246">
        <w:tc>
          <w:tcPr>
            <w:tcW w:w="1620" w:type="dxa"/>
          </w:tcPr>
          <w:p w14:paraId="28B8A1C7"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t>Custom</w:t>
            </w:r>
            <w:r w:rsidRPr="007D6F4D">
              <w:rPr>
                <w:rFonts w:ascii="Times New Roman" w:hAnsi="Times New Roman"/>
                <w:sz w:val="20"/>
              </w:rPr>
              <w:t>ize</w:t>
            </w:r>
            <w:r w:rsidRPr="007D4EA8">
              <w:rPr>
                <w:rFonts w:ascii="Times New Roman" w:eastAsia="Calibri" w:hAnsi="Times New Roman" w:cs="Times New Roman"/>
                <w:sz w:val="20"/>
                <w:szCs w:val="20"/>
              </w:rPr>
              <w:t xml:space="preserve"> to the audience’s understanding</w:t>
            </w:r>
          </w:p>
        </w:tc>
        <w:tc>
          <w:tcPr>
            <w:tcW w:w="7730" w:type="dxa"/>
          </w:tcPr>
          <w:p w14:paraId="4E2307B7" w14:textId="7B98BB3E"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w:t>
            </w:r>
            <w:r w:rsidRPr="007D4EA8">
              <w:rPr>
                <w:rFonts w:ascii="Times New Roman" w:hAnsi="Times New Roman" w:cs="Times New Roman"/>
                <w:i/>
                <w:sz w:val="20"/>
                <w:szCs w:val="20"/>
              </w:rPr>
              <w:t>Company Command. Beyond specialized staff work and understanding of branch specific knowledge of how our organizations work, Company Command exposes an Officer to pertinent systems and leadership skills to perform as the S3 or XO of a Battalion. The additional knowledge of processes, communication (written/oral), and problem solving within a small team learned at ILE reinforce tendencies learned throughout an Officer’s career, but do not outweigh the experiences of Company Command when it comes to success as an S3 or XO.</w:t>
            </w:r>
            <w:r w:rsidRPr="007D4EA8">
              <w:rPr>
                <w:rFonts w:ascii="Times New Roman" w:hAnsi="Times New Roman" w:cs="Times New Roman"/>
                <w:sz w:val="20"/>
                <w:szCs w:val="20"/>
              </w:rPr>
              <w:t xml:space="preserve">” [Major, </w:t>
            </w:r>
            <w:r w:rsidR="00E14E42">
              <w:rPr>
                <w:rFonts w:ascii="Times New Roman" w:hAnsi="Times New Roman" w:cs="Times New Roman"/>
                <w:sz w:val="20"/>
                <w:szCs w:val="20"/>
              </w:rPr>
              <w:t xml:space="preserve">BR </w:t>
            </w:r>
            <w:r w:rsidR="00AA5CFC">
              <w:rPr>
                <w:rFonts w:ascii="Times New Roman" w:hAnsi="Times New Roman" w:cs="Times New Roman"/>
                <w:sz w:val="20"/>
                <w:szCs w:val="20"/>
              </w:rPr>
              <w:t>31</w:t>
            </w:r>
            <w:r w:rsidRPr="007D4EA8">
              <w:rPr>
                <w:rFonts w:ascii="Times New Roman" w:hAnsi="Times New Roman" w:cs="Times New Roman"/>
                <w:sz w:val="20"/>
                <w:szCs w:val="20"/>
              </w:rPr>
              <w:t>; Battalion Executive Officer].</w:t>
            </w:r>
          </w:p>
        </w:tc>
      </w:tr>
      <w:tr w:rsidR="00D0316D" w:rsidRPr="00776575" w14:paraId="699E5AE2" w14:textId="77777777" w:rsidTr="00A31246">
        <w:tc>
          <w:tcPr>
            <w:tcW w:w="1620" w:type="dxa"/>
          </w:tcPr>
          <w:p w14:paraId="607F7755"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t>Flexibility in communication style</w:t>
            </w:r>
          </w:p>
        </w:tc>
        <w:tc>
          <w:tcPr>
            <w:tcW w:w="7730" w:type="dxa"/>
          </w:tcPr>
          <w:p w14:paraId="1511DED5" w14:textId="42E25A55"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w:t>
            </w:r>
            <w:r w:rsidRPr="007D4EA8">
              <w:rPr>
                <w:rFonts w:ascii="Times New Roman" w:hAnsi="Times New Roman" w:cs="Times New Roman"/>
                <w:i/>
                <w:sz w:val="20"/>
                <w:szCs w:val="20"/>
              </w:rPr>
              <w:t>As a U.S. Army officer working in NATO, you have to be flexible in your oral and written communication style. Individuals, including military and senior leaders, have vastly different levels of English understanding or knowledge of the topics at hand, but all may be stakeholders in the decision-making process</w:t>
            </w:r>
            <w:r w:rsidRPr="007D4EA8">
              <w:rPr>
                <w:rFonts w:ascii="Times New Roman" w:hAnsi="Times New Roman" w:cs="Times New Roman"/>
                <w:sz w:val="20"/>
                <w:szCs w:val="20"/>
              </w:rPr>
              <w:t xml:space="preserve">.” [LTC, </w:t>
            </w:r>
            <w:r w:rsidR="00A50546">
              <w:rPr>
                <w:rFonts w:ascii="Times New Roman" w:hAnsi="Times New Roman" w:cs="Times New Roman"/>
                <w:sz w:val="20"/>
                <w:szCs w:val="20"/>
              </w:rPr>
              <w:t xml:space="preserve">BR </w:t>
            </w:r>
            <w:r w:rsidR="00DE3C8A">
              <w:rPr>
                <w:rFonts w:ascii="Times New Roman" w:hAnsi="Times New Roman" w:cs="Times New Roman"/>
                <w:sz w:val="20"/>
                <w:szCs w:val="20"/>
              </w:rPr>
              <w:t>13</w:t>
            </w:r>
            <w:r w:rsidRPr="007D4EA8">
              <w:rPr>
                <w:rFonts w:ascii="Times New Roman" w:hAnsi="Times New Roman" w:cs="Times New Roman"/>
                <w:sz w:val="20"/>
                <w:szCs w:val="20"/>
              </w:rPr>
              <w:t xml:space="preserve">, Operational Analyst at NATO/Staff Officer].  </w:t>
            </w:r>
          </w:p>
        </w:tc>
      </w:tr>
      <w:tr w:rsidR="00D0316D" w:rsidRPr="00776575" w14:paraId="5A34C791" w14:textId="77777777" w:rsidTr="00A31246">
        <w:tc>
          <w:tcPr>
            <w:tcW w:w="1620" w:type="dxa"/>
          </w:tcPr>
          <w:p w14:paraId="7B117135"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t>Operational and technical knowledge</w:t>
            </w:r>
          </w:p>
        </w:tc>
        <w:tc>
          <w:tcPr>
            <w:tcW w:w="7730" w:type="dxa"/>
          </w:tcPr>
          <w:p w14:paraId="6730E7AD" w14:textId="2E34ADB4"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w:t>
            </w:r>
            <w:r w:rsidRPr="007D4EA8">
              <w:rPr>
                <w:rFonts w:ascii="Times New Roman" w:hAnsi="Times New Roman" w:cs="Times New Roman"/>
                <w:i/>
                <w:sz w:val="20"/>
                <w:szCs w:val="20"/>
              </w:rPr>
              <w:t>my functional area training provided the to assist with policy analysis and development. It is helpful to have a good operational background, specifically a maneuver background, to provide perspective on policy analysis and development for an issue that is very cross functional</w:t>
            </w:r>
            <w:r w:rsidRPr="007D4EA8">
              <w:rPr>
                <w:rFonts w:ascii="Times New Roman" w:hAnsi="Times New Roman" w:cs="Times New Roman"/>
                <w:sz w:val="20"/>
                <w:szCs w:val="20"/>
              </w:rPr>
              <w:t xml:space="preserve">.” [LTC, </w:t>
            </w:r>
            <w:r w:rsidR="0084674B">
              <w:rPr>
                <w:rFonts w:ascii="Times New Roman" w:hAnsi="Times New Roman" w:cs="Times New Roman"/>
                <w:sz w:val="20"/>
                <w:szCs w:val="20"/>
              </w:rPr>
              <w:t>BR</w:t>
            </w:r>
            <w:r w:rsidRPr="007D4EA8">
              <w:rPr>
                <w:rFonts w:ascii="Times New Roman" w:hAnsi="Times New Roman" w:cs="Times New Roman"/>
                <w:sz w:val="20"/>
                <w:szCs w:val="20"/>
              </w:rPr>
              <w:t xml:space="preserve"> </w:t>
            </w:r>
            <w:r w:rsidR="000F69FB">
              <w:rPr>
                <w:rFonts w:ascii="Times New Roman" w:hAnsi="Times New Roman" w:cs="Times New Roman"/>
                <w:sz w:val="20"/>
                <w:szCs w:val="20"/>
              </w:rPr>
              <w:t>35</w:t>
            </w:r>
            <w:r w:rsidRPr="007D4EA8">
              <w:rPr>
                <w:rFonts w:ascii="Times New Roman" w:hAnsi="Times New Roman" w:cs="Times New Roman"/>
                <w:sz w:val="20"/>
                <w:szCs w:val="20"/>
              </w:rPr>
              <w:t>; Counter WMD Policy Analyst].</w:t>
            </w:r>
          </w:p>
        </w:tc>
      </w:tr>
      <w:tr w:rsidR="00D0316D" w:rsidRPr="00776575" w14:paraId="1CE605A0" w14:textId="77777777" w:rsidTr="00A31246">
        <w:trPr>
          <w:trHeight w:val="1682"/>
        </w:trPr>
        <w:tc>
          <w:tcPr>
            <w:tcW w:w="1620" w:type="dxa"/>
          </w:tcPr>
          <w:p w14:paraId="35D8D8D9" w14:textId="77777777" w:rsidR="00B474CD" w:rsidRPr="007D4EA8" w:rsidRDefault="00B474CD" w:rsidP="00B474CD">
            <w:pPr>
              <w:rPr>
                <w:rFonts w:ascii="Times New Roman" w:hAnsi="Times New Roman" w:cs="Times New Roman"/>
                <w:noProof/>
                <w:sz w:val="20"/>
                <w:szCs w:val="20"/>
              </w:rPr>
            </w:pPr>
            <w:r w:rsidRPr="007D4EA8">
              <w:rPr>
                <w:rFonts w:ascii="Times New Roman" w:eastAsia="Calibri" w:hAnsi="Times New Roman" w:cs="Times New Roman"/>
                <w:sz w:val="20"/>
                <w:szCs w:val="20"/>
              </w:rPr>
              <w:t>Communicating with others inside and outside one’s organization</w:t>
            </w:r>
          </w:p>
        </w:tc>
        <w:tc>
          <w:tcPr>
            <w:tcW w:w="7730" w:type="dxa"/>
          </w:tcPr>
          <w:p w14:paraId="164CD723" w14:textId="68D6FDD0" w:rsidR="00B474CD" w:rsidRPr="007D4EA8" w:rsidRDefault="00B474CD" w:rsidP="003444AC">
            <w:pPr>
              <w:rPr>
                <w:rFonts w:ascii="Times New Roman" w:hAnsi="Times New Roman" w:cs="Times New Roman"/>
                <w:sz w:val="20"/>
                <w:szCs w:val="20"/>
              </w:rPr>
            </w:pPr>
            <w:r w:rsidRPr="007D4EA8">
              <w:rPr>
                <w:rFonts w:ascii="Times New Roman" w:hAnsi="Times New Roman" w:cs="Times New Roman"/>
                <w:sz w:val="20"/>
                <w:szCs w:val="20"/>
              </w:rPr>
              <w:t>“</w:t>
            </w:r>
            <w:r w:rsidRPr="007D4EA8">
              <w:rPr>
                <w:rFonts w:ascii="Times New Roman" w:hAnsi="Times New Roman" w:cs="Times New Roman"/>
                <w:i/>
                <w:sz w:val="20"/>
                <w:szCs w:val="20"/>
              </w:rPr>
              <w:t>It is helpful to have a good operational background, specifically a maneuver background, to provide perspective on policy analysis and development for an issue that is very cross functional...  working with various groups across many different disciplines, prior knowledge and practical application of combined arms maneuver seems to be a very beneficial asset</w:t>
            </w:r>
            <w:r w:rsidRPr="007D4EA8">
              <w:rPr>
                <w:rFonts w:ascii="Times New Roman" w:hAnsi="Times New Roman" w:cs="Times New Roman"/>
                <w:sz w:val="20"/>
                <w:szCs w:val="20"/>
              </w:rPr>
              <w:t xml:space="preserve">.” [LTC, </w:t>
            </w:r>
            <w:r w:rsidR="0084674B">
              <w:rPr>
                <w:rFonts w:ascii="Times New Roman" w:hAnsi="Times New Roman" w:cs="Times New Roman"/>
                <w:sz w:val="20"/>
                <w:szCs w:val="20"/>
              </w:rPr>
              <w:t>BR</w:t>
            </w:r>
            <w:r w:rsidRPr="007D4EA8">
              <w:rPr>
                <w:rFonts w:ascii="Times New Roman" w:hAnsi="Times New Roman" w:cs="Times New Roman"/>
                <w:sz w:val="20"/>
                <w:szCs w:val="20"/>
              </w:rPr>
              <w:t xml:space="preserve"> </w:t>
            </w:r>
            <w:r w:rsidR="000F69FB">
              <w:rPr>
                <w:rFonts w:ascii="Times New Roman" w:hAnsi="Times New Roman" w:cs="Times New Roman"/>
                <w:sz w:val="20"/>
                <w:szCs w:val="20"/>
              </w:rPr>
              <w:t>35</w:t>
            </w:r>
            <w:r w:rsidRPr="007D4EA8">
              <w:rPr>
                <w:rFonts w:ascii="Times New Roman" w:hAnsi="Times New Roman" w:cs="Times New Roman"/>
                <w:sz w:val="20"/>
                <w:szCs w:val="20"/>
              </w:rPr>
              <w:t xml:space="preserve">; Counter WMD Policy Analyst]. </w:t>
            </w:r>
          </w:p>
        </w:tc>
      </w:tr>
      <w:tr w:rsidR="00D0316D" w:rsidRPr="00776575" w14:paraId="7F412113" w14:textId="77777777" w:rsidTr="00A31246">
        <w:tc>
          <w:tcPr>
            <w:tcW w:w="1620" w:type="dxa"/>
          </w:tcPr>
          <w:p w14:paraId="3F728F89" w14:textId="77777777"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Humility and recognition that one does not have all the answers</w:t>
            </w:r>
          </w:p>
        </w:tc>
        <w:tc>
          <w:tcPr>
            <w:tcW w:w="7730" w:type="dxa"/>
          </w:tcPr>
          <w:p w14:paraId="28F94E64" w14:textId="100FAABC"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w:t>
            </w:r>
            <w:r w:rsidRPr="007D4EA8">
              <w:rPr>
                <w:rFonts w:ascii="Times New Roman" w:hAnsi="Times New Roman" w:cs="Times New Roman"/>
                <w:i/>
                <w:sz w:val="20"/>
                <w:szCs w:val="20"/>
              </w:rPr>
              <w:t>We must be willing to learn and to humble ourselves before the overwhelming experience and knowledge of our NCO counterparts; we must not be afraid to say “I don’t know,” but always willing to say “...but I will find the answer.” The officer who is too proud or too confident to admit they do not know everything will only hold our Army back. American son’s and daughters are entitled to humble leaders with unbreakable spirits of character.</w:t>
            </w:r>
            <w:r w:rsidRPr="007D4EA8">
              <w:rPr>
                <w:rFonts w:ascii="Times New Roman" w:hAnsi="Times New Roman" w:cs="Times New Roman"/>
                <w:sz w:val="20"/>
                <w:szCs w:val="20"/>
              </w:rPr>
              <w:t xml:space="preserve">” [1LT, </w:t>
            </w:r>
            <w:r w:rsidR="00E14E42">
              <w:rPr>
                <w:rFonts w:ascii="Times New Roman" w:hAnsi="Times New Roman" w:cs="Times New Roman"/>
                <w:sz w:val="20"/>
                <w:szCs w:val="20"/>
              </w:rPr>
              <w:t xml:space="preserve">BR </w:t>
            </w:r>
            <w:r w:rsidR="005746AD">
              <w:rPr>
                <w:rFonts w:ascii="Times New Roman" w:hAnsi="Times New Roman" w:cs="Times New Roman"/>
                <w:sz w:val="20"/>
                <w:szCs w:val="20"/>
              </w:rPr>
              <w:t>31</w:t>
            </w:r>
            <w:r w:rsidRPr="007D4EA8">
              <w:rPr>
                <w:rFonts w:ascii="Times New Roman" w:hAnsi="Times New Roman" w:cs="Times New Roman"/>
                <w:sz w:val="20"/>
                <w:szCs w:val="20"/>
              </w:rPr>
              <w:t>; XO].</w:t>
            </w:r>
          </w:p>
        </w:tc>
      </w:tr>
      <w:tr w:rsidR="00D0316D" w:rsidRPr="00776575" w14:paraId="404D122C" w14:textId="77777777" w:rsidTr="00A31246">
        <w:tc>
          <w:tcPr>
            <w:tcW w:w="1620" w:type="dxa"/>
          </w:tcPr>
          <w:p w14:paraId="009ED270" w14:textId="77777777"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Communicating problems with logic</w:t>
            </w:r>
          </w:p>
        </w:tc>
        <w:tc>
          <w:tcPr>
            <w:tcW w:w="7730" w:type="dxa"/>
          </w:tcPr>
          <w:p w14:paraId="67FBC1F7" w14:textId="06DD6025"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w:t>
            </w:r>
            <w:r w:rsidRPr="007D4EA8">
              <w:rPr>
                <w:rFonts w:ascii="Times New Roman" w:hAnsi="Times New Roman" w:cs="Times New Roman"/>
                <w:i/>
                <w:noProof/>
                <w:sz w:val="20"/>
                <w:szCs w:val="20"/>
              </w:rPr>
              <w:t>A significant part of identifying a problem is being able to express what that is to another person... We won’t be able to know everything, so having the communication skills and logical background to express a problem to a new person is another combination and expression of those skills.</w:t>
            </w:r>
            <w:r w:rsidRPr="007D4EA8">
              <w:rPr>
                <w:rFonts w:ascii="Times New Roman" w:hAnsi="Times New Roman" w:cs="Times New Roman"/>
                <w:noProof/>
                <w:sz w:val="20"/>
                <w:szCs w:val="20"/>
              </w:rPr>
              <w:t xml:space="preserve">” [CPT, </w:t>
            </w:r>
            <w:r w:rsidR="00A50546">
              <w:rPr>
                <w:rFonts w:ascii="Times New Roman" w:hAnsi="Times New Roman" w:cs="Times New Roman"/>
                <w:noProof/>
                <w:sz w:val="20"/>
                <w:szCs w:val="20"/>
              </w:rPr>
              <w:t xml:space="preserve">BR </w:t>
            </w:r>
            <w:r w:rsidR="009C4405">
              <w:rPr>
                <w:rFonts w:ascii="Times New Roman" w:hAnsi="Times New Roman" w:cs="Times New Roman"/>
                <w:noProof/>
                <w:sz w:val="20"/>
                <w:szCs w:val="20"/>
              </w:rPr>
              <w:t>42</w:t>
            </w:r>
            <w:r w:rsidRPr="007D4EA8">
              <w:rPr>
                <w:rFonts w:ascii="Times New Roman" w:hAnsi="Times New Roman" w:cs="Times New Roman"/>
                <w:noProof/>
                <w:sz w:val="20"/>
                <w:szCs w:val="20"/>
              </w:rPr>
              <w:t>; ARNG ABCMR Analyst].</w:t>
            </w:r>
          </w:p>
        </w:tc>
      </w:tr>
      <w:tr w:rsidR="00D0316D" w:rsidRPr="00776575" w14:paraId="10C22999" w14:textId="77777777" w:rsidTr="00A31246">
        <w:tc>
          <w:tcPr>
            <w:tcW w:w="1620" w:type="dxa"/>
          </w:tcPr>
          <w:p w14:paraId="67BF076F" w14:textId="77777777"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Enhancing communication through education</w:t>
            </w:r>
          </w:p>
        </w:tc>
        <w:tc>
          <w:tcPr>
            <w:tcW w:w="7730" w:type="dxa"/>
          </w:tcPr>
          <w:p w14:paraId="268D2B48" w14:textId="21B48266"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w:t>
            </w:r>
            <w:r w:rsidRPr="007D4EA8">
              <w:rPr>
                <w:rFonts w:ascii="Times New Roman" w:hAnsi="Times New Roman" w:cs="Times New Roman"/>
                <w:i/>
                <w:noProof/>
                <w:sz w:val="20"/>
                <w:szCs w:val="20"/>
              </w:rPr>
              <w:t>Personnel would also find systems management course helpful in building processes to efficiently complete documents and actions within the field.</w:t>
            </w:r>
            <w:r w:rsidRPr="007D4EA8">
              <w:rPr>
                <w:rFonts w:ascii="Times New Roman" w:hAnsi="Times New Roman" w:cs="Times New Roman"/>
                <w:noProof/>
                <w:sz w:val="20"/>
                <w:szCs w:val="20"/>
              </w:rPr>
              <w:t>”. “</w:t>
            </w:r>
            <w:r w:rsidRPr="007D4EA8">
              <w:rPr>
                <w:rFonts w:ascii="Times New Roman" w:hAnsi="Times New Roman" w:cs="Times New Roman"/>
                <w:i/>
                <w:noProof/>
                <w:sz w:val="20"/>
                <w:szCs w:val="20"/>
              </w:rPr>
              <w:t>I use my composition course most frequently when correcting and writing documents. Backgrounds in writing and communication studies are relevant and helpful to accomplishing the heavy load of documents in and out of the section and shop.</w:t>
            </w:r>
            <w:r w:rsidRPr="007D4EA8">
              <w:rPr>
                <w:rFonts w:ascii="Times New Roman" w:hAnsi="Times New Roman" w:cs="Times New Roman"/>
                <w:noProof/>
                <w:sz w:val="20"/>
                <w:szCs w:val="20"/>
              </w:rPr>
              <w:t xml:space="preserve">” </w:t>
            </w:r>
            <w:r w:rsidRPr="007D4EA8">
              <w:rPr>
                <w:rFonts w:ascii="Times New Roman" w:hAnsi="Times New Roman" w:cs="Times New Roman"/>
                <w:sz w:val="20"/>
                <w:szCs w:val="20"/>
              </w:rPr>
              <w:t xml:space="preserve">[1LT, </w:t>
            </w:r>
            <w:r w:rsidR="00A50546">
              <w:rPr>
                <w:rFonts w:ascii="Times New Roman" w:hAnsi="Times New Roman" w:cs="Times New Roman"/>
                <w:sz w:val="20"/>
                <w:szCs w:val="20"/>
              </w:rPr>
              <w:t xml:space="preserve">BR </w:t>
            </w:r>
            <w:r w:rsidR="003D6350">
              <w:rPr>
                <w:rFonts w:ascii="Times New Roman" w:hAnsi="Times New Roman" w:cs="Times New Roman"/>
                <w:sz w:val="20"/>
                <w:szCs w:val="20"/>
              </w:rPr>
              <w:t>42</w:t>
            </w:r>
            <w:r w:rsidRPr="007D4EA8">
              <w:rPr>
                <w:rFonts w:ascii="Times New Roman" w:hAnsi="Times New Roman" w:cs="Times New Roman"/>
                <w:sz w:val="20"/>
                <w:szCs w:val="20"/>
              </w:rPr>
              <w:t xml:space="preserve">; BN S1].  </w:t>
            </w:r>
          </w:p>
        </w:tc>
      </w:tr>
      <w:tr w:rsidR="00D0316D" w:rsidRPr="00776575" w14:paraId="734EA5CB" w14:textId="77777777" w:rsidTr="00A31246">
        <w:tc>
          <w:tcPr>
            <w:tcW w:w="1620" w:type="dxa"/>
          </w:tcPr>
          <w:p w14:paraId="03C28E27" w14:textId="77777777"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lastRenderedPageBreak/>
              <w:t>Familiarity with military-specific terminology</w:t>
            </w:r>
          </w:p>
        </w:tc>
        <w:tc>
          <w:tcPr>
            <w:tcW w:w="7730" w:type="dxa"/>
          </w:tcPr>
          <w:p w14:paraId="784467CA" w14:textId="58F1D669"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w:t>
            </w:r>
            <w:r w:rsidRPr="007D4EA8">
              <w:rPr>
                <w:rFonts w:ascii="Times New Roman" w:hAnsi="Times New Roman" w:cs="Times New Roman"/>
                <w:i/>
                <w:sz w:val="20"/>
                <w:szCs w:val="20"/>
              </w:rPr>
              <w:t>Communication, people, leadership, technical, and research skills are the bread and butter of a Battalion S1. For researching, I specifically mean MILPER/ALARACTs/Regulations</w:t>
            </w:r>
            <w:r w:rsidRPr="007D4EA8">
              <w:rPr>
                <w:rFonts w:ascii="Times New Roman" w:hAnsi="Times New Roman" w:cs="Times New Roman"/>
                <w:sz w:val="20"/>
                <w:szCs w:val="20"/>
              </w:rPr>
              <w:t xml:space="preserve">.” [CPT, </w:t>
            </w:r>
            <w:r w:rsidR="00A50546">
              <w:rPr>
                <w:rFonts w:ascii="Times New Roman" w:hAnsi="Times New Roman" w:cs="Times New Roman"/>
                <w:sz w:val="20"/>
                <w:szCs w:val="20"/>
              </w:rPr>
              <w:t xml:space="preserve">BR </w:t>
            </w:r>
            <w:r w:rsidR="0006187F">
              <w:rPr>
                <w:rFonts w:ascii="Times New Roman" w:hAnsi="Times New Roman" w:cs="Times New Roman"/>
                <w:sz w:val="20"/>
                <w:szCs w:val="20"/>
              </w:rPr>
              <w:t>42</w:t>
            </w:r>
            <w:r w:rsidRPr="007D4EA8">
              <w:rPr>
                <w:rFonts w:ascii="Times New Roman" w:hAnsi="Times New Roman" w:cs="Times New Roman"/>
                <w:sz w:val="20"/>
                <w:szCs w:val="20"/>
              </w:rPr>
              <w:t xml:space="preserve">, BN S1].  </w:t>
            </w:r>
          </w:p>
        </w:tc>
      </w:tr>
    </w:tbl>
    <w:p w14:paraId="2B3B4EDD" w14:textId="68A65AE6" w:rsidR="00B474CD" w:rsidRPr="000F4041" w:rsidRDefault="000F4041" w:rsidP="00B474CD">
      <w:pPr>
        <w:spacing w:after="0" w:line="240" w:lineRule="auto"/>
        <w:rPr>
          <w:rFonts w:ascii="Times New Roman" w:eastAsia="SimSun" w:hAnsi="Times New Roman" w:cs="Times New Roman"/>
          <w:noProof/>
          <w:sz w:val="16"/>
          <w:szCs w:val="16"/>
        </w:rPr>
      </w:pPr>
      <w:r w:rsidRPr="000F4041">
        <w:rPr>
          <w:rFonts w:ascii="Times New Roman" w:eastAsia="SimSun" w:hAnsi="Times New Roman" w:cs="Times New Roman"/>
          <w:noProof/>
          <w:sz w:val="16"/>
          <w:szCs w:val="16"/>
        </w:rPr>
        <w:t>*</w:t>
      </w:r>
      <w:r w:rsidRPr="000F4041">
        <w:rPr>
          <w:rFonts w:ascii="Times New Roman" w:eastAsia="SimSun" w:hAnsi="Times New Roman" w:cs="Times New Roman"/>
          <w:noProof/>
          <w:sz w:val="16"/>
          <w:szCs w:val="16"/>
          <w:vertAlign w:val="superscript"/>
        </w:rPr>
        <w:footnoteRef/>
      </w:r>
      <w:r w:rsidRPr="000F4041">
        <w:rPr>
          <w:rFonts w:ascii="Times New Roman" w:eastAsia="SimSun" w:hAnsi="Times New Roman" w:cs="Times New Roman"/>
          <w:noProof/>
          <w:sz w:val="16"/>
          <w:szCs w:val="16"/>
        </w:rPr>
        <w:t xml:space="preserve"> Note: BR NA =  Branch Number Not Reported</w:t>
      </w:r>
    </w:p>
    <w:bookmarkEnd w:id="98"/>
    <w:p w14:paraId="73B9988C" w14:textId="77777777" w:rsidR="000F4041" w:rsidRDefault="000F4041" w:rsidP="00B474CD">
      <w:pPr>
        <w:spacing w:after="0" w:line="240" w:lineRule="auto"/>
        <w:ind w:firstLine="720"/>
        <w:rPr>
          <w:rFonts w:ascii="Times New Roman" w:eastAsia="SimSun" w:hAnsi="Times New Roman" w:cs="Times New Roman"/>
          <w:sz w:val="24"/>
          <w:szCs w:val="24"/>
        </w:rPr>
      </w:pPr>
    </w:p>
    <w:p w14:paraId="1D4D4057" w14:textId="0B7A73D0"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The importance of understanding development of communication talent</w:t>
      </w:r>
      <w:r w:rsidRPr="00D0316D">
        <w:rPr>
          <w:rFonts w:ascii="Times New Roman" w:eastAsia="SimSun" w:hAnsi="Times New Roman" w:cs="Times New Roman"/>
          <w:i/>
          <w:sz w:val="24"/>
          <w:szCs w:val="24"/>
        </w:rPr>
        <w:t xml:space="preserve"> </w:t>
      </w:r>
      <w:r w:rsidRPr="00D0316D">
        <w:rPr>
          <w:rFonts w:ascii="Times New Roman" w:eastAsia="SimSun" w:hAnsi="Times New Roman" w:cs="Times New Roman"/>
          <w:sz w:val="24"/>
          <w:szCs w:val="24"/>
        </w:rPr>
        <w:t xml:space="preserve">also involves important core concepts and sub-structures related to oral or verbal communication and </w:t>
      </w:r>
      <w:r w:rsidR="00D0316D" w:rsidRPr="00D0316D">
        <w:rPr>
          <w:rFonts w:ascii="Times New Roman" w:eastAsia="SimSun" w:hAnsi="Times New Roman" w:cs="Times New Roman"/>
          <w:sz w:val="24"/>
          <w:szCs w:val="24"/>
        </w:rPr>
        <w:t>written communication</w:t>
      </w:r>
      <w:r w:rsidRPr="00D0316D">
        <w:rPr>
          <w:rFonts w:ascii="Times New Roman" w:eastAsia="SimSun" w:hAnsi="Times New Roman" w:cs="Times New Roman"/>
          <w:sz w:val="24"/>
          <w:szCs w:val="24"/>
        </w:rPr>
        <w:t>.  Each of the sub-structures and related constructs will be examined and explained below.</w:t>
      </w:r>
    </w:p>
    <w:p w14:paraId="37AA0B18" w14:textId="77777777" w:rsidR="00B474CD" w:rsidRPr="00D0316D" w:rsidRDefault="00B474CD" w:rsidP="00B474CD">
      <w:pPr>
        <w:spacing w:after="0" w:line="240" w:lineRule="auto"/>
        <w:ind w:firstLine="720"/>
        <w:rPr>
          <w:rFonts w:ascii="Times New Roman" w:eastAsia="SimSun" w:hAnsi="Times New Roman" w:cs="Times New Roman"/>
          <w:sz w:val="24"/>
          <w:szCs w:val="24"/>
        </w:rPr>
      </w:pPr>
    </w:p>
    <w:p w14:paraId="1178681F" w14:textId="77777777" w:rsidR="00B474CD" w:rsidRPr="00D0316D" w:rsidRDefault="00B474CD" w:rsidP="00B474CD">
      <w:pPr>
        <w:spacing w:after="0" w:line="240" w:lineRule="auto"/>
        <w:rPr>
          <w:rFonts w:ascii="Times New Roman" w:eastAsia="SimSun" w:hAnsi="Times New Roman" w:cs="Times New Roman"/>
          <w:b/>
          <w:bCs/>
          <w:i/>
          <w:iCs/>
          <w:sz w:val="24"/>
          <w:szCs w:val="24"/>
        </w:rPr>
      </w:pPr>
      <w:r w:rsidRPr="00D0316D">
        <w:rPr>
          <w:rFonts w:ascii="Times New Roman" w:eastAsia="SimSun" w:hAnsi="Times New Roman" w:cs="Times New Roman"/>
          <w:b/>
          <w:bCs/>
          <w:i/>
          <w:iCs/>
          <w:sz w:val="24"/>
          <w:szCs w:val="24"/>
        </w:rPr>
        <w:t>Written Communication</w:t>
      </w:r>
    </w:p>
    <w:p w14:paraId="533F1CEA" w14:textId="77777777" w:rsidR="00B474CD" w:rsidRPr="00D0316D" w:rsidRDefault="00B474CD" w:rsidP="00B474CD">
      <w:pPr>
        <w:spacing w:after="0" w:line="240" w:lineRule="auto"/>
        <w:ind w:firstLine="720"/>
        <w:rPr>
          <w:rFonts w:ascii="Times New Roman" w:eastAsia="SimSun" w:hAnsi="Times New Roman" w:cs="Times New Roman"/>
          <w:sz w:val="24"/>
          <w:szCs w:val="24"/>
        </w:rPr>
      </w:pPr>
    </w:p>
    <w:p w14:paraId="37452AEE" w14:textId="625F5A8C" w:rsidR="00B474CD" w:rsidRPr="00D0316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sz w:val="24"/>
          <w:szCs w:val="24"/>
        </w:rPr>
        <w:t xml:space="preserve">Sub-themes of communication ability also emerged that were related to written communication (see Table 3). </w:t>
      </w:r>
      <w:r w:rsidRPr="00D0316D">
        <w:rPr>
          <w:rFonts w:ascii="Times New Roman" w:eastAsia="SimSun" w:hAnsi="Times New Roman" w:cs="Times New Roman"/>
          <w:noProof/>
          <w:sz w:val="24"/>
          <w:szCs w:val="24"/>
        </w:rPr>
        <w:t xml:space="preserve">Our analysis indicated that to be an effective </w:t>
      </w:r>
      <w:r w:rsidRPr="00D0316D">
        <w:rPr>
          <w:rFonts w:ascii="Times New Roman" w:eastAsia="SimSun" w:hAnsi="Times New Roman" w:cs="Times New Roman"/>
          <w:i/>
          <w:noProof/>
          <w:sz w:val="24"/>
          <w:szCs w:val="24"/>
        </w:rPr>
        <w:t>communicator</w:t>
      </w:r>
      <w:r w:rsidRPr="00D0316D">
        <w:rPr>
          <w:rFonts w:ascii="Times New Roman" w:eastAsia="SimSun" w:hAnsi="Times New Roman" w:cs="Times New Roman"/>
          <w:noProof/>
          <w:sz w:val="24"/>
          <w:szCs w:val="24"/>
        </w:rPr>
        <w:t xml:space="preserve">, one must be compelling in both written and spoken word. As a fire operation officer stated, </w:t>
      </w:r>
      <w:r w:rsidR="00C47460">
        <w:rPr>
          <w:rFonts w:ascii="Times New Roman" w:eastAsia="SimSun" w:hAnsi="Times New Roman" w:cs="Times New Roman"/>
          <w:noProof/>
          <w:sz w:val="24"/>
          <w:szCs w:val="24"/>
        </w:rPr>
        <w:t>“</w:t>
      </w:r>
      <w:r w:rsidRPr="00D0316D">
        <w:rPr>
          <w:rFonts w:ascii="Times New Roman" w:eastAsia="SimSun" w:hAnsi="Times New Roman" w:cs="Times New Roman"/>
          <w:noProof/>
          <w:sz w:val="24"/>
          <w:szCs w:val="24"/>
        </w:rPr>
        <w:t>in order to write clearly, one must also think critically and effectively.</w:t>
      </w:r>
      <w:r w:rsidR="00C47460">
        <w:rPr>
          <w:rFonts w:ascii="Times New Roman" w:eastAsia="SimSun" w:hAnsi="Times New Roman" w:cs="Times New Roman"/>
          <w:noProof/>
          <w:sz w:val="24"/>
          <w:szCs w:val="24"/>
        </w:rPr>
        <w:t>”</w:t>
      </w:r>
      <w:r w:rsidRPr="00D0316D">
        <w:rPr>
          <w:rFonts w:ascii="Times New Roman" w:eastAsia="SimSun" w:hAnsi="Times New Roman" w:cs="Times New Roman"/>
          <w:noProof/>
          <w:sz w:val="24"/>
          <w:szCs w:val="24"/>
        </w:rPr>
        <w:t xml:space="preserve"> Similarly, written communication means using logic when writing. Further, clear communication of complex ideas is very important to success in one’s position. </w:t>
      </w:r>
      <w:r w:rsidRPr="00D0316D">
        <w:rPr>
          <w:rFonts w:ascii="Times New Roman" w:eastAsia="SimSun" w:hAnsi="Times New Roman" w:cs="Times New Roman"/>
          <w:sz w:val="24"/>
          <w:szCs w:val="24"/>
        </w:rPr>
        <w:t xml:space="preserve">Additionally, effective communicators also possess the ability to communicate to multiple levels. </w:t>
      </w:r>
      <w:r w:rsidRPr="00D0316D">
        <w:rPr>
          <w:rFonts w:ascii="Times New Roman" w:eastAsia="SimSun" w:hAnsi="Times New Roman" w:cs="Times New Roman"/>
          <w:noProof/>
          <w:sz w:val="24"/>
          <w:szCs w:val="24"/>
        </w:rPr>
        <w:t xml:space="preserve">For example, written </w:t>
      </w:r>
      <w:r w:rsidRPr="00D0316D">
        <w:rPr>
          <w:rFonts w:ascii="Times New Roman" w:eastAsia="SimSun" w:hAnsi="Times New Roman" w:cs="Times New Roman"/>
          <w:sz w:val="24"/>
          <w:szCs w:val="24"/>
        </w:rPr>
        <w:t xml:space="preserve">communication at the executive level is in high demand. </w:t>
      </w:r>
    </w:p>
    <w:p w14:paraId="738CB1D7" w14:textId="77777777" w:rsidR="00B474CD" w:rsidRPr="00D0316D" w:rsidRDefault="00B474CD" w:rsidP="00B474CD">
      <w:pPr>
        <w:spacing w:after="0" w:line="240" w:lineRule="auto"/>
        <w:rPr>
          <w:rFonts w:ascii="Times New Roman" w:eastAsia="SimSun" w:hAnsi="Times New Roman" w:cs="Times New Roman"/>
          <w:noProof/>
          <w:sz w:val="24"/>
          <w:szCs w:val="24"/>
        </w:rPr>
      </w:pPr>
    </w:p>
    <w:p w14:paraId="778F8CF3" w14:textId="49947503" w:rsidR="00B474CD" w:rsidRPr="00D0316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sz w:val="24"/>
          <w:szCs w:val="24"/>
        </w:rPr>
        <w:t xml:space="preserve">Education and training are also important to developing effective written communication ability. Some participants also indicated that a basic level of communication training is required. The results also noted that an understanding of technical knowledge helps one become an effective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specifically, in terms of technical writing skill and being able to condense complex information in the military environment into the most important points. Besides being able to condense complex information and concepts quickly, disseminating them in a timely fashion is also critically important. Similarly, written communication also means conveying ideas in a timely manner. </w:t>
      </w:r>
      <w:r w:rsidRPr="00D0316D">
        <w:rPr>
          <w:rFonts w:ascii="Times New Roman" w:eastAsia="SimSun" w:hAnsi="Times New Roman" w:cs="Times New Roman"/>
          <w:noProof/>
          <w:sz w:val="24"/>
          <w:szCs w:val="24"/>
        </w:rPr>
        <w:t>Feedback and mentoring was also described as being an important part of communication. Specifically, asking for realistic feedback can increase communication ability</w:t>
      </w:r>
      <w:r w:rsidR="0088751F">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The feedback has to be useful, especially in the form of good mentorship. </w:t>
      </w:r>
    </w:p>
    <w:p w14:paraId="591F2C41" w14:textId="77777777" w:rsidR="00B474CD" w:rsidRPr="00D0316D" w:rsidRDefault="00B474CD" w:rsidP="00B474CD">
      <w:pPr>
        <w:spacing w:after="0" w:line="240" w:lineRule="auto"/>
        <w:ind w:firstLine="720"/>
        <w:rPr>
          <w:rFonts w:ascii="Times New Roman" w:eastAsia="SimSun" w:hAnsi="Times New Roman" w:cs="Times New Roman"/>
          <w:sz w:val="24"/>
          <w:szCs w:val="24"/>
        </w:rPr>
      </w:pPr>
      <w:bookmarkStart w:id="100" w:name="_Hlk131690391"/>
    </w:p>
    <w:p w14:paraId="04D3ADAF" w14:textId="5F59C456" w:rsidR="003444AC" w:rsidRDefault="003444AC" w:rsidP="00414125">
      <w:pPr>
        <w:pStyle w:val="Heading3"/>
      </w:pPr>
      <w:bookmarkStart w:id="101" w:name="_Toc229144725"/>
      <w:r w:rsidRPr="003444AC">
        <w:t>Table 3</w:t>
      </w:r>
      <w:bookmarkEnd w:id="101"/>
      <w:r w:rsidRPr="003444AC">
        <w:t xml:space="preserve"> </w:t>
      </w:r>
    </w:p>
    <w:p w14:paraId="2C546FCB" w14:textId="77777777" w:rsidR="003444AC" w:rsidRDefault="003444AC" w:rsidP="007D4EA8">
      <w:pPr>
        <w:pStyle w:val="BodyText"/>
        <w:spacing w:line="240" w:lineRule="auto"/>
        <w:ind w:firstLine="0"/>
      </w:pPr>
    </w:p>
    <w:p w14:paraId="3449C30E" w14:textId="22BF9F71" w:rsidR="003444AC" w:rsidRPr="005A1432" w:rsidRDefault="003444AC" w:rsidP="007D4EA8">
      <w:pPr>
        <w:pStyle w:val="BodyText"/>
        <w:spacing w:line="240" w:lineRule="auto"/>
        <w:ind w:firstLine="0"/>
        <w:rPr>
          <w:i/>
          <w:iCs/>
        </w:rPr>
      </w:pPr>
      <w:r w:rsidRPr="005A1432">
        <w:rPr>
          <w:i/>
          <w:iCs/>
        </w:rPr>
        <w:t>Written Communication-specific sub-themes and example quotes</w:t>
      </w:r>
    </w:p>
    <w:p w14:paraId="01160C59" w14:textId="77777777" w:rsidR="00851A2B" w:rsidRPr="003444AC" w:rsidRDefault="00851A2B" w:rsidP="007D4EA8">
      <w:pPr>
        <w:pStyle w:val="BodyText"/>
        <w:spacing w:line="240" w:lineRule="auto"/>
        <w:ind w:firstLine="0"/>
      </w:pPr>
    </w:p>
    <w:tbl>
      <w:tblPr>
        <w:tblStyle w:val="TableGrid3"/>
        <w:tblW w:w="0" w:type="auto"/>
        <w:tblLook w:val="04A0" w:firstRow="1" w:lastRow="0" w:firstColumn="1" w:lastColumn="0" w:noHBand="0" w:noVBand="1"/>
      </w:tblPr>
      <w:tblGrid>
        <w:gridCol w:w="2329"/>
        <w:gridCol w:w="6301"/>
      </w:tblGrid>
      <w:tr w:rsidR="00D0316D" w:rsidRPr="00776575" w14:paraId="34F8FB92" w14:textId="77777777" w:rsidTr="00A31246">
        <w:tc>
          <w:tcPr>
            <w:tcW w:w="2425" w:type="dxa"/>
          </w:tcPr>
          <w:p w14:paraId="1C674B10" w14:textId="77777777" w:rsidR="00B474CD" w:rsidRPr="007D4EA8" w:rsidRDefault="00B474CD" w:rsidP="00B474CD">
            <w:pPr>
              <w:rPr>
                <w:rFonts w:ascii="Times New Roman" w:eastAsia="Calibri" w:hAnsi="Times New Roman" w:cs="Times New Roman"/>
                <w:b/>
                <w:bCs/>
                <w:sz w:val="20"/>
                <w:szCs w:val="20"/>
              </w:rPr>
            </w:pPr>
            <w:r w:rsidRPr="007D4EA8">
              <w:rPr>
                <w:rFonts w:ascii="Times New Roman" w:eastAsia="Calibri" w:hAnsi="Times New Roman" w:cs="Times New Roman"/>
                <w:b/>
                <w:bCs/>
                <w:sz w:val="20"/>
                <w:szCs w:val="20"/>
              </w:rPr>
              <w:t>Written Communication sub-themes</w:t>
            </w:r>
          </w:p>
        </w:tc>
        <w:tc>
          <w:tcPr>
            <w:tcW w:w="6925" w:type="dxa"/>
          </w:tcPr>
          <w:p w14:paraId="41B76DB8" w14:textId="77777777" w:rsidR="00B474CD" w:rsidRPr="007D4EA8" w:rsidRDefault="00B474CD" w:rsidP="00B474CD">
            <w:pPr>
              <w:jc w:val="both"/>
              <w:rPr>
                <w:rFonts w:ascii="Times New Roman" w:eastAsia="Calibri" w:hAnsi="Times New Roman" w:cs="Times New Roman"/>
                <w:sz w:val="20"/>
                <w:szCs w:val="20"/>
              </w:rPr>
            </w:pPr>
            <w:r w:rsidRPr="007D4EA8">
              <w:rPr>
                <w:rFonts w:ascii="Times New Roman" w:hAnsi="Times New Roman" w:cs="Times New Roman"/>
                <w:b/>
                <w:bCs/>
                <w:noProof/>
                <w:sz w:val="20"/>
                <w:szCs w:val="20"/>
              </w:rPr>
              <w:t>Example Quotes used to extract theme</w:t>
            </w:r>
          </w:p>
        </w:tc>
      </w:tr>
      <w:tr w:rsidR="00D0316D" w:rsidRPr="00776575" w14:paraId="661773A5" w14:textId="77777777" w:rsidTr="00A31246">
        <w:tc>
          <w:tcPr>
            <w:tcW w:w="2425" w:type="dxa"/>
          </w:tcPr>
          <w:p w14:paraId="4ED7CDB4"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Compelling in written and spoken communication</w:t>
            </w:r>
          </w:p>
        </w:tc>
        <w:tc>
          <w:tcPr>
            <w:tcW w:w="6925" w:type="dxa"/>
          </w:tcPr>
          <w:p w14:paraId="0779C8C2" w14:textId="3A017450"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“Written and verbal communication skills coupled with Fires and Joint doctrinal mastery are the most important skills to my current job.” [CPT, </w:t>
            </w:r>
            <w:r w:rsidR="00A50546">
              <w:rPr>
                <w:rFonts w:ascii="Times New Roman" w:eastAsia="Calibri" w:hAnsi="Times New Roman" w:cs="Times New Roman"/>
                <w:sz w:val="20"/>
                <w:szCs w:val="20"/>
              </w:rPr>
              <w:t xml:space="preserve">BR </w:t>
            </w:r>
            <w:r w:rsidR="00DE5C68">
              <w:rPr>
                <w:rFonts w:ascii="Times New Roman" w:eastAsia="Calibri" w:hAnsi="Times New Roman" w:cs="Times New Roman"/>
                <w:sz w:val="20"/>
                <w:szCs w:val="20"/>
              </w:rPr>
              <w:t>13</w:t>
            </w:r>
            <w:r w:rsidRPr="007D4EA8">
              <w:rPr>
                <w:rFonts w:ascii="Times New Roman" w:eastAsia="Calibri" w:hAnsi="Times New Roman" w:cs="Times New Roman"/>
                <w:sz w:val="20"/>
                <w:szCs w:val="20"/>
              </w:rPr>
              <w:t xml:space="preserve"> Joint Fires Operations Officer]</w:t>
            </w:r>
          </w:p>
        </w:tc>
      </w:tr>
      <w:tr w:rsidR="00D0316D" w:rsidRPr="00776575" w14:paraId="2D4CD0C7" w14:textId="77777777" w:rsidTr="00A31246">
        <w:tc>
          <w:tcPr>
            <w:tcW w:w="2425" w:type="dxa"/>
          </w:tcPr>
          <w:p w14:paraId="2CBC717C"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Effective writing requires critical and effective thinking</w:t>
            </w:r>
          </w:p>
        </w:tc>
        <w:tc>
          <w:tcPr>
            <w:tcW w:w="6925" w:type="dxa"/>
          </w:tcPr>
          <w:p w14:paraId="545A7524" w14:textId="773C51E4"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“For military intelligence: critical thinking, public speaking, written communication (can you wrote clearly), and interpersonal skills are of the utmost importance to INTEL jobs.” [CPT, </w:t>
            </w:r>
            <w:r w:rsidR="00A50546">
              <w:rPr>
                <w:rFonts w:ascii="Times New Roman" w:eastAsia="Calibri" w:hAnsi="Times New Roman" w:cs="Times New Roman"/>
                <w:sz w:val="20"/>
                <w:szCs w:val="20"/>
              </w:rPr>
              <w:t xml:space="preserve">BR </w:t>
            </w:r>
            <w:r w:rsidR="0006187F">
              <w:rPr>
                <w:rFonts w:ascii="Times New Roman" w:eastAsia="Calibri" w:hAnsi="Times New Roman" w:cs="Times New Roman"/>
                <w:sz w:val="20"/>
                <w:szCs w:val="20"/>
              </w:rPr>
              <w:t>3</w:t>
            </w:r>
            <w:r w:rsidR="00A50546">
              <w:rPr>
                <w:rFonts w:ascii="Times New Roman" w:eastAsia="Calibri" w:hAnsi="Times New Roman" w:cs="Times New Roman"/>
                <w:sz w:val="20"/>
                <w:szCs w:val="20"/>
              </w:rPr>
              <w:t>5</w:t>
            </w:r>
            <w:r w:rsidRPr="007D4EA8">
              <w:rPr>
                <w:rFonts w:ascii="Times New Roman" w:eastAsia="Calibri" w:hAnsi="Times New Roman" w:cs="Times New Roman"/>
                <w:sz w:val="20"/>
                <w:szCs w:val="20"/>
              </w:rPr>
              <w:t xml:space="preserve">; BCT S2 Military Intelligence].  </w:t>
            </w:r>
          </w:p>
        </w:tc>
      </w:tr>
      <w:tr w:rsidR="00D0316D" w:rsidRPr="00776575" w14:paraId="070A98C1" w14:textId="77777777" w:rsidTr="00A31246">
        <w:tc>
          <w:tcPr>
            <w:tcW w:w="2425" w:type="dxa"/>
          </w:tcPr>
          <w:p w14:paraId="76F22EF1"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lastRenderedPageBreak/>
              <w:t>Increasing written communication through education and training</w:t>
            </w:r>
          </w:p>
        </w:tc>
        <w:tc>
          <w:tcPr>
            <w:tcW w:w="6925" w:type="dxa"/>
          </w:tcPr>
          <w:p w14:paraId="52399B60" w14:textId="6A79A90B"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“As an infantry officer, the military education I received has been most useful. I feel my civilian degree in literature has helped me tremendously since it helped me to develop my analytical and communication skills.” [CPT, </w:t>
            </w:r>
            <w:r w:rsidR="00EE380D">
              <w:rPr>
                <w:rFonts w:ascii="Times New Roman" w:eastAsia="Calibri" w:hAnsi="Times New Roman" w:cs="Times New Roman"/>
                <w:sz w:val="20"/>
                <w:szCs w:val="20"/>
              </w:rPr>
              <w:t xml:space="preserve">BR </w:t>
            </w:r>
            <w:r w:rsidR="005D4E8F">
              <w:rPr>
                <w:rFonts w:ascii="Times New Roman" w:eastAsia="Calibri" w:hAnsi="Times New Roman" w:cs="Times New Roman"/>
                <w:sz w:val="20"/>
                <w:szCs w:val="20"/>
              </w:rPr>
              <w:t>11</w:t>
            </w:r>
            <w:r w:rsidRPr="007D4EA8">
              <w:rPr>
                <w:rFonts w:ascii="Times New Roman" w:eastAsia="Calibri" w:hAnsi="Times New Roman" w:cs="Times New Roman"/>
                <w:sz w:val="20"/>
                <w:szCs w:val="20"/>
              </w:rPr>
              <w:t xml:space="preserve">; Heavy Weapons Company Commander].  </w:t>
            </w:r>
          </w:p>
        </w:tc>
      </w:tr>
      <w:tr w:rsidR="00D0316D" w:rsidRPr="00776575" w14:paraId="303C7175" w14:textId="77777777" w:rsidTr="00A31246">
        <w:tc>
          <w:tcPr>
            <w:tcW w:w="2425" w:type="dxa"/>
          </w:tcPr>
          <w:p w14:paraId="3C92E6A6"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Written communication requires using logic</w:t>
            </w:r>
          </w:p>
        </w:tc>
        <w:tc>
          <w:tcPr>
            <w:tcW w:w="6925" w:type="dxa"/>
          </w:tcPr>
          <w:p w14:paraId="6AA75388" w14:textId="5A36DF6C"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“[skills you believe are necessary to perform the job] Communication, communication, communication. Setting reasonable expectations and knowing when to tell the boss that the plan is not logistically feasible. I attended law school which taught oral and written communication skills and logic. These are very useful skills.” [MAJ, </w:t>
            </w:r>
            <w:r w:rsidR="002C748D">
              <w:rPr>
                <w:rFonts w:ascii="Times New Roman" w:eastAsia="Calibri" w:hAnsi="Times New Roman" w:cs="Times New Roman"/>
                <w:sz w:val="20"/>
                <w:szCs w:val="20"/>
              </w:rPr>
              <w:t xml:space="preserve">BR </w:t>
            </w:r>
            <w:r w:rsidR="00694084">
              <w:rPr>
                <w:rFonts w:ascii="Times New Roman" w:eastAsia="Calibri" w:hAnsi="Times New Roman" w:cs="Times New Roman"/>
                <w:sz w:val="20"/>
                <w:szCs w:val="20"/>
              </w:rPr>
              <w:t>92</w:t>
            </w:r>
            <w:r w:rsidRPr="007D4EA8">
              <w:rPr>
                <w:rFonts w:ascii="Times New Roman" w:eastAsia="Calibri" w:hAnsi="Times New Roman" w:cs="Times New Roman"/>
                <w:sz w:val="20"/>
                <w:szCs w:val="20"/>
              </w:rPr>
              <w:t>; Logistics Planner].</w:t>
            </w:r>
          </w:p>
        </w:tc>
      </w:tr>
      <w:tr w:rsidR="00D0316D" w:rsidRPr="00776575" w14:paraId="7F8CF7FD" w14:textId="77777777" w:rsidTr="00A31246">
        <w:tc>
          <w:tcPr>
            <w:tcW w:w="2425" w:type="dxa"/>
          </w:tcPr>
          <w:p w14:paraId="19D9624F"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Communicating at the executive level</w:t>
            </w:r>
          </w:p>
        </w:tc>
        <w:tc>
          <w:tcPr>
            <w:tcW w:w="6925" w:type="dxa"/>
          </w:tcPr>
          <w:p w14:paraId="439D2B25" w14:textId="0DCA1BD4"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“Understanding the importance of processes is important, but I feel working well with people is probably the most important skill in my current position. In addition, written communication at the executive level is extremely important.” [LTC, </w:t>
            </w:r>
            <w:r w:rsidR="00EE380D">
              <w:rPr>
                <w:rFonts w:ascii="Times New Roman" w:eastAsia="Calibri" w:hAnsi="Times New Roman" w:cs="Times New Roman"/>
                <w:sz w:val="20"/>
                <w:szCs w:val="20"/>
              </w:rPr>
              <w:t>BR NA</w:t>
            </w:r>
            <w:r w:rsidR="00B61658">
              <w:rPr>
                <w:rStyle w:val="FootnoteReference"/>
                <w:rFonts w:ascii="Times New Roman" w:eastAsia="Calibri" w:hAnsi="Times New Roman" w:cs="Times New Roman"/>
                <w:sz w:val="20"/>
                <w:szCs w:val="20"/>
              </w:rPr>
              <w:footnoteReference w:id="7"/>
            </w:r>
            <w:r w:rsidRPr="007D4EA8">
              <w:rPr>
                <w:rFonts w:ascii="Times New Roman" w:eastAsia="Calibri" w:hAnsi="Times New Roman" w:cs="Times New Roman"/>
                <w:sz w:val="20"/>
                <w:szCs w:val="20"/>
              </w:rPr>
              <w:t xml:space="preserve">; Joint Planner at Combatant Command].  </w:t>
            </w:r>
          </w:p>
        </w:tc>
      </w:tr>
      <w:tr w:rsidR="00D0316D" w:rsidRPr="00776575" w14:paraId="7B957DBC" w14:textId="77777777" w:rsidTr="00A31246">
        <w:tc>
          <w:tcPr>
            <w:tcW w:w="2425" w:type="dxa"/>
          </w:tcPr>
          <w:p w14:paraId="5E12A509"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Communicating to multiple levels</w:t>
            </w:r>
          </w:p>
        </w:tc>
        <w:tc>
          <w:tcPr>
            <w:tcW w:w="6925" w:type="dxa"/>
          </w:tcPr>
          <w:p w14:paraId="017188B0" w14:textId="1FAC3F67"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“Leadership talent is most important and encompasses many areas - providing guidance, motivation, appropriately delegating, communicating on multiple levels (2 levels down, 2 levels up), understanding your own personal bias, having social awareness, caring for your people, oral and written communication, time management, etc.” [LTC, </w:t>
            </w:r>
            <w:r w:rsidR="00EE380D">
              <w:rPr>
                <w:rFonts w:ascii="Times New Roman" w:eastAsia="Calibri" w:hAnsi="Times New Roman" w:cs="Times New Roman"/>
                <w:sz w:val="20"/>
                <w:szCs w:val="20"/>
              </w:rPr>
              <w:t xml:space="preserve">BR </w:t>
            </w:r>
            <w:r w:rsidR="00E72581">
              <w:rPr>
                <w:rFonts w:ascii="Times New Roman" w:eastAsia="Calibri" w:hAnsi="Times New Roman" w:cs="Times New Roman"/>
                <w:sz w:val="20"/>
                <w:szCs w:val="20"/>
              </w:rPr>
              <w:t>11</w:t>
            </w:r>
            <w:r w:rsidRPr="007D4EA8">
              <w:rPr>
                <w:rFonts w:ascii="Times New Roman" w:eastAsia="Calibri" w:hAnsi="Times New Roman" w:cs="Times New Roman"/>
                <w:sz w:val="20"/>
                <w:szCs w:val="20"/>
              </w:rPr>
              <w:t>; Basic Combat Training Battalion Commander].</w:t>
            </w:r>
          </w:p>
        </w:tc>
      </w:tr>
      <w:tr w:rsidR="00D0316D" w:rsidRPr="00776575" w14:paraId="20DCB6EA" w14:textId="77777777" w:rsidTr="00A31246">
        <w:tc>
          <w:tcPr>
            <w:tcW w:w="2425" w:type="dxa"/>
          </w:tcPr>
          <w:p w14:paraId="31057F2C"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Ability to condense information to the most important points</w:t>
            </w:r>
          </w:p>
        </w:tc>
        <w:tc>
          <w:tcPr>
            <w:tcW w:w="6925" w:type="dxa"/>
          </w:tcPr>
          <w:p w14:paraId="3AEC9353" w14:textId="73902C91"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“I think technical writing is very important to my job as a BN S3. I don’t write many technical pieces, but every time I had an exercise in writing technical information, I had to compress complex information into succinct papers and convey it to the uninitiated. The concept of the ‘executive summary’ is very useful to my daily job. Keyboarding skills are huge for the amount of typing I do in writing orders, emails, and preparing briefs. Oral and written communication are my biggest tools.” [CPT, </w:t>
            </w:r>
            <w:r w:rsidR="00EE380D">
              <w:rPr>
                <w:rFonts w:ascii="Times New Roman" w:eastAsia="Calibri" w:hAnsi="Times New Roman" w:cs="Times New Roman"/>
                <w:sz w:val="20"/>
                <w:szCs w:val="20"/>
              </w:rPr>
              <w:t xml:space="preserve">BR </w:t>
            </w:r>
            <w:r w:rsidR="0098596E">
              <w:rPr>
                <w:rFonts w:ascii="Times New Roman" w:eastAsia="Calibri" w:hAnsi="Times New Roman" w:cs="Times New Roman"/>
                <w:sz w:val="20"/>
                <w:szCs w:val="20"/>
              </w:rPr>
              <w:t>12</w:t>
            </w:r>
            <w:r w:rsidRPr="007D4EA8">
              <w:rPr>
                <w:rFonts w:ascii="Times New Roman" w:eastAsia="Calibri" w:hAnsi="Times New Roman" w:cs="Times New Roman"/>
                <w:sz w:val="20"/>
                <w:szCs w:val="20"/>
              </w:rPr>
              <w:t xml:space="preserve">; Battalion S3].  </w:t>
            </w:r>
          </w:p>
        </w:tc>
      </w:tr>
      <w:tr w:rsidR="00D0316D" w:rsidRPr="00776575" w14:paraId="7DD8FDC2" w14:textId="77777777" w:rsidTr="00A31246">
        <w:trPr>
          <w:trHeight w:val="269"/>
        </w:trPr>
        <w:tc>
          <w:tcPr>
            <w:tcW w:w="2425" w:type="dxa"/>
          </w:tcPr>
          <w:p w14:paraId="4E61E7BA"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Disseminating information in a timely fashion</w:t>
            </w:r>
          </w:p>
        </w:tc>
        <w:tc>
          <w:tcPr>
            <w:tcW w:w="6925" w:type="dxa"/>
          </w:tcPr>
          <w:p w14:paraId="3A197637" w14:textId="66A98E2E" w:rsidR="00B474CD" w:rsidRPr="007D4EA8" w:rsidRDefault="00B474CD" w:rsidP="003444AC">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“Writing things down and disseminating them is immeasurable. People need to pretend they have a TAC evaluating them- there is no consequence for people dropping the ball on basic communication. Tasking with last minute suspense come down at 1500 every day because some captain on BDE or BN staff saw that he had to put it out before he/she left work. As a result, Soldiers take the short end of the stick.” [CPT, </w:t>
            </w:r>
            <w:r w:rsidR="00EE380D">
              <w:rPr>
                <w:rFonts w:ascii="Times New Roman" w:eastAsia="Calibri" w:hAnsi="Times New Roman" w:cs="Times New Roman"/>
                <w:sz w:val="20"/>
                <w:szCs w:val="20"/>
              </w:rPr>
              <w:t xml:space="preserve">BR </w:t>
            </w:r>
            <w:r w:rsidR="00464DCD">
              <w:rPr>
                <w:rFonts w:ascii="Times New Roman" w:eastAsia="Calibri" w:hAnsi="Times New Roman" w:cs="Times New Roman"/>
                <w:sz w:val="20"/>
                <w:szCs w:val="20"/>
              </w:rPr>
              <w:t>11</w:t>
            </w:r>
            <w:r w:rsidRPr="007D4EA8">
              <w:rPr>
                <w:rFonts w:ascii="Times New Roman" w:eastAsia="Calibri" w:hAnsi="Times New Roman" w:cs="Times New Roman"/>
                <w:sz w:val="20"/>
                <w:szCs w:val="20"/>
              </w:rPr>
              <w:t xml:space="preserve">; Heavy Weapons Company XO].  </w:t>
            </w:r>
          </w:p>
        </w:tc>
      </w:tr>
      <w:tr w:rsidR="00D0316D" w:rsidRPr="00776575" w14:paraId="3B35AA68" w14:textId="77777777" w:rsidTr="00A31246">
        <w:tc>
          <w:tcPr>
            <w:tcW w:w="2425" w:type="dxa"/>
          </w:tcPr>
          <w:p w14:paraId="088BFD42"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Clear communication of complex ideas</w:t>
            </w:r>
          </w:p>
        </w:tc>
        <w:tc>
          <w:tcPr>
            <w:tcW w:w="6925" w:type="dxa"/>
          </w:tcPr>
          <w:p w14:paraId="1D254E33" w14:textId="0B8B4BFA" w:rsidR="00B474CD" w:rsidRPr="007D4EA8" w:rsidRDefault="00B474CD" w:rsidP="00B474CD">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“A position teaching at USMA, which also required significant formal writing, prepared me for both clear verbal communication of complex ideas (through classroom teaching) and written communication requirements of the current position. [LTC, </w:t>
            </w:r>
            <w:r w:rsidR="00FE2AB3">
              <w:rPr>
                <w:rFonts w:ascii="Times New Roman" w:eastAsia="Calibri" w:hAnsi="Times New Roman" w:cs="Times New Roman"/>
                <w:sz w:val="20"/>
                <w:szCs w:val="20"/>
              </w:rPr>
              <w:t>FA 59</w:t>
            </w:r>
            <w:r w:rsidRPr="007D4EA8">
              <w:rPr>
                <w:rFonts w:ascii="Times New Roman" w:eastAsia="Calibri" w:hAnsi="Times New Roman" w:cs="Times New Roman"/>
                <w:sz w:val="20"/>
                <w:szCs w:val="20"/>
              </w:rPr>
              <w:t>; Strategic planner at Joint Task Force].</w:t>
            </w:r>
          </w:p>
        </w:tc>
      </w:tr>
      <w:tr w:rsidR="00D0316D" w:rsidRPr="00776575" w14:paraId="3012CEEE" w14:textId="77777777" w:rsidTr="00A31246">
        <w:tc>
          <w:tcPr>
            <w:tcW w:w="2425" w:type="dxa"/>
          </w:tcPr>
          <w:p w14:paraId="14D7343F" w14:textId="77777777"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Asking for Feedback and Mentoring</w:t>
            </w:r>
          </w:p>
        </w:tc>
        <w:tc>
          <w:tcPr>
            <w:tcW w:w="6925" w:type="dxa"/>
          </w:tcPr>
          <w:p w14:paraId="0C583C6D" w14:textId="4C18DF19" w:rsidR="00B474CD" w:rsidRPr="007D4EA8" w:rsidRDefault="00B474CD" w:rsidP="003444AC">
            <w:pPr>
              <w:jc w:val="both"/>
              <w:rPr>
                <w:rFonts w:ascii="Times New Roman" w:eastAsia="Calibri" w:hAnsi="Times New Roman" w:cs="Times New Roman"/>
                <w:sz w:val="20"/>
                <w:szCs w:val="20"/>
              </w:rPr>
            </w:pPr>
            <w:r w:rsidRPr="007D4EA8">
              <w:rPr>
                <w:rFonts w:ascii="Times New Roman" w:hAnsi="Times New Roman" w:cs="Times New Roman"/>
                <w:sz w:val="20"/>
                <w:szCs w:val="20"/>
              </w:rPr>
              <w:t>“I also think clear communication skills (oral, written) are critical, and come with a little bit of how-to, practice, and realistic feedback. These two skills: thinking and clear communication, are only worthwhile if conjoined with perceptive application. This also requires objective “how to” teaching, practice, and realistic feedback.”</w:t>
            </w:r>
            <w:r w:rsidRPr="007D4EA8">
              <w:rPr>
                <w:rFonts w:ascii="Times New Roman" w:hAnsi="Times New Roman" w:cs="Times New Roman"/>
                <w:i/>
                <w:sz w:val="20"/>
                <w:szCs w:val="20"/>
              </w:rPr>
              <w:t xml:space="preserve"> </w:t>
            </w:r>
            <w:r w:rsidRPr="007D4EA8">
              <w:rPr>
                <w:rFonts w:ascii="Times New Roman" w:hAnsi="Times New Roman" w:cs="Times New Roman"/>
                <w:sz w:val="20"/>
                <w:szCs w:val="20"/>
              </w:rPr>
              <w:t xml:space="preserve">[MAJ, </w:t>
            </w:r>
            <w:r w:rsidR="002C748D">
              <w:rPr>
                <w:rFonts w:ascii="Times New Roman" w:hAnsi="Times New Roman" w:cs="Times New Roman"/>
                <w:sz w:val="20"/>
                <w:szCs w:val="20"/>
              </w:rPr>
              <w:t xml:space="preserve">BR </w:t>
            </w:r>
            <w:r w:rsidR="00440FEC">
              <w:rPr>
                <w:rFonts w:ascii="Times New Roman" w:hAnsi="Times New Roman" w:cs="Times New Roman"/>
                <w:sz w:val="20"/>
                <w:szCs w:val="20"/>
              </w:rPr>
              <w:t>92</w:t>
            </w:r>
            <w:r w:rsidRPr="007D4EA8">
              <w:rPr>
                <w:rFonts w:ascii="Times New Roman" w:hAnsi="Times New Roman" w:cs="Times New Roman"/>
                <w:sz w:val="20"/>
                <w:szCs w:val="20"/>
              </w:rPr>
              <w:t xml:space="preserve">; G5 Plans].  </w:t>
            </w:r>
          </w:p>
        </w:tc>
      </w:tr>
      <w:bookmarkEnd w:id="100"/>
    </w:tbl>
    <w:p w14:paraId="018BF4C3" w14:textId="77777777" w:rsidR="00B474CD" w:rsidRPr="00D0316D" w:rsidRDefault="00B474CD" w:rsidP="00B474CD">
      <w:pPr>
        <w:spacing w:after="0" w:line="240" w:lineRule="auto"/>
        <w:rPr>
          <w:rFonts w:ascii="Times New Roman" w:eastAsia="SimSun" w:hAnsi="Times New Roman" w:cs="Times New Roman"/>
          <w:sz w:val="24"/>
          <w:szCs w:val="24"/>
        </w:rPr>
      </w:pPr>
    </w:p>
    <w:p w14:paraId="47C9EBF4" w14:textId="103C22E9" w:rsidR="00B474CD" w:rsidRPr="007D4EA8" w:rsidRDefault="00B474CD" w:rsidP="00B474CD">
      <w:pPr>
        <w:keepNext/>
        <w:spacing w:after="0" w:line="240" w:lineRule="auto"/>
        <w:outlineLvl w:val="2"/>
        <w:rPr>
          <w:rFonts w:ascii="Times New Roman" w:eastAsia="SimSun" w:hAnsi="Times New Roman" w:cs="Times New Roman"/>
          <w:i/>
          <w:noProof/>
          <w:kern w:val="32"/>
          <w:sz w:val="24"/>
          <w:szCs w:val="24"/>
        </w:rPr>
      </w:pPr>
      <w:bookmarkStart w:id="102" w:name="_Toc229144726"/>
      <w:r w:rsidRPr="007D4EA8">
        <w:rPr>
          <w:rFonts w:ascii="Times New Roman" w:eastAsia="SimSun" w:hAnsi="Times New Roman" w:cs="Times New Roman"/>
          <w:b/>
          <w:bCs/>
          <w:i/>
          <w:noProof/>
          <w:kern w:val="32"/>
          <w:sz w:val="24"/>
          <w:szCs w:val="24"/>
        </w:rPr>
        <w:t>Oral or verbal communication</w:t>
      </w:r>
      <w:bookmarkEnd w:id="102"/>
    </w:p>
    <w:p w14:paraId="6B1D2DBA" w14:textId="77777777" w:rsidR="00BD4D38" w:rsidRDefault="00BD4D38" w:rsidP="00B474CD">
      <w:pPr>
        <w:spacing w:after="0" w:line="240" w:lineRule="auto"/>
        <w:ind w:firstLine="720"/>
        <w:rPr>
          <w:rFonts w:ascii="Times New Roman" w:eastAsia="SimSun" w:hAnsi="Times New Roman" w:cs="Times New Roman"/>
          <w:sz w:val="24"/>
          <w:szCs w:val="24"/>
        </w:rPr>
      </w:pPr>
    </w:p>
    <w:p w14:paraId="69593E52" w14:textId="086F2925" w:rsidR="00B474C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sz w:val="24"/>
          <w:szCs w:val="24"/>
        </w:rPr>
        <w:t>Sub-themes of communication ability also emerged that were related to oral or verbal communication (see Table 4).</w:t>
      </w:r>
      <w:r w:rsidR="00D0316D">
        <w:rPr>
          <w:rFonts w:ascii="Times New Roman" w:eastAsia="SimSun" w:hAnsi="Times New Roman" w:cs="Times New Roman"/>
          <w:sz w:val="24"/>
          <w:szCs w:val="24"/>
        </w:rPr>
        <w:t xml:space="preserve"> </w:t>
      </w:r>
      <w:r w:rsidRPr="003444AC">
        <w:rPr>
          <w:rFonts w:ascii="Times New Roman" w:eastAsia="SimSun" w:hAnsi="Times New Roman" w:cs="Times New Roman"/>
          <w:noProof/>
          <w:sz w:val="24"/>
          <w:szCs w:val="24"/>
        </w:rPr>
        <w:t>In terms of oral and verbal communication, a theme that emerged was being able to communicate your vision effectively.</w:t>
      </w:r>
      <w:r w:rsidRPr="00D0316D">
        <w:rPr>
          <w:rFonts w:ascii="Times New Roman" w:eastAsia="SimSun" w:hAnsi="Times New Roman" w:cs="Times New Roman"/>
          <w:noProof/>
          <w:sz w:val="24"/>
          <w:szCs w:val="24"/>
        </w:rPr>
        <w:t xml:space="preserve"> Constantly conveying and concluding information often involves possessing a high level of content knowledge in history, science, engineering, and economics. Another important </w:t>
      </w:r>
      <w:r w:rsidRPr="00D0316D">
        <w:rPr>
          <w:rFonts w:ascii="Times New Roman" w:eastAsia="SimSun" w:hAnsi="Times New Roman" w:cs="Times New Roman"/>
          <w:noProof/>
          <w:sz w:val="24"/>
          <w:szCs w:val="24"/>
        </w:rPr>
        <w:lastRenderedPageBreak/>
        <w:t>component to effective oral communication is being able to speak to soldiers like people rather than robots; however, this skill sometimes requires experience and training. Communicating one’s vision and being persuasive also requires an understanding of when to speak up and when it is more appropriate to accept the course of action. One important aspect of persuasive communication is using logic in one’s arguments. Clear communication also means not being afraid to speak out and being direct, while avoiding using excessive words and fluff.</w:t>
      </w:r>
      <w:r w:rsidRPr="007D4EA8">
        <w:rPr>
          <w:rFonts w:ascii="Times New Roman" w:eastAsia="Calibri" w:hAnsi="Times New Roman" w:cs="Times New Roman"/>
          <w:sz w:val="24"/>
          <w:szCs w:val="24"/>
        </w:rPr>
        <w:t xml:space="preserve"> </w:t>
      </w:r>
      <w:r w:rsidRPr="003444AC">
        <w:rPr>
          <w:rFonts w:ascii="Times New Roman" w:eastAsia="SimSun" w:hAnsi="Times New Roman" w:cs="Times New Roman"/>
          <w:noProof/>
          <w:sz w:val="24"/>
          <w:szCs w:val="24"/>
        </w:rPr>
        <w:t xml:space="preserve">Some participants showed that being a teacher with </w:t>
      </w:r>
      <w:r w:rsidR="00064837">
        <w:rPr>
          <w:rFonts w:ascii="Times New Roman" w:eastAsia="SimSun" w:hAnsi="Times New Roman" w:cs="Times New Roman"/>
          <w:noProof/>
          <w:sz w:val="24"/>
          <w:szCs w:val="24"/>
        </w:rPr>
        <w:t>a degree in</w:t>
      </w:r>
      <w:r w:rsidRPr="003444AC">
        <w:rPr>
          <w:rFonts w:ascii="Times New Roman" w:eastAsia="SimSun" w:hAnsi="Times New Roman" w:cs="Times New Roman"/>
          <w:noProof/>
          <w:sz w:val="24"/>
          <w:szCs w:val="24"/>
        </w:rPr>
        <w:t xml:space="preserve"> English education usually has an advantage </w:t>
      </w:r>
      <w:r w:rsidR="00064837">
        <w:rPr>
          <w:rFonts w:ascii="Times New Roman" w:eastAsia="SimSun" w:hAnsi="Times New Roman" w:cs="Times New Roman"/>
          <w:noProof/>
          <w:sz w:val="24"/>
          <w:szCs w:val="24"/>
        </w:rPr>
        <w:t>for</w:t>
      </w:r>
      <w:r w:rsidRPr="003444AC">
        <w:rPr>
          <w:rFonts w:ascii="Times New Roman" w:eastAsia="SimSun" w:hAnsi="Times New Roman" w:cs="Times New Roman"/>
          <w:noProof/>
          <w:sz w:val="24"/>
          <w:szCs w:val="24"/>
        </w:rPr>
        <w:t xml:space="preserve"> communication because it teaches one to plan communication techniques to use and plan how they will</w:t>
      </w:r>
      <w:r w:rsidRPr="00D0316D">
        <w:rPr>
          <w:rFonts w:ascii="Times New Roman" w:eastAsia="SimSun" w:hAnsi="Times New Roman" w:cs="Times New Roman"/>
          <w:noProof/>
          <w:sz w:val="24"/>
          <w:szCs w:val="24"/>
        </w:rPr>
        <w:t xml:space="preserve"> assess that communication has been effective. Communication, especially oral communication, can be seen as a valuable skill even in very technical fields, such as in contracting and in mechnical areas of expertise.</w:t>
      </w:r>
    </w:p>
    <w:p w14:paraId="232FE60C" w14:textId="16F09E3E" w:rsidR="003444AC" w:rsidRDefault="003444AC" w:rsidP="003444AC">
      <w:pPr>
        <w:spacing w:after="0" w:line="240" w:lineRule="auto"/>
        <w:rPr>
          <w:rFonts w:ascii="Times New Roman" w:eastAsia="SimSun" w:hAnsi="Times New Roman" w:cs="Times New Roman"/>
          <w:noProof/>
          <w:sz w:val="24"/>
          <w:szCs w:val="24"/>
        </w:rPr>
      </w:pPr>
    </w:p>
    <w:p w14:paraId="3EC8A1F7" w14:textId="557A70B4" w:rsidR="00BD4D38" w:rsidRDefault="003444AC" w:rsidP="007D4EA8">
      <w:pPr>
        <w:pStyle w:val="Heading3"/>
        <w:rPr>
          <w:noProof/>
        </w:rPr>
      </w:pPr>
      <w:bookmarkStart w:id="103" w:name="_Toc229144727"/>
      <w:r w:rsidRPr="00D0481B">
        <w:rPr>
          <w:bCs/>
        </w:rPr>
        <w:t xml:space="preserve">Table </w:t>
      </w:r>
      <w:r w:rsidRPr="00D0481B">
        <w:t>4</w:t>
      </w:r>
      <w:bookmarkEnd w:id="103"/>
      <w:r w:rsidRPr="00D0481B">
        <w:t xml:space="preserve"> </w:t>
      </w:r>
    </w:p>
    <w:p w14:paraId="1460EF63" w14:textId="77777777" w:rsidR="00BD4D38" w:rsidRPr="00BD4D38" w:rsidRDefault="00BD4D38" w:rsidP="00BD4D38">
      <w:pPr>
        <w:spacing w:after="0"/>
        <w:rPr>
          <w:rFonts w:ascii="Times New Roman" w:hAnsi="Times New Roman" w:cs="Times New Roman"/>
          <w:noProof/>
          <w:sz w:val="24"/>
          <w:szCs w:val="24"/>
        </w:rPr>
      </w:pPr>
    </w:p>
    <w:p w14:paraId="4F2E82E2" w14:textId="2FCE3200" w:rsidR="003444AC" w:rsidRPr="005A1432" w:rsidRDefault="003444AC" w:rsidP="00BD4D38">
      <w:pPr>
        <w:spacing w:after="0"/>
        <w:rPr>
          <w:rFonts w:ascii="Times New Roman" w:hAnsi="Times New Roman" w:cs="Times New Roman"/>
          <w:i/>
          <w:iCs/>
          <w:noProof/>
          <w:sz w:val="24"/>
          <w:szCs w:val="24"/>
        </w:rPr>
      </w:pPr>
      <w:r w:rsidRPr="005A1432">
        <w:rPr>
          <w:rFonts w:ascii="Times New Roman" w:hAnsi="Times New Roman" w:cs="Times New Roman"/>
          <w:i/>
          <w:iCs/>
          <w:noProof/>
          <w:sz w:val="24"/>
          <w:szCs w:val="24"/>
        </w:rPr>
        <w:t>Oral Communication sub-themes and example quotes</w:t>
      </w:r>
    </w:p>
    <w:p w14:paraId="465FEB0C" w14:textId="77777777" w:rsidR="003444AC" w:rsidRPr="00A31246" w:rsidRDefault="003444AC" w:rsidP="003444AC">
      <w:pPr>
        <w:spacing w:after="0" w:line="240" w:lineRule="auto"/>
        <w:rPr>
          <w:rFonts w:ascii="Times New Roman" w:eastAsia="SimSun" w:hAnsi="Times New Roman" w:cs="Times New Roman"/>
          <w:noProof/>
          <w:sz w:val="24"/>
          <w:szCs w:val="24"/>
        </w:rPr>
      </w:pPr>
    </w:p>
    <w:tbl>
      <w:tblPr>
        <w:tblStyle w:val="TableGrid3"/>
        <w:tblW w:w="0" w:type="auto"/>
        <w:tblLook w:val="04A0" w:firstRow="1" w:lastRow="0" w:firstColumn="1" w:lastColumn="0" w:noHBand="0" w:noVBand="1"/>
      </w:tblPr>
      <w:tblGrid>
        <w:gridCol w:w="2250"/>
        <w:gridCol w:w="6380"/>
      </w:tblGrid>
      <w:tr w:rsidR="003444AC" w:rsidRPr="00776575" w14:paraId="31476AA7" w14:textId="77777777" w:rsidTr="00A31246">
        <w:tc>
          <w:tcPr>
            <w:tcW w:w="2335" w:type="dxa"/>
          </w:tcPr>
          <w:p w14:paraId="68C9081E" w14:textId="77777777" w:rsidR="003444AC" w:rsidRPr="007D4EA8" w:rsidRDefault="003444AC" w:rsidP="00A31246">
            <w:pPr>
              <w:contextualSpacing/>
              <w:jc w:val="both"/>
              <w:rPr>
                <w:rFonts w:ascii="Times New Roman" w:eastAsia="Calibri" w:hAnsi="Times New Roman" w:cs="Times New Roman"/>
                <w:b/>
                <w:bCs/>
                <w:iCs/>
                <w:sz w:val="20"/>
                <w:szCs w:val="20"/>
              </w:rPr>
            </w:pPr>
            <w:r w:rsidRPr="007D4EA8">
              <w:rPr>
                <w:rFonts w:ascii="Times New Roman" w:eastAsia="Calibri" w:hAnsi="Times New Roman" w:cs="Times New Roman"/>
                <w:b/>
                <w:bCs/>
                <w:iCs/>
                <w:sz w:val="20"/>
                <w:szCs w:val="20"/>
              </w:rPr>
              <w:t>Oral Communication sub-theme</w:t>
            </w:r>
          </w:p>
        </w:tc>
        <w:tc>
          <w:tcPr>
            <w:tcW w:w="7015" w:type="dxa"/>
          </w:tcPr>
          <w:p w14:paraId="03496229" w14:textId="77777777" w:rsidR="003444AC" w:rsidRPr="007D4EA8" w:rsidRDefault="003444AC" w:rsidP="00A31246">
            <w:pPr>
              <w:contextualSpacing/>
              <w:jc w:val="both"/>
              <w:rPr>
                <w:rFonts w:ascii="Times New Roman" w:eastAsia="Calibri" w:hAnsi="Times New Roman" w:cs="Times New Roman"/>
                <w:sz w:val="20"/>
                <w:szCs w:val="20"/>
              </w:rPr>
            </w:pPr>
            <w:r w:rsidRPr="007D4EA8">
              <w:rPr>
                <w:rFonts w:ascii="Times New Roman" w:hAnsi="Times New Roman" w:cs="Times New Roman"/>
                <w:b/>
                <w:bCs/>
                <w:noProof/>
                <w:sz w:val="20"/>
                <w:szCs w:val="20"/>
              </w:rPr>
              <w:t>Example Quotes used to extract theme</w:t>
            </w:r>
          </w:p>
        </w:tc>
      </w:tr>
      <w:tr w:rsidR="003444AC" w:rsidRPr="00776575" w14:paraId="05F7E2DF" w14:textId="77777777" w:rsidTr="00A31246">
        <w:tc>
          <w:tcPr>
            <w:tcW w:w="2335" w:type="dxa"/>
          </w:tcPr>
          <w:p w14:paraId="1BD36582"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Communicating a vision</w:t>
            </w:r>
          </w:p>
        </w:tc>
        <w:tc>
          <w:tcPr>
            <w:tcW w:w="7015" w:type="dxa"/>
          </w:tcPr>
          <w:p w14:paraId="17E9F8BB" w14:textId="01CF6E96" w:rsidR="003444AC" w:rsidRPr="007D4EA8" w:rsidRDefault="003444AC" w:rsidP="00A31246">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“Proficiency at oral and written communication is the critical aspect from formal education. I am an engineer officer, however the Army Engineer Corps is structured so that those are not required skills; we are leaders, planners, and organizers first. Communication is the medium for disseminating, delegating, and supervising.” [CPT, </w:t>
            </w:r>
            <w:r w:rsidR="00EE380D">
              <w:rPr>
                <w:rFonts w:ascii="Times New Roman" w:eastAsia="Calibri" w:hAnsi="Times New Roman" w:cs="Times New Roman"/>
                <w:sz w:val="20"/>
                <w:szCs w:val="20"/>
              </w:rPr>
              <w:t xml:space="preserve">BR </w:t>
            </w:r>
            <w:r w:rsidR="00440FEC">
              <w:rPr>
                <w:rFonts w:ascii="Times New Roman" w:eastAsia="Calibri" w:hAnsi="Times New Roman" w:cs="Times New Roman"/>
                <w:sz w:val="20"/>
                <w:szCs w:val="20"/>
              </w:rPr>
              <w:t>1</w:t>
            </w:r>
            <w:r w:rsidR="00617098">
              <w:rPr>
                <w:rFonts w:ascii="Times New Roman" w:eastAsia="Calibri" w:hAnsi="Times New Roman" w:cs="Times New Roman"/>
                <w:sz w:val="20"/>
                <w:szCs w:val="20"/>
              </w:rPr>
              <w:t>2</w:t>
            </w:r>
            <w:r w:rsidRPr="007D4EA8">
              <w:rPr>
                <w:rFonts w:ascii="Times New Roman" w:eastAsia="Calibri" w:hAnsi="Times New Roman" w:cs="Times New Roman"/>
                <w:sz w:val="20"/>
                <w:szCs w:val="20"/>
              </w:rPr>
              <w:t xml:space="preserve">; Company Commander].  </w:t>
            </w:r>
          </w:p>
        </w:tc>
      </w:tr>
      <w:tr w:rsidR="003444AC" w:rsidRPr="00776575" w14:paraId="159E59E6" w14:textId="77777777" w:rsidTr="00A31246">
        <w:tc>
          <w:tcPr>
            <w:tcW w:w="2335" w:type="dxa"/>
          </w:tcPr>
          <w:p w14:paraId="11C73CB0"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Subject knowledge is required for conveying information</w:t>
            </w:r>
          </w:p>
        </w:tc>
        <w:tc>
          <w:tcPr>
            <w:tcW w:w="7015" w:type="dxa"/>
          </w:tcPr>
          <w:p w14:paraId="236FDDD8" w14:textId="1A893EE8" w:rsidR="003444AC" w:rsidRPr="007D4EA8" w:rsidRDefault="003444AC" w:rsidP="00A31246">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“Oral and written communication are key as a leader in the Army. One might often think that speech class or English class would be the best place to learn these, but at the collegiate level, many - if not most - disciplines involve a great deal of oral and written communication. History, science, engineering, economics. In every one of those courses or fields of study, on at least a weekly basis I had to convey some type of information, argument, or conclusion through either verbal or written means, often times both. The constant repetition has made me far more comfortable talking to people, briefing information, and teaching.” [CPT, </w:t>
            </w:r>
            <w:r w:rsidR="007061A7">
              <w:rPr>
                <w:rFonts w:ascii="Times New Roman" w:eastAsia="Calibri" w:hAnsi="Times New Roman" w:cs="Times New Roman"/>
                <w:sz w:val="20"/>
                <w:szCs w:val="20"/>
              </w:rPr>
              <w:t xml:space="preserve">BR </w:t>
            </w:r>
            <w:r w:rsidR="00CA6B11">
              <w:rPr>
                <w:rFonts w:ascii="Times New Roman" w:eastAsia="Calibri" w:hAnsi="Times New Roman" w:cs="Times New Roman"/>
                <w:sz w:val="20"/>
                <w:szCs w:val="20"/>
              </w:rPr>
              <w:t>15</w:t>
            </w:r>
            <w:r w:rsidRPr="007D4EA8">
              <w:rPr>
                <w:rFonts w:ascii="Times New Roman" w:eastAsia="Calibri" w:hAnsi="Times New Roman" w:cs="Times New Roman"/>
                <w:sz w:val="20"/>
                <w:szCs w:val="20"/>
              </w:rPr>
              <w:t xml:space="preserve">; Flight Platoon Leader].  </w:t>
            </w:r>
          </w:p>
        </w:tc>
      </w:tr>
      <w:tr w:rsidR="003444AC" w:rsidRPr="00776575" w14:paraId="189BAF91" w14:textId="77777777" w:rsidTr="00A31246">
        <w:tc>
          <w:tcPr>
            <w:tcW w:w="2335" w:type="dxa"/>
          </w:tcPr>
          <w:p w14:paraId="76EB8965"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Communicating to people rather than robots or things</w:t>
            </w:r>
          </w:p>
        </w:tc>
        <w:tc>
          <w:tcPr>
            <w:tcW w:w="7015" w:type="dxa"/>
          </w:tcPr>
          <w:p w14:paraId="4502D46A" w14:textId="638D399D" w:rsidR="003444AC" w:rsidRPr="007D4EA8" w:rsidRDefault="003444AC" w:rsidP="00A31246">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“Understanding people and being able to communicate are the top skills and abilities necessary in this job. If Platoon Leaders can effectively communicate with their Platoon Sergeants as well as the lower level leaders and their peers, we wouldn’t play the game of telephone as much as we seemingly do in the Army. Being able to speak to Soldiers like they are humans rather than robots is a skill that is sometimes lost on leaders. Soldiers are more responsive when you treat them like an individual person in the uniform rather than “just a body” filling the uniform. Knowing how to talk to people in general is the biggest skill that is necessary as a leader in any position. That’s why leaders at higher echelons are able to effectively speak in front of people and get a point across. They have perfected their craft for years, speaking to soldiers and leaders alike.” [1LT, </w:t>
            </w:r>
            <w:r w:rsidR="007061A7">
              <w:rPr>
                <w:rFonts w:ascii="Times New Roman" w:eastAsia="Calibri" w:hAnsi="Times New Roman" w:cs="Times New Roman"/>
                <w:sz w:val="20"/>
                <w:szCs w:val="20"/>
              </w:rPr>
              <w:t>BR 31</w:t>
            </w:r>
            <w:r w:rsidRPr="007D4EA8">
              <w:rPr>
                <w:rFonts w:ascii="Times New Roman" w:eastAsia="Calibri" w:hAnsi="Times New Roman" w:cs="Times New Roman"/>
                <w:sz w:val="20"/>
                <w:szCs w:val="20"/>
              </w:rPr>
              <w:t>; Platoon Leader].</w:t>
            </w:r>
          </w:p>
        </w:tc>
      </w:tr>
      <w:tr w:rsidR="003444AC" w:rsidRPr="00776575" w14:paraId="521257EB" w14:textId="77777777" w:rsidTr="00A31246">
        <w:tc>
          <w:tcPr>
            <w:tcW w:w="2335" w:type="dxa"/>
          </w:tcPr>
          <w:p w14:paraId="27AB04FA"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Recognition of when necessary to speak up versus follow</w:t>
            </w:r>
          </w:p>
        </w:tc>
        <w:tc>
          <w:tcPr>
            <w:tcW w:w="7015" w:type="dxa"/>
          </w:tcPr>
          <w:p w14:paraId="66EAA03E" w14:textId="216A0CC6" w:rsidR="003444AC" w:rsidRPr="007D4EA8" w:rsidRDefault="003444AC" w:rsidP="00A31246">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“You need to know how to communicate to your boss and know when to push ideas and when to accept the directed course of action. You need to provide a complete understanding of the environment based on the all (or as much) information as can be collected and analyzed balanced against human nature and then presented that in a manner that is received and understood by diverse groups of people in such a why as to present it’s relevance. Some times this will need to be done over distance through written products.” It also means </w:t>
            </w:r>
            <w:r w:rsidRPr="007D4EA8">
              <w:rPr>
                <w:rFonts w:ascii="Times New Roman" w:eastAsia="Calibri" w:hAnsi="Times New Roman" w:cs="Times New Roman"/>
                <w:sz w:val="20"/>
                <w:szCs w:val="20"/>
              </w:rPr>
              <w:lastRenderedPageBreak/>
              <w:t xml:space="preserve">having knowledge of “Stats, English (Written and Oral), Military History, Debate” to support a course of action [MAJ, </w:t>
            </w:r>
            <w:r w:rsidR="00A50546">
              <w:rPr>
                <w:rFonts w:ascii="Times New Roman" w:eastAsia="Calibri" w:hAnsi="Times New Roman" w:cs="Times New Roman"/>
                <w:sz w:val="20"/>
                <w:szCs w:val="20"/>
              </w:rPr>
              <w:t xml:space="preserve">BR </w:t>
            </w:r>
            <w:r w:rsidR="000932FB">
              <w:rPr>
                <w:rFonts w:ascii="Times New Roman" w:eastAsia="Calibri" w:hAnsi="Times New Roman" w:cs="Times New Roman"/>
                <w:sz w:val="20"/>
                <w:szCs w:val="20"/>
              </w:rPr>
              <w:t>35</w:t>
            </w:r>
            <w:r w:rsidRPr="007D4EA8">
              <w:rPr>
                <w:rFonts w:ascii="Times New Roman" w:eastAsia="Calibri" w:hAnsi="Times New Roman" w:cs="Times New Roman"/>
                <w:sz w:val="20"/>
                <w:szCs w:val="20"/>
              </w:rPr>
              <w:t xml:space="preserve">; BDE S2 OIC].  </w:t>
            </w:r>
          </w:p>
        </w:tc>
      </w:tr>
      <w:tr w:rsidR="003444AC" w:rsidRPr="00776575" w14:paraId="4765FE57" w14:textId="77777777" w:rsidTr="00A31246">
        <w:tc>
          <w:tcPr>
            <w:tcW w:w="2335" w:type="dxa"/>
          </w:tcPr>
          <w:p w14:paraId="24C3B3B4"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lastRenderedPageBreak/>
              <w:t xml:space="preserve">Oral communication requires using logic </w:t>
            </w:r>
          </w:p>
        </w:tc>
        <w:tc>
          <w:tcPr>
            <w:tcW w:w="7015" w:type="dxa"/>
          </w:tcPr>
          <w:p w14:paraId="02D1D85C" w14:textId="099C26C2" w:rsidR="003444AC" w:rsidRPr="007D4EA8" w:rsidRDefault="003444AC" w:rsidP="00A31246">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“I was a science major. [Most important skills are] Logical thinking, persuasive argumentation, and oral communication associated with being on the college debate team was also extremely helpful. (Important KSBs) Logical reasoning and identifying logical fallacies, oral communication, working effectively on a team, operating under high OPTEMPO in a rapidly changing environment.” [CPT, </w:t>
            </w:r>
            <w:r w:rsidR="00A50546">
              <w:rPr>
                <w:rFonts w:ascii="Times New Roman" w:eastAsia="Calibri" w:hAnsi="Times New Roman" w:cs="Times New Roman"/>
                <w:sz w:val="20"/>
                <w:szCs w:val="20"/>
              </w:rPr>
              <w:t xml:space="preserve">BR </w:t>
            </w:r>
            <w:r w:rsidR="008B30EA">
              <w:rPr>
                <w:rFonts w:ascii="Times New Roman" w:eastAsia="Calibri" w:hAnsi="Times New Roman" w:cs="Times New Roman"/>
                <w:sz w:val="20"/>
                <w:szCs w:val="20"/>
              </w:rPr>
              <w:t>3</w:t>
            </w:r>
            <w:r w:rsidR="00A50546">
              <w:rPr>
                <w:rFonts w:ascii="Times New Roman" w:eastAsia="Calibri" w:hAnsi="Times New Roman" w:cs="Times New Roman"/>
                <w:sz w:val="20"/>
                <w:szCs w:val="20"/>
              </w:rPr>
              <w:t>5</w:t>
            </w:r>
            <w:r w:rsidRPr="007D4EA8">
              <w:rPr>
                <w:rFonts w:ascii="Times New Roman" w:eastAsia="Calibri" w:hAnsi="Times New Roman" w:cs="Times New Roman"/>
                <w:sz w:val="20"/>
                <w:szCs w:val="20"/>
              </w:rPr>
              <w:t>; Battalion S2].</w:t>
            </w:r>
          </w:p>
        </w:tc>
      </w:tr>
      <w:tr w:rsidR="003444AC" w:rsidRPr="00776575" w14:paraId="47C5B265" w14:textId="77777777" w:rsidTr="00A31246">
        <w:tc>
          <w:tcPr>
            <w:tcW w:w="2335" w:type="dxa"/>
          </w:tcPr>
          <w:p w14:paraId="2EDB1CEF"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Being concise in communication</w:t>
            </w:r>
          </w:p>
        </w:tc>
        <w:tc>
          <w:tcPr>
            <w:tcW w:w="7015" w:type="dxa"/>
          </w:tcPr>
          <w:p w14:paraId="1174C567" w14:textId="2FFDB7C2" w:rsidR="003444AC" w:rsidRPr="007D4EA8" w:rsidRDefault="003444AC" w:rsidP="00A31246">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“Strong verbal communication skills in this field are paramount. Many people can hide behind elegant or fancy words, and yet cannot seem to gain a full understanding of their audience. This is a skill that needs honing when put in groups amongst ones own peer-group. This way, the “fluff” of words or someone wanting to pontificate on words without any value, can be minimized..” [MAJ, </w:t>
            </w:r>
            <w:r w:rsidR="003504B1">
              <w:rPr>
                <w:rFonts w:ascii="Times New Roman" w:eastAsia="Calibri" w:hAnsi="Times New Roman" w:cs="Times New Roman"/>
                <w:sz w:val="20"/>
                <w:szCs w:val="20"/>
              </w:rPr>
              <w:t>FA 51</w:t>
            </w:r>
            <w:r w:rsidRPr="007D4EA8">
              <w:rPr>
                <w:rFonts w:ascii="Times New Roman" w:eastAsia="Calibri" w:hAnsi="Times New Roman" w:cs="Times New Roman"/>
                <w:sz w:val="20"/>
                <w:szCs w:val="20"/>
              </w:rPr>
              <w:t>; Contracting Brigade Support Officer].</w:t>
            </w:r>
          </w:p>
        </w:tc>
      </w:tr>
      <w:tr w:rsidR="003444AC" w:rsidRPr="00776575" w14:paraId="26AC7C47" w14:textId="77777777" w:rsidTr="00A31246">
        <w:tc>
          <w:tcPr>
            <w:tcW w:w="2335" w:type="dxa"/>
          </w:tcPr>
          <w:p w14:paraId="0659AC74"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Planning communication techniques and assessment</w:t>
            </w:r>
          </w:p>
        </w:tc>
        <w:tc>
          <w:tcPr>
            <w:tcW w:w="7015" w:type="dxa"/>
          </w:tcPr>
          <w:p w14:paraId="715D6304" w14:textId="183CF857" w:rsidR="003444AC" w:rsidRPr="007D4EA8" w:rsidRDefault="003444AC">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“Personally, the art of teaching (college of education) has been the most useful skill throughout my Army career. Not often seen on AD, but more in ARNG and AR, professional teachers communicate, plan communication techniques, and plan assessment of that communication better than most. Being an instructor and being a teacher are similar, but each have differences that a formal degree in Education highlights. Therefore, in my current job as a Public Affairs Officer, and in this Functional Area, my bachelors in English Education has been most useful.”[MAJ, </w:t>
            </w:r>
            <w:r w:rsidR="006A5822">
              <w:rPr>
                <w:rFonts w:ascii="Times New Roman" w:eastAsia="Calibri" w:hAnsi="Times New Roman" w:cs="Times New Roman"/>
                <w:sz w:val="20"/>
                <w:szCs w:val="20"/>
              </w:rPr>
              <w:t>FA</w:t>
            </w:r>
            <w:r w:rsidR="00FD19EB">
              <w:rPr>
                <w:rFonts w:ascii="Times New Roman" w:eastAsia="Calibri" w:hAnsi="Times New Roman" w:cs="Times New Roman"/>
                <w:sz w:val="20"/>
                <w:szCs w:val="20"/>
              </w:rPr>
              <w:t xml:space="preserve"> </w:t>
            </w:r>
            <w:r w:rsidR="006A5822">
              <w:rPr>
                <w:rFonts w:ascii="Times New Roman" w:eastAsia="Calibri" w:hAnsi="Times New Roman" w:cs="Times New Roman"/>
                <w:sz w:val="20"/>
                <w:szCs w:val="20"/>
              </w:rPr>
              <w:t>46</w:t>
            </w:r>
            <w:r w:rsidRPr="007D4EA8">
              <w:rPr>
                <w:rFonts w:ascii="Times New Roman" w:eastAsia="Calibri" w:hAnsi="Times New Roman" w:cs="Times New Roman"/>
                <w:sz w:val="20"/>
                <w:szCs w:val="20"/>
              </w:rPr>
              <w:t>; Media relations officer].</w:t>
            </w:r>
          </w:p>
        </w:tc>
      </w:tr>
      <w:tr w:rsidR="003444AC" w:rsidRPr="00776575" w14:paraId="7983015A" w14:textId="77777777" w:rsidTr="00A31246">
        <w:tc>
          <w:tcPr>
            <w:tcW w:w="2335" w:type="dxa"/>
          </w:tcPr>
          <w:p w14:paraId="422871F4" w14:textId="77777777" w:rsidR="003444AC" w:rsidRPr="007D4EA8" w:rsidRDefault="003444AC" w:rsidP="00A31246">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Oral communication is important for very technical fields</w:t>
            </w:r>
          </w:p>
        </w:tc>
        <w:tc>
          <w:tcPr>
            <w:tcW w:w="7015" w:type="dxa"/>
          </w:tcPr>
          <w:p w14:paraId="42D17BB1" w14:textId="0F9E8312" w:rsidR="003444AC" w:rsidRPr="007D4EA8" w:rsidRDefault="003444AC" w:rsidP="00A31246">
            <w:pPr>
              <w:jc w:val="both"/>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“Proficiency at oral and written communication is the critical aspect from formal education. I am an engineer officer, however the Army Engineer Corps is structured so that those are not required skills; we are leaders, planners, and organizers first. Communication is the medium for disseminating, delegating, and supervising.” [CPT, </w:t>
            </w:r>
            <w:r w:rsidR="006A5822">
              <w:rPr>
                <w:rFonts w:ascii="Times New Roman" w:eastAsia="Calibri" w:hAnsi="Times New Roman" w:cs="Times New Roman"/>
                <w:sz w:val="20"/>
                <w:szCs w:val="20"/>
              </w:rPr>
              <w:t>FA 51</w:t>
            </w:r>
            <w:r w:rsidRPr="007D4EA8">
              <w:rPr>
                <w:rFonts w:ascii="Times New Roman" w:eastAsia="Calibri" w:hAnsi="Times New Roman" w:cs="Times New Roman"/>
                <w:sz w:val="20"/>
                <w:szCs w:val="20"/>
              </w:rPr>
              <w:t>; Contracting Officer].</w:t>
            </w:r>
          </w:p>
        </w:tc>
      </w:tr>
    </w:tbl>
    <w:p w14:paraId="31D7C18C" w14:textId="77777777" w:rsidR="003444AC" w:rsidRPr="00A31246" w:rsidRDefault="003444AC" w:rsidP="003444AC">
      <w:pPr>
        <w:spacing w:after="0" w:line="240" w:lineRule="auto"/>
        <w:rPr>
          <w:rFonts w:ascii="Times New Roman" w:eastAsia="SimSun" w:hAnsi="Times New Roman" w:cs="Times New Roman"/>
          <w:noProof/>
          <w:sz w:val="24"/>
          <w:szCs w:val="24"/>
        </w:rPr>
      </w:pPr>
    </w:p>
    <w:p w14:paraId="13462426" w14:textId="77777777" w:rsidR="00B474CD" w:rsidRPr="00D0316D" w:rsidRDefault="00B474CD">
      <w:pPr>
        <w:spacing w:after="0" w:line="240" w:lineRule="auto"/>
        <w:rPr>
          <w:rFonts w:ascii="Times New Roman" w:eastAsia="SimSun" w:hAnsi="Times New Roman" w:cs="Times New Roman"/>
          <w:sz w:val="24"/>
          <w:szCs w:val="24"/>
        </w:rPr>
      </w:pPr>
    </w:p>
    <w:p w14:paraId="04E57563" w14:textId="69A6403B" w:rsidR="00B474CD" w:rsidRPr="007D4EA8" w:rsidRDefault="00B474CD" w:rsidP="00B474CD">
      <w:pPr>
        <w:keepNext/>
        <w:spacing w:after="0" w:line="240" w:lineRule="auto"/>
        <w:outlineLvl w:val="1"/>
        <w:rPr>
          <w:rFonts w:ascii="Times New Roman" w:eastAsia="SimSun" w:hAnsi="Times New Roman" w:cs="Times New Roman"/>
          <w:b/>
          <w:bCs/>
          <w:iCs/>
          <w:sz w:val="24"/>
          <w:szCs w:val="24"/>
        </w:rPr>
      </w:pPr>
      <w:bookmarkStart w:id="104" w:name="_Toc229144728"/>
      <w:r w:rsidRPr="007D4EA8">
        <w:rPr>
          <w:rFonts w:ascii="Times New Roman" w:eastAsia="SimSun" w:hAnsi="Times New Roman" w:cs="Times New Roman"/>
          <w:b/>
          <w:bCs/>
          <w:iCs/>
          <w:sz w:val="24"/>
          <w:szCs w:val="24"/>
        </w:rPr>
        <w:t>Interpersonal Talent</w:t>
      </w:r>
      <w:r w:rsidR="00E14E42">
        <w:rPr>
          <w:rFonts w:ascii="Times New Roman" w:eastAsia="SimSun" w:hAnsi="Times New Roman" w:cs="Times New Roman"/>
          <w:b/>
          <w:bCs/>
          <w:iCs/>
          <w:sz w:val="24"/>
          <w:szCs w:val="24"/>
        </w:rPr>
        <w:t xml:space="preserve"> Overview</w:t>
      </w:r>
      <w:bookmarkEnd w:id="104"/>
    </w:p>
    <w:p w14:paraId="12CDCC5E" w14:textId="77777777" w:rsidR="003444AC" w:rsidRDefault="003444AC" w:rsidP="00B474CD">
      <w:pPr>
        <w:spacing w:after="0" w:line="240" w:lineRule="auto"/>
        <w:ind w:firstLine="720"/>
        <w:rPr>
          <w:rFonts w:ascii="Times New Roman" w:eastAsia="SimSun" w:hAnsi="Times New Roman" w:cs="Times New Roman"/>
          <w:sz w:val="24"/>
          <w:szCs w:val="24"/>
        </w:rPr>
      </w:pPr>
    </w:p>
    <w:p w14:paraId="16F56C18" w14:textId="2B8A2D36" w:rsidR="00B474CD" w:rsidRPr="00D0316D" w:rsidRDefault="00B474CD" w:rsidP="00B474CD">
      <w:pPr>
        <w:spacing w:after="0" w:line="240" w:lineRule="auto"/>
        <w:ind w:firstLine="720"/>
        <w:rPr>
          <w:rFonts w:ascii="Times New Roman" w:eastAsia="SimSun" w:hAnsi="Times New Roman" w:cs="Times New Roman"/>
          <w:sz w:val="24"/>
          <w:szCs w:val="24"/>
        </w:rPr>
      </w:pPr>
      <w:r w:rsidRPr="003444AC">
        <w:rPr>
          <w:rFonts w:ascii="Times New Roman" w:eastAsia="SimSun" w:hAnsi="Times New Roman" w:cs="Times New Roman"/>
          <w:sz w:val="24"/>
          <w:szCs w:val="24"/>
        </w:rPr>
        <w:t>One critical</w:t>
      </w:r>
      <w:r w:rsidRPr="00D0316D">
        <w:rPr>
          <w:rFonts w:ascii="Times New Roman" w:eastAsia="SimSun" w:hAnsi="Times New Roman" w:cs="Times New Roman"/>
          <w:sz w:val="24"/>
          <w:szCs w:val="24"/>
        </w:rPr>
        <w:t xml:space="preserve"> skill leaders must possess is to manage interpersonal relationships effectively. </w:t>
      </w:r>
      <w:r w:rsidRPr="00D0316D">
        <w:rPr>
          <w:rFonts w:ascii="Times New Roman" w:eastAsia="SimSun" w:hAnsi="Times New Roman" w:cs="Times New Roman"/>
          <w:i/>
          <w:sz w:val="24"/>
          <w:szCs w:val="24"/>
        </w:rPr>
        <w:t>Interpersonal</w:t>
      </w:r>
      <w:r w:rsidRPr="00D0316D">
        <w:rPr>
          <w:rFonts w:ascii="Times New Roman" w:eastAsia="SimSun" w:hAnsi="Times New Roman" w:cs="Times New Roman"/>
          <w:sz w:val="24"/>
          <w:szCs w:val="24"/>
        </w:rPr>
        <w:t xml:space="preserve"> as a talent can be defined as “skill in understanding how people interpret events and interpersonal interactions” (Royston et al., 2023). </w:t>
      </w:r>
      <w:r w:rsidRPr="00D0316D">
        <w:rPr>
          <w:rFonts w:ascii="Times New Roman" w:eastAsia="SimSun" w:hAnsi="Times New Roman" w:cs="Times New Roman"/>
          <w:i/>
          <w:sz w:val="24"/>
          <w:szCs w:val="24"/>
        </w:rPr>
        <w:t>“I believe the ability to develop interpersonal relationships is still one of the most important skills that an Army Leader can possess. So long as we are still dealing in a work environment that involves people this is a skill that is critical to all leaders, second only to the ability to communicate effectively both orally and written across different levels of organizations and across and thru people of different cultures and backgrounds. In the information age it is so important that our message is clear and we are able to work together across services, agencies and allied nations.”</w:t>
      </w:r>
      <w:r w:rsidRPr="00D0316D">
        <w:rPr>
          <w:rFonts w:ascii="Times New Roman" w:eastAsia="SimSun" w:hAnsi="Times New Roman" w:cs="Times New Roman"/>
          <w:sz w:val="24"/>
          <w:szCs w:val="24"/>
        </w:rPr>
        <w:t xml:space="preserve"> [MAJ, </w:t>
      </w:r>
      <w:r w:rsidR="00A50546">
        <w:rPr>
          <w:rFonts w:ascii="Times New Roman" w:eastAsia="SimSun" w:hAnsi="Times New Roman" w:cs="Times New Roman"/>
          <w:sz w:val="24"/>
          <w:szCs w:val="24"/>
        </w:rPr>
        <w:t xml:space="preserve">BR </w:t>
      </w:r>
      <w:r w:rsidR="00610800">
        <w:rPr>
          <w:rFonts w:ascii="Times New Roman" w:eastAsia="SimSun" w:hAnsi="Times New Roman" w:cs="Times New Roman"/>
          <w:sz w:val="24"/>
          <w:szCs w:val="24"/>
        </w:rPr>
        <w:t>13</w:t>
      </w:r>
      <w:r w:rsidRPr="00D0316D">
        <w:rPr>
          <w:rFonts w:ascii="Times New Roman" w:eastAsia="SimSun" w:hAnsi="Times New Roman" w:cs="Times New Roman"/>
          <w:sz w:val="24"/>
          <w:szCs w:val="24"/>
        </w:rPr>
        <w:t>; U.S. Army Garrison Italy XO].</w:t>
      </w:r>
    </w:p>
    <w:p w14:paraId="5221A4C0" w14:textId="77777777" w:rsidR="001B183F" w:rsidRDefault="001B183F" w:rsidP="00B474CD">
      <w:pPr>
        <w:spacing w:after="0" w:line="240" w:lineRule="auto"/>
        <w:ind w:firstLine="720"/>
        <w:rPr>
          <w:rFonts w:ascii="Times New Roman" w:eastAsia="SimSun" w:hAnsi="Times New Roman" w:cs="Times New Roman"/>
          <w:sz w:val="24"/>
          <w:szCs w:val="24"/>
        </w:rPr>
      </w:pPr>
    </w:p>
    <w:p w14:paraId="60408F89" w14:textId="6EF53001"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Unlike the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talent, the </w:t>
      </w:r>
      <w:r w:rsidRPr="00D0316D">
        <w:rPr>
          <w:rFonts w:ascii="Times New Roman" w:eastAsia="SimSun" w:hAnsi="Times New Roman" w:cs="Times New Roman"/>
          <w:i/>
          <w:sz w:val="24"/>
          <w:szCs w:val="24"/>
        </w:rPr>
        <w:t>interpersonal</w:t>
      </w:r>
      <w:r w:rsidRPr="00D0316D">
        <w:rPr>
          <w:rFonts w:ascii="Times New Roman" w:eastAsia="SimSun" w:hAnsi="Times New Roman" w:cs="Times New Roman"/>
          <w:sz w:val="24"/>
          <w:szCs w:val="24"/>
        </w:rPr>
        <w:t xml:space="preserve"> talent often involves dealing with complex interpersonal matters or relationships. This complex construct has been deconstructed into three sub-domains (</w:t>
      </w:r>
      <w:r w:rsidR="003C65C5" w:rsidRPr="00D0316D">
        <w:rPr>
          <w:rFonts w:ascii="Times New Roman" w:eastAsia="SimSun" w:hAnsi="Times New Roman" w:cs="Times New Roman"/>
          <w:sz w:val="24"/>
          <w:szCs w:val="24"/>
        </w:rPr>
        <w:t>M</w:t>
      </w:r>
      <w:r w:rsidR="003C65C5">
        <w:rPr>
          <w:rFonts w:ascii="Times New Roman" w:eastAsia="SimSun" w:hAnsi="Times New Roman" w:cs="Times New Roman"/>
          <w:sz w:val="24"/>
          <w:szCs w:val="24"/>
        </w:rPr>
        <w:t>u</w:t>
      </w:r>
      <w:r w:rsidR="003C65C5" w:rsidRPr="00D0316D">
        <w:rPr>
          <w:rFonts w:ascii="Times New Roman" w:eastAsia="SimSun" w:hAnsi="Times New Roman" w:cs="Times New Roman"/>
          <w:sz w:val="24"/>
          <w:szCs w:val="24"/>
        </w:rPr>
        <w:t xml:space="preserve">ggenburg </w:t>
      </w:r>
      <w:r w:rsidRPr="00D0316D">
        <w:rPr>
          <w:rFonts w:ascii="Times New Roman" w:eastAsia="SimSun" w:hAnsi="Times New Roman" w:cs="Times New Roman"/>
          <w:sz w:val="24"/>
          <w:szCs w:val="24"/>
        </w:rPr>
        <w:t>et al., 2015), which involve cultural awareness, social skills of understanding others, and applied team rules (interpersonal skills at the team level). Each of these sub-</w:t>
      </w:r>
      <w:r w:rsidR="00224AD3">
        <w:rPr>
          <w:rFonts w:ascii="Times New Roman" w:eastAsia="SimSun" w:hAnsi="Times New Roman" w:cs="Times New Roman"/>
          <w:sz w:val="24"/>
          <w:szCs w:val="24"/>
        </w:rPr>
        <w:t xml:space="preserve">domains </w:t>
      </w:r>
      <w:r w:rsidRPr="00D0316D">
        <w:rPr>
          <w:rFonts w:ascii="Times New Roman" w:eastAsia="SimSun" w:hAnsi="Times New Roman" w:cs="Times New Roman"/>
          <w:sz w:val="24"/>
          <w:szCs w:val="24"/>
        </w:rPr>
        <w:t xml:space="preserve"> and associated examples will be discussed.  </w:t>
      </w:r>
    </w:p>
    <w:p w14:paraId="05E7D898" w14:textId="77777777" w:rsidR="001B183F" w:rsidRPr="00D0316D" w:rsidRDefault="001B183F" w:rsidP="00B474CD">
      <w:pPr>
        <w:spacing w:after="0" w:line="240" w:lineRule="auto"/>
        <w:ind w:firstLine="720"/>
        <w:rPr>
          <w:rFonts w:ascii="Times New Roman" w:eastAsia="SimSun" w:hAnsi="Times New Roman" w:cs="Times New Roman"/>
          <w:sz w:val="24"/>
          <w:szCs w:val="24"/>
        </w:rPr>
      </w:pPr>
    </w:p>
    <w:p w14:paraId="27CF6B2A" w14:textId="715A602D"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Interpersonal communication is also a social interaction concept.  Talent as </w:t>
      </w:r>
      <w:r w:rsidRPr="00D0316D">
        <w:rPr>
          <w:rFonts w:ascii="Times New Roman" w:eastAsia="SimSun" w:hAnsi="Times New Roman" w:cs="Times New Roman"/>
          <w:iCs/>
          <w:sz w:val="24"/>
          <w:szCs w:val="24"/>
        </w:rPr>
        <w:t xml:space="preserve">a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or interpersonal means people often interact with others both inside and </w:t>
      </w:r>
      <w:r w:rsidRPr="00D0316D">
        <w:rPr>
          <w:rFonts w:ascii="Times New Roman" w:eastAsia="SimSun" w:hAnsi="Times New Roman" w:cs="Times New Roman"/>
          <w:sz w:val="24"/>
          <w:szCs w:val="24"/>
        </w:rPr>
        <w:lastRenderedPageBreak/>
        <w:t xml:space="preserve">outside of </w:t>
      </w:r>
      <w:r w:rsidR="002F08B3">
        <w:rPr>
          <w:rFonts w:ascii="Times New Roman" w:eastAsia="SimSun" w:hAnsi="Times New Roman" w:cs="Times New Roman"/>
          <w:sz w:val="24"/>
          <w:szCs w:val="24"/>
        </w:rPr>
        <w:t xml:space="preserve">their </w:t>
      </w:r>
      <w:r w:rsidRPr="00D0316D">
        <w:rPr>
          <w:rFonts w:ascii="Times New Roman" w:eastAsia="SimSun" w:hAnsi="Times New Roman" w:cs="Times New Roman"/>
          <w:sz w:val="24"/>
          <w:szCs w:val="24"/>
        </w:rPr>
        <w:t xml:space="preserve"> organization. “</w:t>
      </w:r>
      <w:r w:rsidRPr="00D0316D">
        <w:rPr>
          <w:rFonts w:ascii="Times New Roman" w:eastAsia="SimSun" w:hAnsi="Times New Roman" w:cs="Times New Roman"/>
          <w:i/>
          <w:sz w:val="24"/>
          <w:szCs w:val="24"/>
        </w:rPr>
        <w:t>Being able to interact with others both inside and outside my organization has been critical. The social interactions have lead to building relationships which in turn has provided countless accounts of assistance and sharing of work related knowledge and products. Communication skills are one of the most important aspects of my current position</w:t>
      </w:r>
      <w:r w:rsidRPr="00D0316D">
        <w:rPr>
          <w:rFonts w:ascii="Times New Roman" w:eastAsia="SimSun" w:hAnsi="Times New Roman" w:cs="Times New Roman"/>
          <w:sz w:val="24"/>
          <w:szCs w:val="24"/>
        </w:rPr>
        <w:t>.” [CPT, FA</w:t>
      </w:r>
      <w:r w:rsidR="00610800">
        <w:rPr>
          <w:rFonts w:ascii="Times New Roman" w:eastAsia="SimSun" w:hAnsi="Times New Roman" w:cs="Times New Roman"/>
          <w:sz w:val="24"/>
          <w:szCs w:val="24"/>
        </w:rPr>
        <w:t xml:space="preserve"> 3</w:t>
      </w:r>
      <w:r w:rsidRPr="00D0316D">
        <w:rPr>
          <w:rFonts w:ascii="Times New Roman" w:eastAsia="SimSun" w:hAnsi="Times New Roman" w:cs="Times New Roman"/>
          <w:sz w:val="24"/>
          <w:szCs w:val="24"/>
        </w:rPr>
        <w:t xml:space="preserve">5; Battalion S2 Intelligence Officer].  </w:t>
      </w:r>
    </w:p>
    <w:p w14:paraId="5B4EEF6A" w14:textId="77777777" w:rsidR="00B474CD" w:rsidRPr="00D0316D" w:rsidRDefault="00B474CD" w:rsidP="00B474CD">
      <w:pPr>
        <w:spacing w:after="0" w:line="240" w:lineRule="auto"/>
        <w:ind w:firstLine="720"/>
        <w:rPr>
          <w:rFonts w:ascii="Times New Roman" w:eastAsia="SimSun" w:hAnsi="Times New Roman" w:cs="Times New Roman"/>
          <w:sz w:val="24"/>
          <w:szCs w:val="24"/>
        </w:rPr>
      </w:pPr>
    </w:p>
    <w:p w14:paraId="7E43A872" w14:textId="77777777" w:rsidR="00B474CD" w:rsidRPr="007D4EA8" w:rsidRDefault="00B474CD" w:rsidP="00B474CD">
      <w:pPr>
        <w:keepNext/>
        <w:numPr>
          <w:ilvl w:val="1"/>
          <w:numId w:val="12"/>
        </w:numPr>
        <w:tabs>
          <w:tab w:val="num" w:pos="360"/>
        </w:tabs>
        <w:spacing w:after="0" w:line="240" w:lineRule="auto"/>
        <w:outlineLvl w:val="1"/>
        <w:rPr>
          <w:rFonts w:ascii="Times New Roman" w:eastAsia="SimSun" w:hAnsi="Times New Roman" w:cs="Times New Roman"/>
          <w:b/>
          <w:i/>
          <w:noProof/>
          <w:sz w:val="24"/>
          <w:szCs w:val="24"/>
        </w:rPr>
      </w:pPr>
      <w:bookmarkStart w:id="105" w:name="_Toc229144729"/>
      <w:r w:rsidRPr="007D4EA8">
        <w:rPr>
          <w:rFonts w:ascii="Times New Roman" w:eastAsia="SimSun" w:hAnsi="Times New Roman" w:cs="Times New Roman"/>
          <w:b/>
          <w:i/>
          <w:noProof/>
          <w:sz w:val="24"/>
          <w:szCs w:val="24"/>
        </w:rPr>
        <w:t>Cultural awareness, cross culturally fluent, and cultural adaptability</w:t>
      </w:r>
      <w:bookmarkEnd w:id="105"/>
      <w:r w:rsidRPr="007D4EA8">
        <w:rPr>
          <w:rFonts w:ascii="Times New Roman" w:eastAsia="SimSun" w:hAnsi="Times New Roman" w:cs="Times New Roman"/>
          <w:b/>
          <w:i/>
          <w:noProof/>
          <w:sz w:val="24"/>
          <w:szCs w:val="24"/>
        </w:rPr>
        <w:t xml:space="preserve"> </w:t>
      </w:r>
    </w:p>
    <w:p w14:paraId="668F4DD7" w14:textId="77777777" w:rsidR="003444AC" w:rsidRDefault="003444AC" w:rsidP="00B474CD">
      <w:pPr>
        <w:spacing w:after="0" w:line="240" w:lineRule="auto"/>
        <w:ind w:firstLine="720"/>
        <w:rPr>
          <w:rFonts w:ascii="Times New Roman" w:eastAsia="SimSun" w:hAnsi="Times New Roman" w:cs="Times New Roman"/>
          <w:sz w:val="24"/>
          <w:szCs w:val="24"/>
        </w:rPr>
      </w:pPr>
    </w:p>
    <w:p w14:paraId="58406033" w14:textId="22E92DD0" w:rsidR="00B474CD" w:rsidRPr="00D0316D" w:rsidRDefault="00B474CD" w:rsidP="00B474CD">
      <w:pPr>
        <w:spacing w:after="0" w:line="240" w:lineRule="auto"/>
        <w:ind w:firstLine="720"/>
        <w:rPr>
          <w:rFonts w:ascii="Times New Roman" w:eastAsia="SimSun" w:hAnsi="Times New Roman" w:cs="Times New Roman"/>
          <w:sz w:val="24"/>
          <w:szCs w:val="24"/>
        </w:rPr>
      </w:pPr>
      <w:r w:rsidRPr="003444AC">
        <w:rPr>
          <w:rFonts w:ascii="Times New Roman" w:eastAsia="SimSun" w:hAnsi="Times New Roman" w:cs="Times New Roman"/>
          <w:sz w:val="24"/>
          <w:szCs w:val="24"/>
        </w:rPr>
        <w:t>Cultural awareness within the</w:t>
      </w:r>
      <w:r w:rsidRPr="00D0316D">
        <w:rPr>
          <w:rFonts w:ascii="Times New Roman" w:eastAsia="SimSun" w:hAnsi="Times New Roman" w:cs="Times New Roman"/>
          <w:i/>
          <w:sz w:val="24"/>
          <w:szCs w:val="24"/>
        </w:rPr>
        <w:t xml:space="preserve"> interpersonal</w:t>
      </w:r>
      <w:r w:rsidRPr="00D0316D">
        <w:rPr>
          <w:rFonts w:ascii="Times New Roman" w:eastAsia="SimSun" w:hAnsi="Times New Roman" w:cs="Times New Roman"/>
          <w:sz w:val="24"/>
          <w:szCs w:val="24"/>
        </w:rPr>
        <w:t xml:space="preserve"> talent domain is defined in </w:t>
      </w:r>
      <w:r w:rsidR="00864E2D">
        <w:rPr>
          <w:rFonts w:ascii="Times New Roman" w:eastAsia="SimSun" w:hAnsi="Times New Roman" w:cs="Times New Roman"/>
          <w:sz w:val="24"/>
          <w:szCs w:val="24"/>
        </w:rPr>
        <w:t xml:space="preserve">an </w:t>
      </w:r>
      <w:r w:rsidRPr="00D0316D">
        <w:rPr>
          <w:rFonts w:ascii="Times New Roman" w:eastAsia="SimSun" w:hAnsi="Times New Roman" w:cs="Times New Roman"/>
          <w:sz w:val="24"/>
          <w:szCs w:val="24"/>
        </w:rPr>
        <w:t xml:space="preserve">Army contexts as: “Demonstrates proficient interaction with others. Learning about and showing acceptance and understanding of individuals from other cultural and social backgrounds, both in the diversity’s context of U.S. Army personnel and interactions with foreign nationals during deployments or when training for deployment” (Royston et al., 2023). Sub-themes of the Interpersonal talent related to cultural awareness are summarized in Table 5 below, along with examples of text from which these sub-themes were extracted. </w:t>
      </w:r>
    </w:p>
    <w:p w14:paraId="566E0CF8" w14:textId="77777777" w:rsidR="001B183F" w:rsidRPr="00D0316D" w:rsidRDefault="001B183F" w:rsidP="00B474CD">
      <w:pPr>
        <w:spacing w:after="0" w:line="240" w:lineRule="auto"/>
        <w:ind w:firstLine="720"/>
        <w:rPr>
          <w:rFonts w:ascii="Times New Roman" w:eastAsia="SimSun" w:hAnsi="Times New Roman" w:cs="Times New Roman"/>
          <w:sz w:val="24"/>
          <w:szCs w:val="24"/>
        </w:rPr>
      </w:pPr>
    </w:p>
    <w:p w14:paraId="6E8963DC" w14:textId="53989EF2"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Our results noted that developing the talent of interpersonal relationship</w:t>
      </w:r>
      <w:r w:rsidR="00105E1E">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in the Army begins with cultur</w:t>
      </w:r>
      <w:r w:rsidR="00DD5038">
        <w:rPr>
          <w:rFonts w:ascii="Times New Roman" w:eastAsia="SimSun" w:hAnsi="Times New Roman" w:cs="Times New Roman"/>
          <w:sz w:val="24"/>
          <w:szCs w:val="24"/>
        </w:rPr>
        <w:t>al</w:t>
      </w:r>
      <w:r w:rsidRPr="00D0316D">
        <w:rPr>
          <w:rFonts w:ascii="Times New Roman" w:eastAsia="SimSun" w:hAnsi="Times New Roman" w:cs="Times New Roman"/>
          <w:sz w:val="24"/>
          <w:szCs w:val="24"/>
        </w:rPr>
        <w:t xml:space="preserve"> awareness. Further, cultural sensitivity was </w:t>
      </w:r>
      <w:r w:rsidR="00D34FD9">
        <w:rPr>
          <w:rFonts w:ascii="Times New Roman" w:eastAsia="SimSun" w:hAnsi="Times New Roman" w:cs="Times New Roman"/>
          <w:sz w:val="24"/>
          <w:szCs w:val="24"/>
        </w:rPr>
        <w:t xml:space="preserve"> depicted as</w:t>
      </w:r>
      <w:r w:rsidRPr="00D0316D">
        <w:rPr>
          <w:rFonts w:ascii="Times New Roman" w:eastAsia="SimSun" w:hAnsi="Times New Roman" w:cs="Times New Roman"/>
          <w:sz w:val="24"/>
          <w:szCs w:val="24"/>
        </w:rPr>
        <w:t xml:space="preserve"> one of the most important aspects of working with others. The cultural oriented interpersonal talent often involves changing one’s style and behavior to fit the situation and culture and being open-minded about others (Boyle, 2018). </w:t>
      </w:r>
      <w:r w:rsidRPr="00D0316D">
        <w:rPr>
          <w:rFonts w:ascii="Times New Roman" w:eastAsia="SimSun" w:hAnsi="Times New Roman" w:cs="Times New Roman"/>
          <w:noProof/>
          <w:sz w:val="24"/>
          <w:szCs w:val="24"/>
        </w:rPr>
        <w:t xml:space="preserve">Using appropriate interpersonal and intercultural skills are very important when working in multicultural and multidisciplinary contexts </w:t>
      </w:r>
    </w:p>
    <w:p w14:paraId="05CF858F" w14:textId="77777777" w:rsidR="001B183F" w:rsidRPr="00D0316D" w:rsidRDefault="001B183F" w:rsidP="00B474CD">
      <w:pPr>
        <w:spacing w:after="0" w:line="240" w:lineRule="auto"/>
        <w:ind w:firstLine="720"/>
        <w:rPr>
          <w:rFonts w:ascii="Times New Roman" w:eastAsia="SimSun" w:hAnsi="Times New Roman" w:cs="Times New Roman"/>
          <w:sz w:val="24"/>
          <w:szCs w:val="24"/>
        </w:rPr>
      </w:pPr>
    </w:p>
    <w:p w14:paraId="27C8E443" w14:textId="777BB846" w:rsidR="00B474CD" w:rsidRPr="00D0316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noProof/>
          <w:sz w:val="24"/>
          <w:szCs w:val="24"/>
        </w:rPr>
        <w:t xml:space="preserve">Cross-cultural fluency within the interpersonal talent domain is defined in Army contexts as “Aware of and able to operate across different cultural settings” (e.g., organizational, demographic, ethnographic, and generational; Royston et al., 2023).  Our results noted that being interpersonally and inter-culturally </w:t>
      </w:r>
      <w:r w:rsidRPr="00D0316D">
        <w:rPr>
          <w:rFonts w:ascii="Times New Roman" w:eastAsia="SimSun" w:hAnsi="Times New Roman" w:cs="Times New Roman"/>
          <w:sz w:val="24"/>
          <w:szCs w:val="24"/>
        </w:rPr>
        <w:t>fluent means understanding how historical events and international relationships have influenced current culture</w:t>
      </w:r>
      <w:r w:rsidR="00420557">
        <w:rPr>
          <w:rFonts w:ascii="Times New Roman" w:eastAsia="SimSun" w:hAnsi="Times New Roman" w:cs="Times New Roman"/>
          <w:sz w:val="24"/>
          <w:szCs w:val="24"/>
        </w:rPr>
        <w:t>.</w:t>
      </w:r>
      <w:r w:rsidRPr="00D0316D">
        <w:rPr>
          <w:rFonts w:ascii="Times New Roman" w:eastAsia="SimSun" w:hAnsi="Times New Roman" w:cs="Times New Roman"/>
          <w:noProof/>
          <w:sz w:val="24"/>
          <w:szCs w:val="24"/>
        </w:rPr>
        <w:t xml:space="preserve"> </w:t>
      </w:r>
    </w:p>
    <w:p w14:paraId="6435C4D6" w14:textId="77777777" w:rsidR="001B183F" w:rsidRDefault="001B183F" w:rsidP="00B474CD">
      <w:pPr>
        <w:spacing w:after="0" w:line="240" w:lineRule="auto"/>
        <w:ind w:firstLine="720"/>
        <w:rPr>
          <w:rFonts w:ascii="Times New Roman" w:eastAsia="SimSun" w:hAnsi="Times New Roman" w:cs="Times New Roman"/>
          <w:sz w:val="24"/>
          <w:szCs w:val="24"/>
        </w:rPr>
      </w:pPr>
    </w:p>
    <w:p w14:paraId="60E9A332" w14:textId="77777777"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Education that allows interaction with others from different cultures helps officers better understand different cultures, thus helping them more effectively work with other coalition partners in future missions. Further, having strong interpersonal skills allows one to interact not only with those from differing international cultures but also with different cultures that emerge within large organizations or across organizations that span many agencies, such as those within the Department of Defense enterprise. Officers also showed that effective interpersonal skills involve being able to interact with others in multi-cultural domains, along with communicating in an intercultural fashion. </w:t>
      </w:r>
    </w:p>
    <w:p w14:paraId="27524CC4" w14:textId="77777777" w:rsidR="001B183F" w:rsidRDefault="001B183F" w:rsidP="00B474CD">
      <w:pPr>
        <w:spacing w:after="0" w:line="240" w:lineRule="auto"/>
        <w:ind w:firstLine="720"/>
        <w:rPr>
          <w:rFonts w:ascii="Times New Roman" w:eastAsia="SimSun" w:hAnsi="Times New Roman" w:cs="Times New Roman"/>
          <w:i/>
          <w:iCs/>
          <w:noProof/>
          <w:sz w:val="24"/>
          <w:szCs w:val="24"/>
        </w:rPr>
      </w:pPr>
    </w:p>
    <w:p w14:paraId="7E26B297" w14:textId="70678F0A" w:rsidR="00B474CD" w:rsidRPr="00D0316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i/>
          <w:iCs/>
          <w:noProof/>
          <w:sz w:val="24"/>
          <w:szCs w:val="24"/>
        </w:rPr>
        <w:t>Cultural Adaptability</w:t>
      </w:r>
      <w:r w:rsidRPr="00D0316D">
        <w:rPr>
          <w:rFonts w:ascii="Times New Roman" w:eastAsia="SimSun" w:hAnsi="Times New Roman" w:cs="Times New Roman"/>
          <w:noProof/>
          <w:sz w:val="24"/>
          <w:szCs w:val="24"/>
        </w:rPr>
        <w:t xml:space="preserve"> as it pertains to the </w:t>
      </w:r>
      <w:r w:rsidRPr="00D0316D">
        <w:rPr>
          <w:rFonts w:ascii="Times New Roman" w:eastAsia="SimSun" w:hAnsi="Times New Roman" w:cs="Times New Roman"/>
          <w:i/>
          <w:iCs/>
          <w:noProof/>
          <w:sz w:val="24"/>
          <w:szCs w:val="24"/>
        </w:rPr>
        <w:t>Interpersonal</w:t>
      </w:r>
      <w:r w:rsidRPr="00D0316D">
        <w:rPr>
          <w:rFonts w:ascii="Times New Roman" w:eastAsia="SimSun" w:hAnsi="Times New Roman" w:cs="Times New Roman"/>
          <w:noProof/>
          <w:sz w:val="24"/>
          <w:szCs w:val="24"/>
        </w:rPr>
        <w:t xml:space="preserve"> talent domain is defined as: “Modifies one’s style and behavior to fit the situation and culture; open-minded” (Royston et al., 2023).  From the results of our analysis, officers indicated that cultural sensitivity and understanding increased interpersonal relationship building with soldiers from allied nations and reduced interpersonal conflict. </w:t>
      </w:r>
      <w:r w:rsidRPr="00D0316D">
        <w:rPr>
          <w:rFonts w:ascii="Times New Roman" w:eastAsia="SimSun" w:hAnsi="Times New Roman" w:cs="Times New Roman"/>
          <w:sz w:val="24"/>
          <w:szCs w:val="24"/>
        </w:rPr>
        <w:t xml:space="preserve">Related to cultural sensitivity and </w:t>
      </w:r>
      <w:r w:rsidRPr="00D0316D">
        <w:rPr>
          <w:rFonts w:ascii="Times New Roman" w:eastAsia="SimSun" w:hAnsi="Times New Roman" w:cs="Times New Roman"/>
          <w:sz w:val="24"/>
          <w:szCs w:val="24"/>
        </w:rPr>
        <w:lastRenderedPageBreak/>
        <w:t xml:space="preserve">understanding, being effective at interpersonal relationship building in multi-cultural settings requires a certain level of cultural intelligence, particularly to understand cultural norms and how others perceive and  </w:t>
      </w:r>
      <w:r w:rsidR="0030081E">
        <w:rPr>
          <w:rFonts w:ascii="Times New Roman" w:eastAsia="SimSun" w:hAnsi="Times New Roman" w:cs="Times New Roman"/>
          <w:sz w:val="24"/>
          <w:szCs w:val="24"/>
        </w:rPr>
        <w:t>engage in</w:t>
      </w:r>
      <w:r w:rsidRPr="00D0316D">
        <w:rPr>
          <w:rFonts w:ascii="Times New Roman" w:eastAsia="SimSun" w:hAnsi="Times New Roman" w:cs="Times New Roman"/>
          <w:sz w:val="24"/>
          <w:szCs w:val="24"/>
        </w:rPr>
        <w:t>communication.</w:t>
      </w:r>
    </w:p>
    <w:p w14:paraId="2D9E4D9B" w14:textId="77777777" w:rsidR="00B474CD" w:rsidRPr="00D0316D" w:rsidRDefault="00B474CD" w:rsidP="00B474CD">
      <w:pPr>
        <w:spacing w:after="0" w:line="240" w:lineRule="auto"/>
        <w:rPr>
          <w:rFonts w:ascii="Times New Roman" w:eastAsia="SimSun" w:hAnsi="Times New Roman" w:cs="Times New Roman"/>
          <w:sz w:val="24"/>
          <w:szCs w:val="24"/>
        </w:rPr>
      </w:pPr>
      <w:bookmarkStart w:id="106" w:name="_Hlk131690734"/>
    </w:p>
    <w:p w14:paraId="23F44B7F" w14:textId="75FBA5B8" w:rsidR="00BD4D38" w:rsidRDefault="003444AC" w:rsidP="007D4EA8">
      <w:pPr>
        <w:pStyle w:val="Heading3"/>
        <w:rPr>
          <w:rFonts w:cs="Times New Roman"/>
          <w:szCs w:val="24"/>
        </w:rPr>
      </w:pPr>
      <w:bookmarkStart w:id="107" w:name="_Toc229144730"/>
      <w:r w:rsidRPr="003444AC">
        <w:rPr>
          <w:rFonts w:cs="Times New Roman"/>
          <w:szCs w:val="24"/>
        </w:rPr>
        <w:t>Table 5</w:t>
      </w:r>
      <w:bookmarkEnd w:id="107"/>
      <w:r w:rsidRPr="003444AC">
        <w:rPr>
          <w:rFonts w:cs="Times New Roman"/>
          <w:szCs w:val="24"/>
        </w:rPr>
        <w:t xml:space="preserve"> </w:t>
      </w:r>
    </w:p>
    <w:p w14:paraId="6EAA98CE" w14:textId="77777777" w:rsidR="00BD4D38" w:rsidRPr="00BD4D38" w:rsidRDefault="00BD4D38" w:rsidP="00BD4D38">
      <w:pPr>
        <w:spacing w:after="0"/>
        <w:rPr>
          <w:rFonts w:ascii="Times New Roman" w:hAnsi="Times New Roman" w:cs="Times New Roman"/>
          <w:sz w:val="24"/>
          <w:szCs w:val="24"/>
        </w:rPr>
      </w:pPr>
    </w:p>
    <w:p w14:paraId="44CB89C4" w14:textId="402E40F8" w:rsidR="00B474CD" w:rsidRPr="005A1432" w:rsidRDefault="003444AC" w:rsidP="00BD4D38">
      <w:pPr>
        <w:spacing w:after="0"/>
        <w:rPr>
          <w:rFonts w:ascii="Times New Roman" w:hAnsi="Times New Roman" w:cs="Times New Roman"/>
          <w:i/>
          <w:iCs/>
          <w:sz w:val="24"/>
          <w:szCs w:val="24"/>
        </w:rPr>
      </w:pPr>
      <w:r w:rsidRPr="005A1432">
        <w:rPr>
          <w:rFonts w:ascii="Times New Roman" w:hAnsi="Times New Roman" w:cs="Times New Roman"/>
          <w:i/>
          <w:iCs/>
          <w:sz w:val="24"/>
          <w:szCs w:val="24"/>
        </w:rPr>
        <w:t>Interpersonal talent sub-themes regarding cultural awareness</w:t>
      </w:r>
    </w:p>
    <w:p w14:paraId="497F4D39" w14:textId="77777777" w:rsidR="00BD4D38" w:rsidRPr="00BD4D38" w:rsidRDefault="00BD4D38" w:rsidP="00BD4D38">
      <w:pPr>
        <w:pStyle w:val="BodyText"/>
        <w:ind w:firstLine="0"/>
      </w:pPr>
    </w:p>
    <w:tbl>
      <w:tblPr>
        <w:tblStyle w:val="TableGrid3"/>
        <w:tblW w:w="0" w:type="auto"/>
        <w:tblLook w:val="04A0" w:firstRow="1" w:lastRow="0" w:firstColumn="1" w:lastColumn="0" w:noHBand="0" w:noVBand="1"/>
      </w:tblPr>
      <w:tblGrid>
        <w:gridCol w:w="3077"/>
        <w:gridCol w:w="5553"/>
      </w:tblGrid>
      <w:tr w:rsidR="00D0316D" w:rsidRPr="00776575" w14:paraId="560BFE61" w14:textId="77777777" w:rsidTr="00A31246">
        <w:tc>
          <w:tcPr>
            <w:tcW w:w="3325" w:type="dxa"/>
          </w:tcPr>
          <w:p w14:paraId="4F710FF3" w14:textId="77777777" w:rsidR="00B474CD" w:rsidRPr="007D4EA8" w:rsidRDefault="00B474CD" w:rsidP="00B474CD">
            <w:pPr>
              <w:contextualSpacing/>
              <w:rPr>
                <w:rFonts w:ascii="Times New Roman" w:eastAsia="Calibri" w:hAnsi="Times New Roman" w:cs="Times New Roman"/>
                <w:b/>
                <w:bCs/>
                <w:iCs/>
                <w:sz w:val="20"/>
                <w:szCs w:val="20"/>
              </w:rPr>
            </w:pPr>
            <w:r w:rsidRPr="007D4EA8">
              <w:rPr>
                <w:rFonts w:ascii="Times New Roman" w:eastAsia="Calibri" w:hAnsi="Times New Roman" w:cs="Times New Roman"/>
                <w:b/>
                <w:bCs/>
                <w:iCs/>
                <w:sz w:val="20"/>
                <w:szCs w:val="20"/>
              </w:rPr>
              <w:t>Cultural Awareness Sub-themes</w:t>
            </w:r>
          </w:p>
        </w:tc>
        <w:tc>
          <w:tcPr>
            <w:tcW w:w="6025" w:type="dxa"/>
          </w:tcPr>
          <w:p w14:paraId="3F7DBEC2" w14:textId="77777777" w:rsidR="00B474CD" w:rsidRPr="007D4EA8" w:rsidRDefault="00B474CD" w:rsidP="00B474CD">
            <w:pPr>
              <w:rPr>
                <w:rFonts w:ascii="Times New Roman" w:eastAsia="Calibri" w:hAnsi="Times New Roman" w:cs="Times New Roman"/>
                <w:sz w:val="20"/>
                <w:szCs w:val="20"/>
              </w:rPr>
            </w:pPr>
            <w:r w:rsidRPr="007D4EA8">
              <w:rPr>
                <w:rFonts w:ascii="Times New Roman" w:hAnsi="Times New Roman" w:cs="Times New Roman"/>
                <w:b/>
                <w:bCs/>
                <w:noProof/>
                <w:sz w:val="20"/>
                <w:szCs w:val="20"/>
              </w:rPr>
              <w:t>Example Quotes used to extract theme</w:t>
            </w:r>
          </w:p>
        </w:tc>
      </w:tr>
      <w:tr w:rsidR="00D0316D" w:rsidRPr="00776575" w14:paraId="18BFB9E1" w14:textId="77777777" w:rsidTr="00A31246">
        <w:tc>
          <w:tcPr>
            <w:tcW w:w="3325" w:type="dxa"/>
          </w:tcPr>
          <w:p w14:paraId="252AAA47"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 xml:space="preserve">Acceptance and understanding of other cultures </w:t>
            </w:r>
          </w:p>
        </w:tc>
        <w:tc>
          <w:tcPr>
            <w:tcW w:w="6025" w:type="dxa"/>
          </w:tcPr>
          <w:p w14:paraId="645B2C4F" w14:textId="521186E4"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“Cultural sensitivity and understanding has benefited me more in my current position than any previous.” [CPT, </w:t>
            </w:r>
            <w:r w:rsidR="00A50546">
              <w:rPr>
                <w:rFonts w:ascii="Times New Roman" w:eastAsia="Calibri" w:hAnsi="Times New Roman" w:cs="Times New Roman"/>
                <w:sz w:val="20"/>
                <w:szCs w:val="20"/>
              </w:rPr>
              <w:t xml:space="preserve">BR </w:t>
            </w:r>
            <w:r w:rsidR="00DE5C68">
              <w:rPr>
                <w:rFonts w:ascii="Times New Roman" w:eastAsia="Calibri" w:hAnsi="Times New Roman" w:cs="Times New Roman"/>
                <w:sz w:val="20"/>
                <w:szCs w:val="20"/>
              </w:rPr>
              <w:t>13</w:t>
            </w:r>
            <w:r w:rsidRPr="007D4EA8">
              <w:rPr>
                <w:rFonts w:ascii="Times New Roman" w:eastAsia="Calibri" w:hAnsi="Times New Roman" w:cs="Times New Roman"/>
                <w:sz w:val="20"/>
                <w:szCs w:val="20"/>
              </w:rPr>
              <w:t>; Battery Commander].</w:t>
            </w:r>
          </w:p>
        </w:tc>
      </w:tr>
      <w:tr w:rsidR="00D0316D" w:rsidRPr="00776575" w14:paraId="09852E64" w14:textId="77777777" w:rsidTr="00A31246">
        <w:tc>
          <w:tcPr>
            <w:tcW w:w="3325" w:type="dxa"/>
          </w:tcPr>
          <w:p w14:paraId="0E4AA4CA"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Modifying one’s behavior appropriately</w:t>
            </w:r>
          </w:p>
        </w:tc>
        <w:tc>
          <w:tcPr>
            <w:tcW w:w="6025" w:type="dxa"/>
          </w:tcPr>
          <w:p w14:paraId="60A087C3" w14:textId="0EE457D9"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w:t>
            </w:r>
            <w:r w:rsidR="00C52963" w:rsidRPr="007D4EA8">
              <w:rPr>
                <w:rFonts w:ascii="Times New Roman" w:eastAsia="Calibri" w:hAnsi="Times New Roman" w:cs="Times New Roman"/>
                <w:sz w:val="20"/>
                <w:szCs w:val="20"/>
              </w:rPr>
              <w:t>Ability</w:t>
            </w:r>
            <w:r w:rsidRPr="007D4EA8">
              <w:rPr>
                <w:rFonts w:ascii="Times New Roman" w:eastAsia="Calibri" w:hAnsi="Times New Roman" w:cs="Times New Roman"/>
                <w:sz w:val="20"/>
                <w:szCs w:val="20"/>
              </w:rPr>
              <w:t xml:space="preserve"> to operate in the confused world of the NATO Alliance: The ability to hold multiple truths in your mind at the same time (Mental/Emotional Agility/Flexibility/Perception). Ability to communicate to different people in their experience: Communication to effectively people of multiple cultures and multiple backgrounds; nobody wants to hear the U.S. Army, or the U.S. DoD, justify its existence. They DO want to hear about how we can help them, and how they can help us. USMA ELDP TAC Program.” [LTC, </w:t>
            </w:r>
            <w:r w:rsidR="00080E28">
              <w:rPr>
                <w:rFonts w:ascii="Times New Roman" w:eastAsia="Calibri" w:hAnsi="Times New Roman" w:cs="Times New Roman"/>
                <w:sz w:val="20"/>
                <w:szCs w:val="20"/>
              </w:rPr>
              <w:t>FA 59</w:t>
            </w:r>
            <w:r w:rsidR="00FD19EB">
              <w:rPr>
                <w:rFonts w:ascii="Times New Roman" w:eastAsia="Calibri" w:hAnsi="Times New Roman" w:cs="Times New Roman"/>
                <w:sz w:val="20"/>
                <w:szCs w:val="20"/>
              </w:rPr>
              <w:t>; Course Director</w:t>
            </w:r>
            <w:r w:rsidRPr="007D4EA8">
              <w:rPr>
                <w:rFonts w:ascii="Times New Roman" w:eastAsia="Calibri" w:hAnsi="Times New Roman" w:cs="Times New Roman"/>
                <w:sz w:val="20"/>
                <w:szCs w:val="20"/>
              </w:rPr>
              <w:t>].</w:t>
            </w:r>
          </w:p>
        </w:tc>
      </w:tr>
      <w:tr w:rsidR="00D0316D" w:rsidRPr="00776575" w14:paraId="5ABC7F3A" w14:textId="77777777" w:rsidTr="00A31246">
        <w:tc>
          <w:tcPr>
            <w:tcW w:w="3325" w:type="dxa"/>
          </w:tcPr>
          <w:p w14:paraId="5551710B"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Communicating in multicultural and multidisciplinary contexts</w:t>
            </w:r>
          </w:p>
        </w:tc>
        <w:tc>
          <w:tcPr>
            <w:tcW w:w="6025" w:type="dxa"/>
          </w:tcPr>
          <w:p w14:paraId="17CE270B" w14:textId="1C865E99"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“Communication (written and verbal) as well as interpersonal and intercultural skills are very important to coordinating infrastructure efforts in a multi-national environment at the ASCC level.” [CPT, </w:t>
            </w:r>
            <w:r w:rsidR="00EE380D">
              <w:rPr>
                <w:rFonts w:ascii="Times New Roman" w:eastAsia="Calibri" w:hAnsi="Times New Roman" w:cs="Times New Roman"/>
                <w:sz w:val="20"/>
                <w:szCs w:val="20"/>
              </w:rPr>
              <w:t xml:space="preserve">BR </w:t>
            </w:r>
            <w:r w:rsidR="00FD1078">
              <w:rPr>
                <w:rFonts w:ascii="Times New Roman" w:eastAsia="Calibri" w:hAnsi="Times New Roman" w:cs="Times New Roman"/>
                <w:sz w:val="20"/>
                <w:szCs w:val="20"/>
              </w:rPr>
              <w:t>12</w:t>
            </w:r>
            <w:r w:rsidRPr="007D4EA8">
              <w:rPr>
                <w:rFonts w:ascii="Times New Roman" w:eastAsia="Calibri" w:hAnsi="Times New Roman" w:cs="Times New Roman"/>
                <w:sz w:val="20"/>
                <w:szCs w:val="20"/>
              </w:rPr>
              <w:t xml:space="preserve">; Facilities/Contract Construction Management Engineer]. </w:t>
            </w:r>
          </w:p>
        </w:tc>
      </w:tr>
      <w:tr w:rsidR="00D0316D" w:rsidRPr="00776575" w14:paraId="39556FDB" w14:textId="77777777" w:rsidTr="00A31246">
        <w:tc>
          <w:tcPr>
            <w:tcW w:w="3325" w:type="dxa"/>
          </w:tcPr>
          <w:p w14:paraId="0C69C7B0"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 xml:space="preserve">Cross-cultural fluency </w:t>
            </w:r>
          </w:p>
        </w:tc>
        <w:tc>
          <w:tcPr>
            <w:tcW w:w="6025" w:type="dxa"/>
          </w:tcPr>
          <w:p w14:paraId="55B26EE7" w14:textId="69AF1DF5"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“As an advisor to the Saudi Arabian National Guard, my background in history (BS) and international relations (MA) has helped. More important than the actual degrees was the focus on cultural differences and the impact of historical events. Essentially, understanding how Arab history has impacted Saudi culture. An understanding in international relations has helped provide context to the mission (purpose). However, cultural understanding is more relevant to do to day operations.  The best experience to prepare me for this job was serving as an observer/control (trainer/mentor) at the Joint Readiness Training Center. That role was the closest approximation to serving as a unit advisor. Additionally, my time spent on a field army staff and division staff has helped me relate to the problems of the organization that I advise.” [LTC, </w:t>
            </w:r>
            <w:r w:rsidR="00EE380D">
              <w:rPr>
                <w:rFonts w:ascii="Times New Roman" w:eastAsia="Calibri" w:hAnsi="Times New Roman" w:cs="Times New Roman"/>
                <w:sz w:val="20"/>
                <w:szCs w:val="20"/>
              </w:rPr>
              <w:t xml:space="preserve">BR </w:t>
            </w:r>
            <w:r w:rsidR="00F533EC">
              <w:rPr>
                <w:rFonts w:ascii="Times New Roman" w:eastAsia="Calibri" w:hAnsi="Times New Roman" w:cs="Times New Roman"/>
                <w:sz w:val="20"/>
                <w:szCs w:val="20"/>
              </w:rPr>
              <w:t>11</w:t>
            </w:r>
            <w:r w:rsidRPr="007D4EA8">
              <w:rPr>
                <w:rFonts w:ascii="Times New Roman" w:eastAsia="Calibri" w:hAnsi="Times New Roman" w:cs="Times New Roman"/>
                <w:sz w:val="20"/>
                <w:szCs w:val="20"/>
              </w:rPr>
              <w:t>; Eastern Sector Senior Advisor].</w:t>
            </w:r>
          </w:p>
        </w:tc>
      </w:tr>
      <w:tr w:rsidR="00D0316D" w:rsidRPr="00776575" w14:paraId="1DD6B612" w14:textId="77777777" w:rsidTr="00A31246">
        <w:tc>
          <w:tcPr>
            <w:tcW w:w="3325" w:type="dxa"/>
          </w:tcPr>
          <w:p w14:paraId="1DB0F988"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Education allowing interaction from different cultures</w:t>
            </w:r>
          </w:p>
        </w:tc>
        <w:tc>
          <w:tcPr>
            <w:tcW w:w="6025" w:type="dxa"/>
          </w:tcPr>
          <w:p w14:paraId="29618922" w14:textId="5B04CF67"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“Courses that require students to interact with counterparts from a variety of cultures (including military services and coalition partners) in both written and verbal discourse. Curricula should focus on developing solutions to ambiguous problems in both group and individual settings.  Nothing can substitute for oral and written communication skills.” [LTC, </w:t>
            </w:r>
            <w:r w:rsidR="00FD19EB">
              <w:rPr>
                <w:rFonts w:ascii="Times New Roman" w:eastAsia="Calibri" w:hAnsi="Times New Roman" w:cs="Times New Roman"/>
                <w:sz w:val="20"/>
                <w:szCs w:val="20"/>
              </w:rPr>
              <w:t xml:space="preserve">BR </w:t>
            </w:r>
            <w:r w:rsidR="00013EAC">
              <w:rPr>
                <w:rFonts w:ascii="Times New Roman" w:eastAsia="Calibri" w:hAnsi="Times New Roman" w:cs="Times New Roman"/>
                <w:sz w:val="20"/>
                <w:szCs w:val="20"/>
              </w:rPr>
              <w:t>89</w:t>
            </w:r>
            <w:r w:rsidRPr="007D4EA8">
              <w:rPr>
                <w:rFonts w:ascii="Times New Roman" w:eastAsia="Calibri" w:hAnsi="Times New Roman" w:cs="Times New Roman"/>
                <w:sz w:val="20"/>
                <w:szCs w:val="20"/>
              </w:rPr>
              <w:t>; Mission Assurance EOD Program Manager].</w:t>
            </w:r>
          </w:p>
        </w:tc>
      </w:tr>
      <w:tr w:rsidR="00D0316D" w:rsidRPr="00776575" w14:paraId="42676484" w14:textId="77777777" w:rsidTr="00A31246">
        <w:tc>
          <w:tcPr>
            <w:tcW w:w="3325" w:type="dxa"/>
          </w:tcPr>
          <w:p w14:paraId="51138669"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t>Interacting with subcultures in large organizations</w:t>
            </w:r>
          </w:p>
        </w:tc>
        <w:tc>
          <w:tcPr>
            <w:tcW w:w="6025" w:type="dxa"/>
          </w:tcPr>
          <w:p w14:paraId="75185AFC" w14:textId="54BFF4DE"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“The interpersonal skills to communicate and accomplish tasks not only within a foreign culture, but also within the U.S.G. interagency, your larger organization, and across the DoD enterprise. A strong reputation at work (and outside of work). Recommended education include: broad based academic </w:t>
            </w:r>
            <w:r w:rsidRPr="007D4EA8">
              <w:rPr>
                <w:rFonts w:ascii="Times New Roman" w:eastAsia="Calibri" w:hAnsi="Times New Roman" w:cs="Times New Roman"/>
                <w:sz w:val="20"/>
                <w:szCs w:val="20"/>
              </w:rPr>
              <w:lastRenderedPageBreak/>
              <w:t xml:space="preserve">background in History, Politics, Economics, Sociology, Geography, etc. The ability to think critically, evaluate sources, compile viewpoints, and express arguments in clear and concise written and verbal communications is critical.” [MAJ, </w:t>
            </w:r>
            <w:r w:rsidR="0000158C">
              <w:rPr>
                <w:rFonts w:ascii="Times New Roman" w:eastAsia="Calibri" w:hAnsi="Times New Roman" w:cs="Times New Roman"/>
                <w:sz w:val="20"/>
                <w:szCs w:val="20"/>
              </w:rPr>
              <w:t>FA 48</w:t>
            </w:r>
            <w:r w:rsidRPr="007D4EA8">
              <w:rPr>
                <w:rFonts w:ascii="Times New Roman" w:eastAsia="Calibri" w:hAnsi="Times New Roman" w:cs="Times New Roman"/>
                <w:sz w:val="20"/>
                <w:szCs w:val="20"/>
              </w:rPr>
              <w:t xml:space="preserve">; Combatant Command].  </w:t>
            </w:r>
          </w:p>
        </w:tc>
      </w:tr>
      <w:tr w:rsidR="00D0316D" w:rsidRPr="00776575" w14:paraId="14DDB2CC" w14:textId="77777777" w:rsidTr="00A31246">
        <w:tc>
          <w:tcPr>
            <w:tcW w:w="3325" w:type="dxa"/>
          </w:tcPr>
          <w:p w14:paraId="1387F63F" w14:textId="77777777" w:rsidR="00B474CD" w:rsidRPr="007D4EA8" w:rsidRDefault="00B474CD" w:rsidP="00B474CD">
            <w:pPr>
              <w:rPr>
                <w:rFonts w:ascii="Times New Roman" w:eastAsia="Calibri" w:hAnsi="Times New Roman" w:cs="Times New Roman"/>
                <w:b/>
                <w:sz w:val="20"/>
                <w:szCs w:val="20"/>
              </w:rPr>
            </w:pPr>
            <w:r w:rsidRPr="007D4EA8">
              <w:rPr>
                <w:rFonts w:ascii="Times New Roman" w:eastAsia="Calibri" w:hAnsi="Times New Roman" w:cs="Times New Roman"/>
                <w:sz w:val="20"/>
                <w:szCs w:val="20"/>
              </w:rPr>
              <w:lastRenderedPageBreak/>
              <w:t>Cultural Intelligence</w:t>
            </w:r>
          </w:p>
        </w:tc>
        <w:tc>
          <w:tcPr>
            <w:tcW w:w="6025" w:type="dxa"/>
          </w:tcPr>
          <w:p w14:paraId="1DF681C9" w14:textId="51424A2A" w:rsidR="00B474CD" w:rsidRPr="007D4EA8" w:rsidRDefault="00B474CD" w:rsidP="00B474CD">
            <w:pPr>
              <w:rPr>
                <w:rFonts w:ascii="Times New Roman" w:eastAsia="Calibri" w:hAnsi="Times New Roman" w:cs="Times New Roman"/>
                <w:sz w:val="20"/>
                <w:szCs w:val="20"/>
              </w:rPr>
            </w:pPr>
            <w:r w:rsidRPr="007D4EA8">
              <w:rPr>
                <w:rFonts w:ascii="Times New Roman" w:eastAsia="Calibri" w:hAnsi="Times New Roman" w:cs="Times New Roman"/>
                <w:sz w:val="20"/>
                <w:szCs w:val="20"/>
              </w:rPr>
              <w:t xml:space="preserve">“In my current position as an Advisor to the Saudi Arabian National Guard the most important thing to understand is the cultural differences between Americans and Saudis. This not only includes the basics of language and social norms/taboos but also understanding how the cultures differ in projecting, receiving and decoding both verbal and non-verbal communication. Experiences deployed to the Middle East and a master’s class I took on Cultural Intelligence.” [MAJ, </w:t>
            </w:r>
            <w:r w:rsidR="00FD19EB">
              <w:rPr>
                <w:rFonts w:ascii="Times New Roman" w:eastAsia="Calibri" w:hAnsi="Times New Roman" w:cs="Times New Roman"/>
                <w:sz w:val="20"/>
                <w:szCs w:val="20"/>
              </w:rPr>
              <w:t xml:space="preserve">BR </w:t>
            </w:r>
            <w:r w:rsidRPr="007D4EA8">
              <w:rPr>
                <w:rFonts w:ascii="Times New Roman" w:eastAsia="Calibri" w:hAnsi="Times New Roman" w:cs="Times New Roman"/>
                <w:sz w:val="20"/>
                <w:szCs w:val="20"/>
              </w:rPr>
              <w:t xml:space="preserve">11; Battalion Advisor to Saudi Arabian National Guard]. </w:t>
            </w:r>
          </w:p>
        </w:tc>
      </w:tr>
      <w:bookmarkEnd w:id="106"/>
    </w:tbl>
    <w:p w14:paraId="1A67AA01" w14:textId="77777777" w:rsidR="00B474CD" w:rsidRPr="00D0316D" w:rsidRDefault="00B474CD" w:rsidP="00B474CD">
      <w:pPr>
        <w:spacing w:after="0" w:line="240" w:lineRule="auto"/>
        <w:rPr>
          <w:rFonts w:ascii="Times New Roman" w:eastAsia="SimSun" w:hAnsi="Times New Roman" w:cs="Times New Roman"/>
          <w:noProof/>
          <w:sz w:val="24"/>
          <w:szCs w:val="24"/>
        </w:rPr>
      </w:pPr>
    </w:p>
    <w:p w14:paraId="15F1B29F" w14:textId="77777777" w:rsidR="00B474CD" w:rsidRPr="007D4EA8" w:rsidRDefault="00B474CD" w:rsidP="00B474CD">
      <w:pPr>
        <w:keepNext/>
        <w:spacing w:after="0" w:line="240" w:lineRule="auto"/>
        <w:outlineLvl w:val="2"/>
        <w:rPr>
          <w:rFonts w:ascii="Times New Roman" w:eastAsia="SimSun" w:hAnsi="Times New Roman" w:cs="Times New Roman"/>
          <w:i/>
          <w:noProof/>
          <w:kern w:val="32"/>
          <w:sz w:val="24"/>
          <w:szCs w:val="24"/>
        </w:rPr>
      </w:pPr>
      <w:bookmarkStart w:id="108" w:name="_Toc229144731"/>
      <w:r w:rsidRPr="007D4EA8">
        <w:rPr>
          <w:rFonts w:ascii="Times New Roman" w:eastAsia="SimSun" w:hAnsi="Times New Roman" w:cs="Times New Roman"/>
          <w:i/>
          <w:noProof/>
          <w:kern w:val="32"/>
          <w:sz w:val="24"/>
          <w:szCs w:val="24"/>
        </w:rPr>
        <w:t>Social skills</w:t>
      </w:r>
      <w:bookmarkEnd w:id="108"/>
    </w:p>
    <w:p w14:paraId="745E3176" w14:textId="4FE76FFD" w:rsidR="00B474C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i/>
          <w:noProof/>
          <w:sz w:val="24"/>
          <w:szCs w:val="24"/>
        </w:rPr>
        <w:t>Social skills</w:t>
      </w:r>
      <w:r w:rsidRPr="00D0316D">
        <w:rPr>
          <w:rFonts w:ascii="Times New Roman" w:eastAsia="SimSun" w:hAnsi="Times New Roman" w:cs="Times New Roman"/>
          <w:noProof/>
          <w:sz w:val="24"/>
          <w:szCs w:val="24"/>
        </w:rPr>
        <w:t xml:space="preserve">, as a component of the </w:t>
      </w:r>
      <w:r w:rsidRPr="00D0316D">
        <w:rPr>
          <w:rFonts w:ascii="Times New Roman" w:eastAsia="SimSun" w:hAnsi="Times New Roman" w:cs="Times New Roman"/>
          <w:i/>
          <w:noProof/>
          <w:sz w:val="24"/>
          <w:szCs w:val="24"/>
        </w:rPr>
        <w:t>Interpersonal</w:t>
      </w:r>
      <w:r w:rsidRPr="00D0316D">
        <w:rPr>
          <w:rFonts w:ascii="Times New Roman" w:eastAsia="SimSun" w:hAnsi="Times New Roman" w:cs="Times New Roman"/>
          <w:noProof/>
          <w:sz w:val="24"/>
          <w:szCs w:val="24"/>
        </w:rPr>
        <w:t xml:space="preserve"> talent domain, is defined as “Demonstrates proficient interaction with others. Effectively adjust</w:t>
      </w:r>
      <w:r w:rsidR="00FC431B">
        <w:rPr>
          <w:rFonts w:ascii="Times New Roman" w:eastAsia="SimSun" w:hAnsi="Times New Roman" w:cs="Times New Roman"/>
          <w:noProof/>
          <w:sz w:val="24"/>
          <w:szCs w:val="24"/>
        </w:rPr>
        <w:t>s</w:t>
      </w:r>
      <w:r w:rsidRPr="00D0316D">
        <w:rPr>
          <w:rFonts w:ascii="Times New Roman" w:eastAsia="SimSun" w:hAnsi="Times New Roman" w:cs="Times New Roman"/>
          <w:noProof/>
          <w:sz w:val="24"/>
          <w:szCs w:val="24"/>
        </w:rPr>
        <w:t xml:space="preserve"> behaviors when interacting with others. Understands character and motives of others, and changes personal behavior accordingly” (Royston et al., 2022).  Being socially adept as an </w:t>
      </w:r>
      <w:r w:rsidRPr="00D0316D">
        <w:rPr>
          <w:rFonts w:ascii="Times New Roman" w:eastAsia="SimSun" w:hAnsi="Times New Roman" w:cs="Times New Roman"/>
          <w:i/>
          <w:noProof/>
          <w:sz w:val="24"/>
          <w:szCs w:val="24"/>
        </w:rPr>
        <w:t>Interpersonal</w:t>
      </w:r>
      <w:r w:rsidRPr="00D0316D">
        <w:rPr>
          <w:rFonts w:ascii="Times New Roman" w:eastAsia="SimSun" w:hAnsi="Times New Roman" w:cs="Times New Roman"/>
          <w:noProof/>
          <w:sz w:val="24"/>
          <w:szCs w:val="24"/>
        </w:rPr>
        <w:t xml:space="preserve"> skill means one can listen well. Similarly,  being an XO requires a high level of social awareness and awareness of one’s own biases. Interpersonal skills are also necessary to resolve interpersonal conflicts, </w:t>
      </w:r>
      <w:r w:rsidRPr="00D0316D">
        <w:rPr>
          <w:rFonts w:ascii="Times New Roman" w:eastAsia="SimSun" w:hAnsi="Times New Roman" w:cs="Times New Roman"/>
          <w:i/>
          <w:iCs/>
          <w:noProof/>
          <w:sz w:val="24"/>
          <w:szCs w:val="24"/>
        </w:rPr>
        <w:t>Interpersonal skills</w:t>
      </w:r>
      <w:r w:rsidRPr="00D0316D">
        <w:rPr>
          <w:rFonts w:ascii="Times New Roman" w:eastAsia="SimSun" w:hAnsi="Times New Roman" w:cs="Times New Roman"/>
          <w:noProof/>
          <w:sz w:val="24"/>
          <w:szCs w:val="24"/>
        </w:rPr>
        <w:t xml:space="preserve"> means you can effectively negotiate with others. </w:t>
      </w:r>
      <w:r w:rsidRPr="00D0316D">
        <w:rPr>
          <w:rFonts w:ascii="Times New Roman" w:eastAsia="SimSun" w:hAnsi="Times New Roman" w:cs="Times New Roman"/>
          <w:sz w:val="24"/>
          <w:szCs w:val="24"/>
        </w:rPr>
        <w:t xml:space="preserve">Interpersonal means you are the depth of understanding of international history which is directly relevant to current operations and associated planning and decisions. </w:t>
      </w:r>
    </w:p>
    <w:p w14:paraId="26D93084" w14:textId="7456A21C" w:rsidR="003444AC" w:rsidRDefault="003444AC" w:rsidP="003444AC">
      <w:pPr>
        <w:spacing w:after="0" w:line="240" w:lineRule="auto"/>
        <w:rPr>
          <w:rFonts w:ascii="Times New Roman" w:eastAsia="SimSun" w:hAnsi="Times New Roman" w:cs="Times New Roman"/>
          <w:sz w:val="24"/>
          <w:szCs w:val="24"/>
        </w:rPr>
      </w:pPr>
    </w:p>
    <w:p w14:paraId="1BE714E7" w14:textId="77777777" w:rsidR="00BD4D38" w:rsidRDefault="003444AC" w:rsidP="007D4EA8">
      <w:pPr>
        <w:pStyle w:val="Heading3"/>
        <w:rPr>
          <w:noProof/>
        </w:rPr>
      </w:pPr>
      <w:bookmarkStart w:id="109" w:name="_Toc229144732"/>
      <w:r>
        <w:t>Table 6.</w:t>
      </w:r>
      <w:bookmarkEnd w:id="109"/>
      <w:r>
        <w:t xml:space="preserve"> </w:t>
      </w:r>
      <w:bookmarkStart w:id="110" w:name="_Hlk131690820"/>
    </w:p>
    <w:p w14:paraId="426266AC" w14:textId="77777777" w:rsidR="00BD4D38" w:rsidRPr="00BD4D38" w:rsidRDefault="00BD4D38" w:rsidP="00BD4D38">
      <w:pPr>
        <w:rPr>
          <w:rFonts w:ascii="Times New Roman" w:hAnsi="Times New Roman" w:cs="Times New Roman"/>
          <w:noProof/>
          <w:sz w:val="24"/>
          <w:szCs w:val="24"/>
        </w:rPr>
      </w:pPr>
    </w:p>
    <w:p w14:paraId="3A95F23A" w14:textId="28759859" w:rsidR="003444AC" w:rsidRPr="007D6F4D" w:rsidRDefault="003444AC" w:rsidP="00BD4D38">
      <w:pPr>
        <w:rPr>
          <w:rFonts w:ascii="Times New Roman" w:hAnsi="Times New Roman"/>
          <w:i/>
          <w:sz w:val="24"/>
        </w:rPr>
      </w:pPr>
      <w:r w:rsidRPr="00BD4D38">
        <w:rPr>
          <w:rFonts w:ascii="Times New Roman" w:hAnsi="Times New Roman" w:cs="Times New Roman"/>
          <w:i/>
          <w:noProof/>
          <w:sz w:val="24"/>
          <w:szCs w:val="24"/>
        </w:rPr>
        <w:t>Social skills</w:t>
      </w:r>
      <w:r w:rsidRPr="007D6F4D">
        <w:rPr>
          <w:rFonts w:ascii="Times New Roman" w:hAnsi="Times New Roman"/>
          <w:i/>
          <w:sz w:val="24"/>
        </w:rPr>
        <w:t xml:space="preserve">, as a component of the </w:t>
      </w:r>
      <w:r w:rsidRPr="00BD4D38">
        <w:rPr>
          <w:rFonts w:ascii="Times New Roman" w:hAnsi="Times New Roman" w:cs="Times New Roman"/>
          <w:i/>
          <w:noProof/>
          <w:sz w:val="24"/>
          <w:szCs w:val="24"/>
        </w:rPr>
        <w:t>Interpersonal</w:t>
      </w:r>
      <w:r w:rsidRPr="007D6F4D">
        <w:rPr>
          <w:rFonts w:ascii="Times New Roman" w:hAnsi="Times New Roman"/>
          <w:i/>
          <w:sz w:val="24"/>
        </w:rPr>
        <w:t xml:space="preserve"> talent domain</w:t>
      </w:r>
    </w:p>
    <w:p w14:paraId="5C9C6271" w14:textId="77777777" w:rsidR="00B474CD" w:rsidRPr="00D0316D" w:rsidRDefault="00B474CD" w:rsidP="00B474CD">
      <w:pPr>
        <w:spacing w:after="0" w:line="240" w:lineRule="auto"/>
        <w:ind w:firstLine="720"/>
        <w:rPr>
          <w:rFonts w:ascii="Times New Roman" w:eastAsia="SimSun" w:hAnsi="Times New Roman" w:cs="Times New Roman"/>
          <w:sz w:val="24"/>
          <w:szCs w:val="24"/>
        </w:rPr>
      </w:pPr>
    </w:p>
    <w:tbl>
      <w:tblPr>
        <w:tblStyle w:val="TableGrid3"/>
        <w:tblW w:w="0" w:type="auto"/>
        <w:tblLook w:val="04A0" w:firstRow="1" w:lastRow="0" w:firstColumn="1" w:lastColumn="0" w:noHBand="0" w:noVBand="1"/>
      </w:tblPr>
      <w:tblGrid>
        <w:gridCol w:w="2151"/>
        <w:gridCol w:w="6479"/>
      </w:tblGrid>
      <w:tr w:rsidR="00D0316D" w:rsidRPr="00776575" w14:paraId="0752FC80" w14:textId="77777777" w:rsidTr="00A31246">
        <w:tc>
          <w:tcPr>
            <w:tcW w:w="2245" w:type="dxa"/>
          </w:tcPr>
          <w:p w14:paraId="76797C83" w14:textId="77777777" w:rsidR="00B474CD" w:rsidRPr="007D4EA8" w:rsidRDefault="00B474CD" w:rsidP="00B474CD">
            <w:pPr>
              <w:rPr>
                <w:rFonts w:ascii="Times New Roman" w:hAnsi="Times New Roman" w:cs="Times New Roman"/>
                <w:b/>
                <w:bCs/>
                <w:noProof/>
                <w:sz w:val="20"/>
                <w:szCs w:val="20"/>
              </w:rPr>
            </w:pPr>
            <w:r w:rsidRPr="007D4EA8">
              <w:rPr>
                <w:rFonts w:ascii="Times New Roman" w:hAnsi="Times New Roman" w:cs="Times New Roman"/>
                <w:b/>
                <w:bCs/>
                <w:noProof/>
                <w:sz w:val="20"/>
                <w:szCs w:val="20"/>
              </w:rPr>
              <w:t>Social Skills subthemes</w:t>
            </w:r>
          </w:p>
        </w:tc>
        <w:tc>
          <w:tcPr>
            <w:tcW w:w="7105" w:type="dxa"/>
          </w:tcPr>
          <w:p w14:paraId="2DAAAA46"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b/>
                <w:bCs/>
                <w:noProof/>
                <w:sz w:val="20"/>
                <w:szCs w:val="20"/>
              </w:rPr>
              <w:t>Example Quotes used to extract theme</w:t>
            </w:r>
          </w:p>
        </w:tc>
      </w:tr>
      <w:tr w:rsidR="00D0316D" w:rsidRPr="00776575" w14:paraId="03F15417" w14:textId="77777777" w:rsidTr="00A31246">
        <w:tc>
          <w:tcPr>
            <w:tcW w:w="2245" w:type="dxa"/>
          </w:tcPr>
          <w:p w14:paraId="15AD6F67"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Listening Skills</w:t>
            </w:r>
          </w:p>
        </w:tc>
        <w:tc>
          <w:tcPr>
            <w:tcW w:w="7105" w:type="dxa"/>
          </w:tcPr>
          <w:p w14:paraId="39977F09" w14:textId="6F2EBBB9"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“Even in the mechanical and maintenance heavy field of armor, as an officer, the most demanded talent/skill is effective communication and the ability to work with others. Whether its communicating the mission to your subordinates, updates to higher, or trying to come up with creative solutions with your platoon sergeant, the ability to communicate effectively (which also means having the ability to listen) is key to the success of a platoon leader. Other crucial talents/skills that are very valuable are mental toughness, physical fitness, and the ability to just get results with very little guidance.” [1LT, </w:t>
            </w:r>
            <w:r w:rsidR="00FD19EB">
              <w:rPr>
                <w:rFonts w:ascii="Times New Roman" w:hAnsi="Times New Roman" w:cs="Times New Roman"/>
                <w:noProof/>
                <w:sz w:val="20"/>
                <w:szCs w:val="20"/>
              </w:rPr>
              <w:t>BR 1</w:t>
            </w:r>
            <w:r w:rsidR="00AE4F56">
              <w:rPr>
                <w:rFonts w:ascii="Times New Roman" w:hAnsi="Times New Roman" w:cs="Times New Roman"/>
                <w:noProof/>
                <w:sz w:val="20"/>
                <w:szCs w:val="20"/>
              </w:rPr>
              <w:t>9</w:t>
            </w:r>
            <w:r w:rsidRPr="007D4EA8">
              <w:rPr>
                <w:rFonts w:ascii="Times New Roman" w:hAnsi="Times New Roman" w:cs="Times New Roman"/>
                <w:noProof/>
                <w:sz w:val="20"/>
                <w:szCs w:val="20"/>
              </w:rPr>
              <w:t xml:space="preserve">; Tank Platoon Leader].  </w:t>
            </w:r>
          </w:p>
        </w:tc>
      </w:tr>
      <w:tr w:rsidR="00D0316D" w:rsidRPr="00776575" w14:paraId="653154AC" w14:textId="77777777" w:rsidTr="00A31246">
        <w:tc>
          <w:tcPr>
            <w:tcW w:w="2245" w:type="dxa"/>
          </w:tcPr>
          <w:p w14:paraId="5C33A556"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Social awareness and awareness of one’s own biases</w:t>
            </w:r>
          </w:p>
        </w:tc>
        <w:tc>
          <w:tcPr>
            <w:tcW w:w="7105" w:type="dxa"/>
          </w:tcPr>
          <w:p w14:paraId="445AA9CF" w14:textId="2EC200D6"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“An XO truly needs to be the jack of all trades and must have the social awareness to understand others and oneself. Understanding bias recognition and being creative at problem solving is critical as MDMP barely applies to non-tactical problem solving, which is the largest amount of problem solving encountered on a daily basis.” [MAJ, </w:t>
            </w:r>
            <w:r w:rsidR="00FD19EB">
              <w:rPr>
                <w:rFonts w:ascii="Times New Roman" w:hAnsi="Times New Roman" w:cs="Times New Roman"/>
                <w:noProof/>
                <w:sz w:val="20"/>
                <w:szCs w:val="20"/>
              </w:rPr>
              <w:t xml:space="preserve">BR </w:t>
            </w:r>
            <w:r w:rsidR="0025384C">
              <w:rPr>
                <w:rFonts w:ascii="Times New Roman" w:hAnsi="Times New Roman" w:cs="Times New Roman"/>
                <w:noProof/>
                <w:sz w:val="20"/>
                <w:szCs w:val="20"/>
              </w:rPr>
              <w:t>89</w:t>
            </w:r>
            <w:r w:rsidRPr="007D4EA8">
              <w:rPr>
                <w:rFonts w:ascii="Times New Roman" w:hAnsi="Times New Roman" w:cs="Times New Roman"/>
                <w:noProof/>
                <w:sz w:val="20"/>
                <w:szCs w:val="20"/>
              </w:rPr>
              <w:t>; Battalion XO].</w:t>
            </w:r>
          </w:p>
        </w:tc>
      </w:tr>
      <w:tr w:rsidR="00D0316D" w:rsidRPr="00776575" w14:paraId="35B6ECD0" w14:textId="77777777" w:rsidTr="00A31246">
        <w:tc>
          <w:tcPr>
            <w:tcW w:w="2245" w:type="dxa"/>
          </w:tcPr>
          <w:p w14:paraId="308A2898"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Resolving interpersonal conflicts</w:t>
            </w:r>
          </w:p>
        </w:tc>
        <w:tc>
          <w:tcPr>
            <w:tcW w:w="7105" w:type="dxa"/>
          </w:tcPr>
          <w:p w14:paraId="3F442E74" w14:textId="6B43E5CA"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w:t>
            </w:r>
            <w:r w:rsidR="00E14E42">
              <w:rPr>
                <w:rFonts w:ascii="Times New Roman" w:hAnsi="Times New Roman" w:cs="Times New Roman"/>
                <w:noProof/>
                <w:sz w:val="20"/>
                <w:szCs w:val="20"/>
              </w:rPr>
              <w:t>S</w:t>
            </w:r>
            <w:r w:rsidRPr="007D4EA8">
              <w:rPr>
                <w:rFonts w:ascii="Times New Roman" w:hAnsi="Times New Roman" w:cs="Times New Roman"/>
                <w:noProof/>
                <w:sz w:val="20"/>
                <w:szCs w:val="20"/>
              </w:rPr>
              <w:t xml:space="preserve">ometimes individuals who call are angry or frustrated, and I have to employ interpersonal kills to resolve the conflict and provide assistance. Other previous jobs (platoon leader, battalion staff officer) gave me a work </w:t>
            </w:r>
            <w:r w:rsidRPr="007D4EA8">
              <w:rPr>
                <w:rFonts w:ascii="Times New Roman" w:hAnsi="Times New Roman" w:cs="Times New Roman"/>
                <w:noProof/>
                <w:sz w:val="20"/>
                <w:szCs w:val="20"/>
              </w:rPr>
              <w:lastRenderedPageBreak/>
              <w:t xml:space="preserve">ethic and level of attention to detail required to perform in my current job.” [CPT, </w:t>
            </w:r>
            <w:r w:rsidR="004F0F3A">
              <w:rPr>
                <w:rFonts w:ascii="Times New Roman" w:hAnsi="Times New Roman" w:cs="Times New Roman"/>
                <w:noProof/>
                <w:sz w:val="20"/>
                <w:szCs w:val="20"/>
              </w:rPr>
              <w:t>FA 40</w:t>
            </w:r>
            <w:r w:rsidRPr="007D4EA8">
              <w:rPr>
                <w:rFonts w:ascii="Times New Roman" w:hAnsi="Times New Roman" w:cs="Times New Roman"/>
                <w:noProof/>
                <w:sz w:val="20"/>
                <w:szCs w:val="20"/>
              </w:rPr>
              <w:t xml:space="preserve">, </w:t>
            </w:r>
            <w:r w:rsidR="004F0F3A">
              <w:rPr>
                <w:rFonts w:ascii="Times New Roman" w:hAnsi="Times New Roman" w:cs="Times New Roman"/>
                <w:noProof/>
                <w:sz w:val="20"/>
                <w:szCs w:val="20"/>
              </w:rPr>
              <w:t>Operations Officer</w:t>
            </w:r>
            <w:r w:rsidRPr="007D4EA8">
              <w:rPr>
                <w:rFonts w:ascii="Times New Roman" w:hAnsi="Times New Roman" w:cs="Times New Roman"/>
                <w:noProof/>
                <w:sz w:val="20"/>
                <w:szCs w:val="20"/>
              </w:rPr>
              <w:t>].</w:t>
            </w:r>
          </w:p>
        </w:tc>
      </w:tr>
      <w:tr w:rsidR="00D0316D" w:rsidRPr="00776575" w14:paraId="1191CD29" w14:textId="77777777" w:rsidTr="00A31246">
        <w:tc>
          <w:tcPr>
            <w:tcW w:w="2245" w:type="dxa"/>
          </w:tcPr>
          <w:p w14:paraId="45A7A4C7"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lastRenderedPageBreak/>
              <w:t>Negotiation skill</w:t>
            </w:r>
          </w:p>
        </w:tc>
        <w:tc>
          <w:tcPr>
            <w:tcW w:w="7105" w:type="dxa"/>
          </w:tcPr>
          <w:p w14:paraId="221B6F84" w14:textId="6EE4A449" w:rsidR="00B474CD" w:rsidRPr="007D4EA8" w:rsidRDefault="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“I previously had a job working in customer service. I think that helped me as I attempted to negotiate and understand what people are asking for. I also think that it allowed me the ability to verbally communicate as well as helped me build some active listening skills.” [CPT, </w:t>
            </w:r>
            <w:r w:rsidR="00A50546">
              <w:rPr>
                <w:rFonts w:ascii="Times New Roman" w:hAnsi="Times New Roman" w:cs="Times New Roman"/>
                <w:noProof/>
                <w:sz w:val="20"/>
                <w:szCs w:val="20"/>
              </w:rPr>
              <w:t xml:space="preserve">BR </w:t>
            </w:r>
            <w:r w:rsidR="00F20F0A">
              <w:rPr>
                <w:rFonts w:ascii="Times New Roman" w:hAnsi="Times New Roman" w:cs="Times New Roman"/>
                <w:noProof/>
                <w:sz w:val="20"/>
                <w:szCs w:val="20"/>
              </w:rPr>
              <w:t>19</w:t>
            </w:r>
            <w:r w:rsidRPr="007D4EA8">
              <w:rPr>
                <w:rFonts w:ascii="Times New Roman" w:hAnsi="Times New Roman" w:cs="Times New Roman"/>
                <w:noProof/>
                <w:sz w:val="20"/>
                <w:szCs w:val="20"/>
              </w:rPr>
              <w:t>; Battery Commander].</w:t>
            </w:r>
          </w:p>
        </w:tc>
      </w:tr>
      <w:tr w:rsidR="00D0316D" w:rsidRPr="00776575" w14:paraId="2BE4E04E" w14:textId="77777777" w:rsidTr="00A31246">
        <w:tc>
          <w:tcPr>
            <w:tcW w:w="2245" w:type="dxa"/>
          </w:tcPr>
          <w:p w14:paraId="217845D5"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Understanding of relevant history and relation to current operations</w:t>
            </w:r>
          </w:p>
        </w:tc>
        <w:tc>
          <w:tcPr>
            <w:tcW w:w="7105" w:type="dxa"/>
          </w:tcPr>
          <w:p w14:paraId="1E1BCF1A" w14:textId="2D14F340"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 xml:space="preserve">“A background in international studies or history would be beneficial to a military intelligence officer assigned to operational units. My personal interest in these topics were of great use when understanding the enemy, predicting their courses of action, and educating our maneuver commanders on what to expect/how they fight. Since military actions do not take place without political action/impacts, understanding the history or political stance of a group/state can inform future military action.” [CPT, </w:t>
            </w:r>
            <w:r w:rsidR="00A50546">
              <w:rPr>
                <w:rFonts w:ascii="Times New Roman" w:hAnsi="Times New Roman" w:cs="Times New Roman"/>
                <w:sz w:val="20"/>
                <w:szCs w:val="20"/>
              </w:rPr>
              <w:t xml:space="preserve">BR </w:t>
            </w:r>
            <w:r w:rsidR="00712E66">
              <w:rPr>
                <w:rFonts w:ascii="Times New Roman" w:hAnsi="Times New Roman" w:cs="Times New Roman"/>
                <w:sz w:val="20"/>
                <w:szCs w:val="20"/>
              </w:rPr>
              <w:t>3</w:t>
            </w:r>
            <w:r w:rsidR="00A50546">
              <w:rPr>
                <w:rFonts w:ascii="Times New Roman" w:hAnsi="Times New Roman" w:cs="Times New Roman"/>
                <w:sz w:val="20"/>
                <w:szCs w:val="20"/>
              </w:rPr>
              <w:t>5</w:t>
            </w:r>
            <w:r w:rsidRPr="007D4EA8">
              <w:rPr>
                <w:rFonts w:ascii="Times New Roman" w:hAnsi="Times New Roman" w:cs="Times New Roman"/>
                <w:sz w:val="20"/>
                <w:szCs w:val="20"/>
              </w:rPr>
              <w:t>; Battalion S2].</w:t>
            </w:r>
          </w:p>
        </w:tc>
      </w:tr>
    </w:tbl>
    <w:p w14:paraId="067DCB3C" w14:textId="77777777" w:rsidR="00B474CD" w:rsidRPr="00D0316D" w:rsidRDefault="00B474CD" w:rsidP="00B474CD">
      <w:pPr>
        <w:spacing w:after="0" w:line="240" w:lineRule="auto"/>
        <w:rPr>
          <w:rFonts w:ascii="Times New Roman" w:eastAsia="SimSun" w:hAnsi="Times New Roman" w:cs="Times New Roman"/>
          <w:noProof/>
          <w:sz w:val="24"/>
          <w:szCs w:val="24"/>
        </w:rPr>
      </w:pPr>
    </w:p>
    <w:p w14:paraId="22EA676F" w14:textId="77777777" w:rsidR="00B474CD" w:rsidRPr="007D4EA8" w:rsidRDefault="00B474CD" w:rsidP="00B474CD">
      <w:pPr>
        <w:keepNext/>
        <w:spacing w:after="0" w:line="240" w:lineRule="auto"/>
        <w:outlineLvl w:val="2"/>
        <w:rPr>
          <w:rFonts w:ascii="Times New Roman" w:eastAsia="SimSun" w:hAnsi="Times New Roman" w:cs="Times New Roman"/>
          <w:b/>
          <w:bCs/>
          <w:i/>
          <w:noProof/>
          <w:kern w:val="32"/>
          <w:sz w:val="24"/>
          <w:szCs w:val="24"/>
        </w:rPr>
      </w:pPr>
      <w:bookmarkStart w:id="111" w:name="_Toc229144733"/>
      <w:bookmarkEnd w:id="110"/>
      <w:r w:rsidRPr="007D4EA8">
        <w:rPr>
          <w:rFonts w:ascii="Times New Roman" w:eastAsia="SimSun" w:hAnsi="Times New Roman" w:cs="Times New Roman"/>
          <w:b/>
          <w:bCs/>
          <w:i/>
          <w:noProof/>
          <w:kern w:val="32"/>
          <w:sz w:val="24"/>
          <w:szCs w:val="24"/>
        </w:rPr>
        <w:t>Teamwork</w:t>
      </w:r>
      <w:bookmarkEnd w:id="111"/>
    </w:p>
    <w:p w14:paraId="7EA95E9A" w14:textId="77777777" w:rsidR="00BD4D38" w:rsidRDefault="00BD4D38" w:rsidP="00B474CD">
      <w:pPr>
        <w:spacing w:after="0" w:line="240" w:lineRule="auto"/>
        <w:ind w:firstLine="720"/>
        <w:rPr>
          <w:rFonts w:ascii="Times New Roman" w:eastAsia="SimSun" w:hAnsi="Times New Roman" w:cs="Times New Roman"/>
          <w:i/>
          <w:noProof/>
          <w:sz w:val="24"/>
          <w:szCs w:val="24"/>
        </w:rPr>
      </w:pPr>
      <w:bookmarkStart w:id="112" w:name="_Hlk131690865"/>
    </w:p>
    <w:p w14:paraId="158ECE5D" w14:textId="79D9E014" w:rsidR="00B474C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i/>
          <w:noProof/>
          <w:sz w:val="24"/>
          <w:szCs w:val="24"/>
        </w:rPr>
        <w:t>Teamwork</w:t>
      </w:r>
      <w:r w:rsidRPr="00D0316D">
        <w:rPr>
          <w:rFonts w:ascii="Times New Roman" w:eastAsia="SimSun" w:hAnsi="Times New Roman" w:cs="Times New Roman"/>
          <w:noProof/>
          <w:sz w:val="24"/>
          <w:szCs w:val="24"/>
        </w:rPr>
        <w:t xml:space="preserve"> within the</w:t>
      </w:r>
      <w:r w:rsidRPr="00D0316D">
        <w:rPr>
          <w:rFonts w:ascii="Times New Roman" w:eastAsia="SimSun" w:hAnsi="Times New Roman" w:cs="Times New Roman"/>
          <w:i/>
          <w:noProof/>
          <w:sz w:val="24"/>
          <w:szCs w:val="24"/>
        </w:rPr>
        <w:t xml:space="preserve"> Interpersonal </w:t>
      </w:r>
      <w:r w:rsidRPr="00D0316D">
        <w:rPr>
          <w:rFonts w:ascii="Times New Roman" w:eastAsia="SimSun" w:hAnsi="Times New Roman" w:cs="Times New Roman"/>
          <w:noProof/>
          <w:sz w:val="24"/>
          <w:szCs w:val="24"/>
        </w:rPr>
        <w:t xml:space="preserve">talent domain </w:t>
      </w:r>
      <w:bookmarkEnd w:id="112"/>
      <w:r w:rsidRPr="00D0316D">
        <w:rPr>
          <w:rFonts w:ascii="Times New Roman" w:eastAsia="SimSun" w:hAnsi="Times New Roman" w:cs="Times New Roman"/>
          <w:noProof/>
          <w:sz w:val="24"/>
          <w:szCs w:val="24"/>
        </w:rPr>
        <w:t xml:space="preserve">is defined as: “Works collaboratively with others to solve problems and achieve group goals and objectives” (Royston et al., 2022). Our results indicated that teamwork as a construct was discussed as a component of possessing interpersonal skills. Specifically, we found that being interpersonal means you possess the necessary skills to quickly assemble a team. Further, building a team requires good interpersonal skills in terms of working collaboratively with others. Specifically, this entails having the desire for the same outcome by working simultaneously. Teamwork and maintaining strong interpersonal relationships were also described as being of critical importance for Armor officers for building team cohesion. Interpersonal skills in public affairs and working with the public entails strong analytic ability along with providing good clear communications. Demonstrating interpersonal skills means you avoid using grandiose words while not fully understanding your audience. </w:t>
      </w:r>
    </w:p>
    <w:p w14:paraId="579284BF" w14:textId="77777777" w:rsidR="00BD4D38" w:rsidRPr="00D0316D" w:rsidRDefault="00BD4D38" w:rsidP="00B474CD">
      <w:pPr>
        <w:spacing w:after="0" w:line="240" w:lineRule="auto"/>
        <w:ind w:firstLine="720"/>
        <w:rPr>
          <w:rFonts w:ascii="Times New Roman" w:eastAsia="SimSun" w:hAnsi="Times New Roman" w:cs="Times New Roman"/>
          <w:noProof/>
          <w:sz w:val="24"/>
          <w:szCs w:val="24"/>
        </w:rPr>
      </w:pPr>
    </w:p>
    <w:p w14:paraId="228F92BD" w14:textId="25EFD42F" w:rsidR="00B474CD" w:rsidRDefault="00B474CD" w:rsidP="00B474CD">
      <w:pPr>
        <w:spacing w:after="0" w:line="240" w:lineRule="auto"/>
        <w:ind w:firstLine="720"/>
        <w:rPr>
          <w:rFonts w:ascii="Times New Roman" w:eastAsia="SimSun" w:hAnsi="Times New Roman" w:cs="Times New Roman"/>
          <w:i/>
          <w:noProof/>
          <w:sz w:val="24"/>
          <w:szCs w:val="24"/>
        </w:rPr>
      </w:pPr>
      <w:r w:rsidRPr="00D0316D">
        <w:rPr>
          <w:rFonts w:ascii="Times New Roman" w:eastAsia="SimSun" w:hAnsi="Times New Roman" w:cs="Times New Roman"/>
          <w:noProof/>
          <w:sz w:val="24"/>
          <w:szCs w:val="24"/>
        </w:rPr>
        <w:t xml:space="preserve">Interpersonal talent also indicates that you understand the golden rule of treating others fairly, and apply it to your team building. Officers also indicated that effective team building and communication can prevent a toxic culture from forming. Strong interpersonal skills allow one to network effectively across organizations, further benefitting one’s team in terms of achieving desired outcomes and attaining required resources. </w:t>
      </w:r>
      <w:r w:rsidRPr="00D0316D">
        <w:rPr>
          <w:rFonts w:ascii="Times New Roman" w:eastAsia="SimSun" w:hAnsi="Times New Roman" w:cs="Times New Roman"/>
          <w:i/>
          <w:noProof/>
          <w:sz w:val="24"/>
          <w:szCs w:val="24"/>
        </w:rPr>
        <w:t xml:space="preserve"> </w:t>
      </w:r>
    </w:p>
    <w:p w14:paraId="7CABC3F8" w14:textId="77777777" w:rsidR="00BD4D38" w:rsidRPr="00D0316D" w:rsidRDefault="00BD4D38" w:rsidP="00B474CD">
      <w:pPr>
        <w:spacing w:after="0" w:line="240" w:lineRule="auto"/>
        <w:ind w:firstLine="720"/>
        <w:rPr>
          <w:rFonts w:ascii="Times New Roman" w:eastAsia="SimSun" w:hAnsi="Times New Roman" w:cs="Times New Roman"/>
          <w:noProof/>
          <w:sz w:val="24"/>
          <w:szCs w:val="24"/>
        </w:rPr>
      </w:pPr>
    </w:p>
    <w:p w14:paraId="5218BBE6" w14:textId="3C44F762" w:rsidR="00BD4D38" w:rsidRDefault="003444AC" w:rsidP="007D4EA8">
      <w:pPr>
        <w:pStyle w:val="Heading3"/>
      </w:pPr>
      <w:bookmarkStart w:id="113" w:name="_Toc229144734"/>
      <w:bookmarkStart w:id="114" w:name="_Hlk131691420"/>
      <w:r w:rsidRPr="007D4EA8">
        <w:t xml:space="preserve">Table </w:t>
      </w:r>
      <w:r w:rsidR="007345B8">
        <w:t>7</w:t>
      </w:r>
      <w:bookmarkStart w:id="115" w:name="_Hlk131692167"/>
      <w:bookmarkEnd w:id="113"/>
    </w:p>
    <w:p w14:paraId="1646AA09" w14:textId="77777777" w:rsidR="00BD4D38" w:rsidRDefault="00BD4D38" w:rsidP="00BD4D38">
      <w:pPr>
        <w:spacing w:after="0"/>
      </w:pPr>
    </w:p>
    <w:p w14:paraId="78FD250A" w14:textId="4BA1B918" w:rsidR="00B474CD" w:rsidRPr="005A1432" w:rsidRDefault="003444AC" w:rsidP="00BD4D38">
      <w:pPr>
        <w:rPr>
          <w:rFonts w:ascii="Times New Roman" w:eastAsia="SimSun" w:hAnsi="Times New Roman" w:cs="Arial"/>
          <w:bCs/>
          <w:i/>
          <w:iCs/>
          <w:kern w:val="32"/>
          <w:sz w:val="24"/>
          <w:szCs w:val="26"/>
        </w:rPr>
      </w:pPr>
      <w:r w:rsidRPr="005A1432">
        <w:rPr>
          <w:rFonts w:ascii="Times New Roman" w:eastAsia="SimSun" w:hAnsi="Times New Roman" w:cs="Arial"/>
          <w:bCs/>
          <w:i/>
          <w:iCs/>
          <w:kern w:val="32"/>
          <w:sz w:val="24"/>
          <w:szCs w:val="26"/>
        </w:rPr>
        <w:t>Teamwork within the Interpersonal talent domain</w:t>
      </w:r>
      <w:bookmarkStart w:id="116" w:name="_Hlk131690888"/>
    </w:p>
    <w:tbl>
      <w:tblPr>
        <w:tblStyle w:val="TableGrid3"/>
        <w:tblW w:w="0" w:type="auto"/>
        <w:tblLook w:val="04A0" w:firstRow="1" w:lastRow="0" w:firstColumn="1" w:lastColumn="0" w:noHBand="0" w:noVBand="1"/>
      </w:tblPr>
      <w:tblGrid>
        <w:gridCol w:w="2085"/>
        <w:gridCol w:w="6545"/>
      </w:tblGrid>
      <w:tr w:rsidR="00D0316D" w:rsidRPr="00776575" w14:paraId="70C12CB9" w14:textId="77777777" w:rsidTr="007D4EA8">
        <w:tc>
          <w:tcPr>
            <w:tcW w:w="2085" w:type="dxa"/>
          </w:tcPr>
          <w:p w14:paraId="2282DC4F" w14:textId="549EA4EA" w:rsidR="00B474CD" w:rsidRPr="007D4EA8" w:rsidRDefault="00B474CD" w:rsidP="00B474CD">
            <w:pPr>
              <w:rPr>
                <w:rFonts w:ascii="Times New Roman" w:hAnsi="Times New Roman" w:cs="Times New Roman"/>
                <w:b/>
                <w:bCs/>
                <w:noProof/>
                <w:sz w:val="20"/>
                <w:szCs w:val="20"/>
              </w:rPr>
            </w:pPr>
            <w:r w:rsidRPr="007D4EA8">
              <w:rPr>
                <w:rFonts w:ascii="Times New Roman" w:hAnsi="Times New Roman" w:cs="Times New Roman"/>
                <w:b/>
                <w:bCs/>
                <w:noProof/>
                <w:sz w:val="20"/>
                <w:szCs w:val="20"/>
              </w:rPr>
              <w:t>Teamwork subthemes</w:t>
            </w:r>
          </w:p>
        </w:tc>
        <w:tc>
          <w:tcPr>
            <w:tcW w:w="6545" w:type="dxa"/>
          </w:tcPr>
          <w:p w14:paraId="114A76ED"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b/>
                <w:bCs/>
                <w:noProof/>
                <w:sz w:val="20"/>
                <w:szCs w:val="20"/>
              </w:rPr>
              <w:t>Example Quotes used to extract theme</w:t>
            </w:r>
          </w:p>
        </w:tc>
      </w:tr>
      <w:tr w:rsidR="00D0316D" w:rsidRPr="00776575" w14:paraId="0A162E00" w14:textId="77777777" w:rsidTr="007D4EA8">
        <w:tc>
          <w:tcPr>
            <w:tcW w:w="2085" w:type="dxa"/>
          </w:tcPr>
          <w:p w14:paraId="3DDDB21D"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Team Assembly</w:t>
            </w:r>
          </w:p>
        </w:tc>
        <w:tc>
          <w:tcPr>
            <w:tcW w:w="6545" w:type="dxa"/>
          </w:tcPr>
          <w:p w14:paraId="7D06D494" w14:textId="51B54E2D"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“With being a battalion S1, half the battle is caring about taking care of Soldiers and the other half is trusting your NCOs and subordinates to handle the workload while you focus on the tools to help out the Command Teams to make their lives more efficient in order to let them focus on their mission.” [1LT; </w:t>
            </w:r>
            <w:r w:rsidR="00A50546">
              <w:rPr>
                <w:rFonts w:ascii="Times New Roman" w:hAnsi="Times New Roman" w:cs="Times New Roman"/>
                <w:noProof/>
                <w:sz w:val="20"/>
                <w:szCs w:val="20"/>
              </w:rPr>
              <w:t>BR NA</w:t>
            </w:r>
            <w:r w:rsidR="002D7CDA">
              <w:rPr>
                <w:rFonts w:ascii="Times New Roman" w:hAnsi="Times New Roman" w:cs="Times New Roman"/>
                <w:noProof/>
                <w:sz w:val="20"/>
                <w:szCs w:val="20"/>
              </w:rPr>
              <w:t xml:space="preserve"> </w:t>
            </w:r>
            <w:r w:rsidR="002D7CDA" w:rsidRPr="002D7CDA">
              <w:rPr>
                <w:rFonts w:ascii="Times New Roman" w:hAnsi="Times New Roman" w:cs="Times New Roman"/>
                <w:noProof/>
                <w:sz w:val="20"/>
                <w:szCs w:val="20"/>
                <w:vertAlign w:val="superscript"/>
              </w:rPr>
              <w:t>1</w:t>
            </w:r>
            <w:r w:rsidRPr="007D4EA8">
              <w:rPr>
                <w:rFonts w:ascii="Times New Roman" w:hAnsi="Times New Roman" w:cs="Times New Roman"/>
                <w:noProof/>
                <w:sz w:val="20"/>
                <w:szCs w:val="20"/>
              </w:rPr>
              <w:t xml:space="preserve">; Battalion S1].   </w:t>
            </w:r>
          </w:p>
        </w:tc>
      </w:tr>
      <w:tr w:rsidR="00D0316D" w:rsidRPr="00776575" w14:paraId="5CCE2E7A" w14:textId="77777777" w:rsidTr="007D4EA8">
        <w:tc>
          <w:tcPr>
            <w:tcW w:w="2085" w:type="dxa"/>
          </w:tcPr>
          <w:p w14:paraId="0FEF6FC6"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lastRenderedPageBreak/>
              <w:t>Working collaboratively</w:t>
            </w:r>
          </w:p>
        </w:tc>
        <w:tc>
          <w:tcPr>
            <w:tcW w:w="6545" w:type="dxa"/>
          </w:tcPr>
          <w:p w14:paraId="6F9FB420" w14:textId="31E0A5F5"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 “Teamwork. It does not always take two or multiple but having assistance from those with the same desire in the outcome contributes greatly. All jobs are connected like a puzzle. Some things need to be done before the next while other parts can be done simultaneously. Communicating that help is needed even when you do not know specifically what you need helps prepare you for success.” [CPT, </w:t>
            </w:r>
            <w:r w:rsidR="007061A7">
              <w:rPr>
                <w:rFonts w:ascii="Times New Roman" w:hAnsi="Times New Roman" w:cs="Times New Roman"/>
                <w:noProof/>
                <w:sz w:val="20"/>
                <w:szCs w:val="20"/>
              </w:rPr>
              <w:t xml:space="preserve">BR </w:t>
            </w:r>
            <w:r w:rsidR="00F27364">
              <w:rPr>
                <w:rFonts w:ascii="Times New Roman" w:hAnsi="Times New Roman" w:cs="Times New Roman"/>
                <w:noProof/>
                <w:sz w:val="20"/>
                <w:szCs w:val="20"/>
              </w:rPr>
              <w:t>88</w:t>
            </w:r>
            <w:r w:rsidRPr="007D4EA8">
              <w:rPr>
                <w:rFonts w:ascii="Times New Roman" w:hAnsi="Times New Roman" w:cs="Times New Roman"/>
                <w:noProof/>
                <w:sz w:val="20"/>
                <w:szCs w:val="20"/>
              </w:rPr>
              <w:t>; Capability Developer CASCOM].</w:t>
            </w:r>
          </w:p>
        </w:tc>
      </w:tr>
      <w:tr w:rsidR="00D0316D" w:rsidRPr="00776575" w14:paraId="4A3690FB" w14:textId="77777777" w:rsidTr="007D4EA8">
        <w:tc>
          <w:tcPr>
            <w:tcW w:w="2085" w:type="dxa"/>
          </w:tcPr>
          <w:p w14:paraId="6CD9EC16"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Maintaining interpersonal relationships with team members </w:t>
            </w:r>
          </w:p>
        </w:tc>
        <w:tc>
          <w:tcPr>
            <w:tcW w:w="6545" w:type="dxa"/>
          </w:tcPr>
          <w:p w14:paraId="7F430C2A" w14:textId="3CD33142"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“The most important talent utilized by armor officers is teamwork. Armor officers need to be able to build cohesive teams and be able to work outside their parent organization. Armor officers must be focused on relationships and maintaining good ones with their peers, superiors and subordinates. Organizational theory was a graduate level class that helped me most as a Troop Commander. It allowed me to understand group thinking and dynamics and how to manipulate them best. Being a Squadron Logistics Officer. It gave me an understanding of how and when I would need to conduct resupply or fuel consumption and managing property. Most of what armor officers do is maintaining their armored vehicles and it takes an understanding of logistics to make that happen.” [CPT, </w:t>
            </w:r>
            <w:r w:rsidR="00FD19EB">
              <w:rPr>
                <w:rFonts w:ascii="Times New Roman" w:hAnsi="Times New Roman" w:cs="Times New Roman"/>
                <w:noProof/>
                <w:sz w:val="20"/>
                <w:szCs w:val="20"/>
              </w:rPr>
              <w:t>BR 1</w:t>
            </w:r>
            <w:r w:rsidR="007D22FF">
              <w:rPr>
                <w:rFonts w:ascii="Times New Roman" w:hAnsi="Times New Roman" w:cs="Times New Roman"/>
                <w:noProof/>
                <w:sz w:val="20"/>
                <w:szCs w:val="20"/>
              </w:rPr>
              <w:t>9</w:t>
            </w:r>
            <w:r w:rsidRPr="007D4EA8">
              <w:rPr>
                <w:rFonts w:ascii="Times New Roman" w:hAnsi="Times New Roman" w:cs="Times New Roman"/>
                <w:noProof/>
                <w:sz w:val="20"/>
                <w:szCs w:val="20"/>
              </w:rPr>
              <w:t xml:space="preserve">; Troop Commander].  </w:t>
            </w:r>
          </w:p>
        </w:tc>
      </w:tr>
      <w:tr w:rsidR="00D0316D" w:rsidRPr="00776575" w14:paraId="55E2C13A" w14:textId="77777777" w:rsidTr="007D4EA8">
        <w:tc>
          <w:tcPr>
            <w:tcW w:w="2085" w:type="dxa"/>
          </w:tcPr>
          <w:p w14:paraId="2CE36D9D"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Effectively communicating to team audience</w:t>
            </w:r>
          </w:p>
        </w:tc>
        <w:tc>
          <w:tcPr>
            <w:tcW w:w="6545" w:type="dxa"/>
          </w:tcPr>
          <w:p w14:paraId="2BF0F48E" w14:textId="62DBD9CD"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“I believe those with higher degrees/education/experience possess many of the softer “Team building” or “Collaborative Working Group” skills that often are overlooked, which eventually causes disruption or problems when building and maintaining teams for a higher goal. Many people can hide behind elegant or fancy words, and yet cannot seem to gain a full understanding of their audience. This is a skill that needs honing when put in groups amongst ones own peer-group. This way, the “fluff” of words or someone wanting to pontificate on words without any value, can be minimized.” [MAJ, </w:t>
            </w:r>
            <w:r w:rsidR="00EC353F">
              <w:rPr>
                <w:rFonts w:ascii="Times New Roman" w:hAnsi="Times New Roman" w:cs="Times New Roman"/>
                <w:noProof/>
                <w:sz w:val="20"/>
                <w:szCs w:val="20"/>
              </w:rPr>
              <w:t>FA 51</w:t>
            </w:r>
            <w:r w:rsidRPr="007D4EA8">
              <w:rPr>
                <w:rFonts w:ascii="Times New Roman" w:hAnsi="Times New Roman" w:cs="Times New Roman"/>
                <w:noProof/>
                <w:sz w:val="20"/>
                <w:szCs w:val="20"/>
              </w:rPr>
              <w:t>; Contracting Brigade Support Officer].</w:t>
            </w:r>
          </w:p>
        </w:tc>
      </w:tr>
      <w:tr w:rsidR="00D0316D" w:rsidRPr="00776575" w14:paraId="49FDB373" w14:textId="77777777" w:rsidTr="007D4EA8">
        <w:tc>
          <w:tcPr>
            <w:tcW w:w="2085" w:type="dxa"/>
          </w:tcPr>
          <w:p w14:paraId="771BBF82"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Treating other team members fairly</w:t>
            </w:r>
          </w:p>
        </w:tc>
        <w:tc>
          <w:tcPr>
            <w:tcW w:w="6545" w:type="dxa"/>
          </w:tcPr>
          <w:p w14:paraId="7E8EDE93" w14:textId="65CCB10C"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“Project Management is a team centric endeavor across numerous echelons, organizations, and disciplines, so one of the greatest skill needed is team building &amp; interpersonal skills which in my opinion is best built on the Golden Rule of treating others as you wish to be treated and an adherence to following the example set by Jesus Christ. My employment in the financial sector prior to entering my Army Career and Army Leadership Positions best prepared me to perform well in my current job.” [</w:t>
            </w:r>
            <w:r w:rsidR="00274672">
              <w:rPr>
                <w:rFonts w:ascii="Times New Roman" w:hAnsi="Times New Roman" w:cs="Times New Roman"/>
                <w:noProof/>
                <w:sz w:val="20"/>
                <w:szCs w:val="20"/>
              </w:rPr>
              <w:t>CPT</w:t>
            </w:r>
            <w:r w:rsidRPr="007D4EA8">
              <w:rPr>
                <w:rFonts w:ascii="Times New Roman" w:hAnsi="Times New Roman" w:cs="Times New Roman"/>
                <w:noProof/>
                <w:sz w:val="20"/>
                <w:szCs w:val="20"/>
              </w:rPr>
              <w:t xml:space="preserve">, </w:t>
            </w:r>
            <w:r w:rsidR="008572DF">
              <w:rPr>
                <w:rFonts w:ascii="Times New Roman" w:hAnsi="Times New Roman" w:cs="Times New Roman"/>
                <w:noProof/>
                <w:sz w:val="20"/>
                <w:szCs w:val="20"/>
              </w:rPr>
              <w:t>FA 51</w:t>
            </w:r>
            <w:r w:rsidRPr="007D4EA8">
              <w:rPr>
                <w:rFonts w:ascii="Times New Roman" w:hAnsi="Times New Roman" w:cs="Times New Roman"/>
                <w:noProof/>
                <w:sz w:val="20"/>
                <w:szCs w:val="20"/>
              </w:rPr>
              <w:t xml:space="preserve">; </w:t>
            </w:r>
            <w:r w:rsidR="00200518">
              <w:rPr>
                <w:rFonts w:ascii="Times New Roman" w:hAnsi="Times New Roman" w:cs="Times New Roman"/>
                <w:noProof/>
                <w:sz w:val="20"/>
                <w:szCs w:val="20"/>
              </w:rPr>
              <w:t>Test Officer</w:t>
            </w:r>
            <w:r w:rsidRPr="007D4EA8">
              <w:rPr>
                <w:rFonts w:ascii="Times New Roman" w:hAnsi="Times New Roman" w:cs="Times New Roman"/>
                <w:noProof/>
                <w:sz w:val="20"/>
                <w:szCs w:val="20"/>
              </w:rPr>
              <w:t>].</w:t>
            </w:r>
          </w:p>
        </w:tc>
      </w:tr>
      <w:tr w:rsidR="00D0316D" w:rsidRPr="00776575" w14:paraId="420A9156" w14:textId="77777777" w:rsidTr="007D4EA8">
        <w:tc>
          <w:tcPr>
            <w:tcW w:w="2085" w:type="dxa"/>
          </w:tcPr>
          <w:p w14:paraId="24DA1AF8"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Prevention of toxic cultures</w:t>
            </w:r>
          </w:p>
        </w:tc>
        <w:tc>
          <w:tcPr>
            <w:tcW w:w="6545" w:type="dxa"/>
          </w:tcPr>
          <w:p w14:paraId="5E496DEA" w14:textId="04BED03D"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“The latter is where team building and good communication is crucial. The latter is also where a toxic command breeds the easiest. Forcing tasks on lower ranking personnel and expecting results. Being a resilient and adaptive officer is crucial to last in the Army and not do the West Point dance of 5 and done.” [1LT, </w:t>
            </w:r>
            <w:r w:rsidR="00EE380D">
              <w:rPr>
                <w:rFonts w:ascii="Times New Roman" w:hAnsi="Times New Roman" w:cs="Times New Roman"/>
                <w:noProof/>
                <w:sz w:val="20"/>
                <w:szCs w:val="20"/>
              </w:rPr>
              <w:t xml:space="preserve">BR </w:t>
            </w:r>
            <w:r w:rsidR="00343389">
              <w:rPr>
                <w:rFonts w:ascii="Times New Roman" w:hAnsi="Times New Roman" w:cs="Times New Roman"/>
                <w:noProof/>
                <w:sz w:val="20"/>
                <w:szCs w:val="20"/>
              </w:rPr>
              <w:t>12</w:t>
            </w:r>
            <w:r w:rsidRPr="007D4EA8">
              <w:rPr>
                <w:rFonts w:ascii="Times New Roman" w:hAnsi="Times New Roman" w:cs="Times New Roman"/>
                <w:noProof/>
                <w:sz w:val="20"/>
                <w:szCs w:val="20"/>
              </w:rPr>
              <w:t xml:space="preserve">; XO].  </w:t>
            </w:r>
          </w:p>
        </w:tc>
      </w:tr>
      <w:tr w:rsidR="00D0316D" w:rsidRPr="00776575" w14:paraId="00E6BB57" w14:textId="77777777" w:rsidTr="007D4EA8">
        <w:tc>
          <w:tcPr>
            <w:tcW w:w="2085" w:type="dxa"/>
          </w:tcPr>
          <w:p w14:paraId="2A76563A"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Ability to network across other organizations</w:t>
            </w:r>
          </w:p>
        </w:tc>
        <w:tc>
          <w:tcPr>
            <w:tcW w:w="6545" w:type="dxa"/>
          </w:tcPr>
          <w:p w14:paraId="18D6BB93" w14:textId="1021D29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 xml:space="preserve">“The ability to network across your organization, understand networking is not a personal benefit to you but a benefit to your unit in terms of securing resources the unit needs to be successful. Interpersonal tact and good social/ emotional intelligence so you can bring the commodity areas and platoons in the unit together to complete the mission. The ability to understand, work within, and build systems inside your organization and between your organization and the units you support or are supported by.” [1LT, </w:t>
            </w:r>
            <w:r w:rsidR="00A50546">
              <w:rPr>
                <w:rFonts w:ascii="Times New Roman" w:hAnsi="Times New Roman" w:cs="Times New Roman"/>
                <w:noProof/>
                <w:sz w:val="20"/>
                <w:szCs w:val="20"/>
              </w:rPr>
              <w:t xml:space="preserve">BR </w:t>
            </w:r>
            <w:r w:rsidR="00513B1E">
              <w:rPr>
                <w:rFonts w:ascii="Times New Roman" w:hAnsi="Times New Roman" w:cs="Times New Roman"/>
                <w:noProof/>
                <w:sz w:val="20"/>
                <w:szCs w:val="20"/>
              </w:rPr>
              <w:t>13</w:t>
            </w:r>
            <w:r w:rsidRPr="007D4EA8">
              <w:rPr>
                <w:rFonts w:ascii="Times New Roman" w:hAnsi="Times New Roman" w:cs="Times New Roman"/>
                <w:noProof/>
                <w:sz w:val="20"/>
                <w:szCs w:val="20"/>
              </w:rPr>
              <w:t>; Battery XO].</w:t>
            </w:r>
          </w:p>
        </w:tc>
      </w:tr>
    </w:tbl>
    <w:p w14:paraId="2EADB047" w14:textId="77777777" w:rsidR="00B474CD" w:rsidRPr="00D0316D" w:rsidRDefault="00B474CD" w:rsidP="00B474CD">
      <w:pPr>
        <w:spacing w:after="0" w:line="240" w:lineRule="auto"/>
        <w:rPr>
          <w:rFonts w:ascii="Times New Roman" w:eastAsia="SimSun" w:hAnsi="Times New Roman" w:cs="Times New Roman"/>
          <w:sz w:val="24"/>
          <w:szCs w:val="24"/>
        </w:rPr>
      </w:pPr>
    </w:p>
    <w:p w14:paraId="58506C0F" w14:textId="77777777" w:rsidR="00B474CD" w:rsidRPr="007D4EA8" w:rsidRDefault="00B474CD" w:rsidP="00B474CD">
      <w:pPr>
        <w:keepNext/>
        <w:spacing w:after="0" w:line="240" w:lineRule="auto"/>
        <w:outlineLvl w:val="1"/>
        <w:rPr>
          <w:rFonts w:ascii="Times New Roman" w:eastAsia="SimSun" w:hAnsi="Times New Roman" w:cs="Times New Roman"/>
          <w:b/>
          <w:bCs/>
          <w:iCs/>
          <w:sz w:val="24"/>
          <w:szCs w:val="24"/>
        </w:rPr>
      </w:pPr>
      <w:bookmarkStart w:id="117" w:name="_Toc229144735"/>
      <w:bookmarkEnd w:id="114"/>
      <w:bookmarkEnd w:id="115"/>
      <w:bookmarkEnd w:id="116"/>
      <w:r w:rsidRPr="007D4EA8">
        <w:rPr>
          <w:rFonts w:ascii="Times New Roman" w:eastAsia="SimSun" w:hAnsi="Times New Roman" w:cs="Times New Roman"/>
          <w:b/>
          <w:bCs/>
          <w:iCs/>
          <w:sz w:val="24"/>
          <w:szCs w:val="24"/>
        </w:rPr>
        <w:t>Detail focused—Accurate and precise in completing a task</w:t>
      </w:r>
      <w:bookmarkEnd w:id="117"/>
    </w:p>
    <w:p w14:paraId="07972788" w14:textId="77777777" w:rsidR="00BD4D38" w:rsidRDefault="00BD4D38">
      <w:pPr>
        <w:spacing w:after="0" w:line="240" w:lineRule="auto"/>
        <w:ind w:firstLine="720"/>
        <w:rPr>
          <w:rFonts w:ascii="Times New Roman" w:eastAsia="SimSun" w:hAnsi="Times New Roman" w:cs="Times New Roman"/>
          <w:sz w:val="24"/>
          <w:szCs w:val="24"/>
        </w:rPr>
      </w:pPr>
    </w:p>
    <w:p w14:paraId="1A9BE25F" w14:textId="35595202" w:rsidR="00BD4D38" w:rsidRDefault="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Being </w:t>
      </w:r>
      <w:r w:rsidRPr="00D0316D">
        <w:rPr>
          <w:rFonts w:ascii="Times New Roman" w:eastAsia="SimSun" w:hAnsi="Times New Roman" w:cs="Times New Roman"/>
          <w:i/>
          <w:sz w:val="24"/>
          <w:szCs w:val="24"/>
        </w:rPr>
        <w:t>detail-focused</w:t>
      </w:r>
      <w:r w:rsidRPr="00D0316D">
        <w:rPr>
          <w:rFonts w:ascii="Times New Roman" w:eastAsia="SimSun" w:hAnsi="Times New Roman" w:cs="Times New Roman"/>
          <w:sz w:val="24"/>
          <w:szCs w:val="24"/>
        </w:rPr>
        <w:t xml:space="preserve"> in Army contexts is defined as “Thorough, perceptive, and precise in all matters. Possesses a keen eye and notices everything” (Royston et al., 2022). An important aspect of being detail-focused involves a precise and thorough understanding of Army regulations and systems </w:t>
      </w:r>
      <w:r w:rsidR="00444152">
        <w:rPr>
          <w:rFonts w:ascii="Times New Roman" w:eastAsia="SimSun" w:hAnsi="Times New Roman" w:cs="Times New Roman"/>
          <w:sz w:val="24"/>
          <w:szCs w:val="24"/>
        </w:rPr>
        <w:t xml:space="preserve">as well as </w:t>
      </w:r>
      <w:r w:rsidR="00B11BE6">
        <w:rPr>
          <w:rFonts w:ascii="Times New Roman" w:eastAsia="SimSun" w:hAnsi="Times New Roman" w:cs="Times New Roman"/>
          <w:sz w:val="24"/>
          <w:szCs w:val="24"/>
        </w:rPr>
        <w:t>good planning</w:t>
      </w:r>
      <w:r w:rsidR="00E44E79">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w:t>
      </w:r>
    </w:p>
    <w:p w14:paraId="318D9F5A" w14:textId="39084E9A" w:rsidR="00B474CD" w:rsidRPr="00D0316D" w:rsidRDefault="00F54DEB" w:rsidP="00B474CD">
      <w:pPr>
        <w:spacing w:after="0" w:line="24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lastRenderedPageBreak/>
        <w:t>Being d</w:t>
      </w:r>
      <w:r w:rsidR="00B474CD" w:rsidRPr="00D0316D">
        <w:rPr>
          <w:rFonts w:ascii="Times New Roman" w:eastAsia="SimSun" w:hAnsi="Times New Roman" w:cs="Times New Roman"/>
          <w:sz w:val="24"/>
          <w:szCs w:val="24"/>
        </w:rPr>
        <w:t xml:space="preserve">etail focused also means being able to analyze large quantities of written materials. Similarly, officers indicated that being detail-focused </w:t>
      </w:r>
      <w:r w:rsidR="00F154FB">
        <w:rPr>
          <w:rFonts w:ascii="Times New Roman" w:eastAsia="SimSun" w:hAnsi="Times New Roman" w:cs="Times New Roman"/>
          <w:sz w:val="24"/>
          <w:szCs w:val="24"/>
        </w:rPr>
        <w:t xml:space="preserve">suggests </w:t>
      </w:r>
      <w:r w:rsidR="00B474CD" w:rsidRPr="00D0316D">
        <w:rPr>
          <w:rFonts w:ascii="Times New Roman" w:eastAsia="SimSun" w:hAnsi="Times New Roman" w:cs="Times New Roman"/>
          <w:sz w:val="24"/>
          <w:szCs w:val="24"/>
        </w:rPr>
        <w:t xml:space="preserve">one is patient and able to perform highly detailed work. Being highly detail-focused is also important for many careers within the Army. For instance, public affairs officers must carefully review and consider the meaning of all forms of communication, while infantry officers need a thorough understanding of weapons systems and capabilities. Similarly, </w:t>
      </w:r>
      <w:r w:rsidR="00C52963" w:rsidRPr="00D0316D">
        <w:rPr>
          <w:rFonts w:ascii="Times New Roman" w:eastAsia="SimSun" w:hAnsi="Times New Roman" w:cs="Times New Roman"/>
          <w:sz w:val="24"/>
          <w:szCs w:val="24"/>
        </w:rPr>
        <w:t>assistant</w:t>
      </w:r>
      <w:r w:rsidR="00B474CD" w:rsidRPr="00D0316D">
        <w:rPr>
          <w:rFonts w:ascii="Times New Roman" w:eastAsia="SimSun" w:hAnsi="Times New Roman" w:cs="Times New Roman"/>
          <w:sz w:val="24"/>
          <w:szCs w:val="24"/>
        </w:rPr>
        <w:t xml:space="preserve"> professors must also possess a thorough understanding of relevant domains. </w:t>
      </w:r>
      <w:r w:rsidR="00D34B59">
        <w:rPr>
          <w:rFonts w:ascii="Times New Roman" w:eastAsia="SimSun" w:hAnsi="Times New Roman" w:cs="Times New Roman"/>
          <w:sz w:val="24"/>
          <w:szCs w:val="24"/>
        </w:rPr>
        <w:t>Moreover</w:t>
      </w:r>
      <w:r w:rsidR="00B474CD" w:rsidRPr="00D0316D">
        <w:rPr>
          <w:rFonts w:ascii="Times New Roman" w:eastAsia="SimSun" w:hAnsi="Times New Roman" w:cs="Times New Roman"/>
          <w:sz w:val="24"/>
          <w:szCs w:val="24"/>
        </w:rPr>
        <w:t xml:space="preserve">, those in forward support companies are required to understand how each section works thoroughly. </w:t>
      </w:r>
    </w:p>
    <w:p w14:paraId="21271A10" w14:textId="53ED70A0" w:rsidR="00B474CD" w:rsidRDefault="00B474CD" w:rsidP="00B474CD">
      <w:pPr>
        <w:spacing w:after="0" w:line="240" w:lineRule="auto"/>
        <w:rPr>
          <w:rFonts w:ascii="Times New Roman" w:eastAsia="SimSun" w:hAnsi="Times New Roman" w:cs="Times New Roman"/>
          <w:sz w:val="24"/>
          <w:szCs w:val="24"/>
        </w:rPr>
      </w:pPr>
    </w:p>
    <w:p w14:paraId="472F0C49" w14:textId="343560B2" w:rsidR="00BD4D38" w:rsidRDefault="003444AC" w:rsidP="007D4EA8">
      <w:pPr>
        <w:pStyle w:val="Heading3"/>
      </w:pPr>
      <w:bookmarkStart w:id="118" w:name="_Toc229144736"/>
      <w:r>
        <w:t xml:space="preserve">Table </w:t>
      </w:r>
      <w:r w:rsidR="007345B8">
        <w:t>8</w:t>
      </w:r>
      <w:bookmarkEnd w:id="118"/>
      <w:r>
        <w:t xml:space="preserve"> </w:t>
      </w:r>
      <w:bookmarkStart w:id="119" w:name="_Hlk131691494"/>
    </w:p>
    <w:p w14:paraId="01CE6566" w14:textId="77777777" w:rsidR="00BD4D38" w:rsidRPr="00BD4D38" w:rsidRDefault="00BD4D38" w:rsidP="00BD4D38">
      <w:pPr>
        <w:spacing w:after="0"/>
        <w:rPr>
          <w:rFonts w:ascii="Times New Roman" w:hAnsi="Times New Roman" w:cs="Times New Roman"/>
          <w:sz w:val="24"/>
          <w:szCs w:val="24"/>
        </w:rPr>
      </w:pPr>
    </w:p>
    <w:p w14:paraId="57069592" w14:textId="4B570D49" w:rsidR="003444AC" w:rsidRPr="005A1432" w:rsidRDefault="003444AC" w:rsidP="00BD4D38">
      <w:pPr>
        <w:spacing w:after="0"/>
        <w:rPr>
          <w:rFonts w:ascii="Times New Roman" w:hAnsi="Times New Roman" w:cs="Times New Roman"/>
          <w:i/>
          <w:iCs/>
          <w:sz w:val="24"/>
          <w:szCs w:val="24"/>
        </w:rPr>
      </w:pPr>
      <w:r w:rsidRPr="005A1432">
        <w:rPr>
          <w:rFonts w:ascii="Times New Roman" w:hAnsi="Times New Roman" w:cs="Times New Roman"/>
          <w:i/>
          <w:iCs/>
          <w:sz w:val="24"/>
          <w:szCs w:val="24"/>
        </w:rPr>
        <w:t>Detail focused domain in the Army contexts</w:t>
      </w:r>
    </w:p>
    <w:p w14:paraId="65A580A9" w14:textId="77777777" w:rsidR="00BD4D38" w:rsidRPr="00BD4D38" w:rsidRDefault="00BD4D38" w:rsidP="00BD4D38">
      <w:pPr>
        <w:pStyle w:val="BodyText"/>
        <w:ind w:firstLine="0"/>
      </w:pPr>
    </w:p>
    <w:tbl>
      <w:tblPr>
        <w:tblStyle w:val="TableGrid3"/>
        <w:tblW w:w="0" w:type="auto"/>
        <w:tblLook w:val="04A0" w:firstRow="1" w:lastRow="0" w:firstColumn="1" w:lastColumn="0" w:noHBand="0" w:noVBand="1"/>
      </w:tblPr>
      <w:tblGrid>
        <w:gridCol w:w="1744"/>
        <w:gridCol w:w="6886"/>
      </w:tblGrid>
      <w:tr w:rsidR="00D0316D" w:rsidRPr="00776575" w14:paraId="16E4F4B3" w14:textId="77777777" w:rsidTr="00A31246">
        <w:tc>
          <w:tcPr>
            <w:tcW w:w="1795" w:type="dxa"/>
          </w:tcPr>
          <w:p w14:paraId="741F8D89" w14:textId="77777777" w:rsidR="00B474CD" w:rsidRPr="007D4EA8" w:rsidRDefault="00B474CD" w:rsidP="00B474CD">
            <w:pPr>
              <w:rPr>
                <w:rFonts w:ascii="Times New Roman" w:hAnsi="Times New Roman" w:cs="Times New Roman"/>
                <w:b/>
                <w:bCs/>
                <w:noProof/>
                <w:sz w:val="20"/>
                <w:szCs w:val="20"/>
              </w:rPr>
            </w:pPr>
            <w:r w:rsidRPr="007D4EA8">
              <w:rPr>
                <w:rFonts w:ascii="Times New Roman" w:hAnsi="Times New Roman" w:cs="Times New Roman"/>
                <w:b/>
                <w:bCs/>
                <w:noProof/>
                <w:sz w:val="20"/>
                <w:szCs w:val="20"/>
              </w:rPr>
              <w:t>Detail-focused  subthemes</w:t>
            </w:r>
          </w:p>
        </w:tc>
        <w:tc>
          <w:tcPr>
            <w:tcW w:w="7555" w:type="dxa"/>
          </w:tcPr>
          <w:p w14:paraId="7985A3AC"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b/>
                <w:bCs/>
                <w:noProof/>
                <w:sz w:val="20"/>
                <w:szCs w:val="20"/>
              </w:rPr>
              <w:t>Example Quotes used to extract theme</w:t>
            </w:r>
          </w:p>
        </w:tc>
      </w:tr>
      <w:tr w:rsidR="00D0316D" w:rsidRPr="00776575" w14:paraId="6DF98B89" w14:textId="77777777" w:rsidTr="00A31246">
        <w:tc>
          <w:tcPr>
            <w:tcW w:w="1795" w:type="dxa"/>
          </w:tcPr>
          <w:p w14:paraId="688C2A34"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Strong foundation in Army doctrine and policy</w:t>
            </w:r>
          </w:p>
        </w:tc>
        <w:tc>
          <w:tcPr>
            <w:tcW w:w="7555" w:type="dxa"/>
          </w:tcPr>
          <w:p w14:paraId="6940974E" w14:textId="54CB3A44"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“A strong foundation in Army doctrine specific to Infantry branch, combined arms maneuver, officer professional development, and joint operations; written/verbal/non-verbal communication at the Army Senior Leader level is an absolute necessity. Detail oriented planning, operating with limited instructions in an ambiguous environment, indirect leadership- influencing others outside of your sphere of control to achieve a specific outcome, identifying issues-mitigating risks-recommending solutions with enough decision space to your supervisor.” [MAJ; </w:t>
            </w:r>
            <w:r w:rsidR="004312CF">
              <w:rPr>
                <w:rFonts w:ascii="Times New Roman" w:hAnsi="Times New Roman" w:cs="Times New Roman"/>
                <w:sz w:val="20"/>
                <w:szCs w:val="20"/>
              </w:rPr>
              <w:t xml:space="preserve">BR 11, </w:t>
            </w:r>
            <w:r w:rsidRPr="007D4EA8">
              <w:rPr>
                <w:rFonts w:ascii="Times New Roman" w:hAnsi="Times New Roman" w:cs="Times New Roman"/>
                <w:sz w:val="20"/>
                <w:szCs w:val="20"/>
              </w:rPr>
              <w:t>Assignment Officer/ Branch Manager].</w:t>
            </w:r>
          </w:p>
        </w:tc>
      </w:tr>
      <w:tr w:rsidR="00D0316D" w:rsidRPr="00776575" w14:paraId="6BD48509" w14:textId="77777777" w:rsidTr="00A31246">
        <w:tc>
          <w:tcPr>
            <w:tcW w:w="1795" w:type="dxa"/>
          </w:tcPr>
          <w:p w14:paraId="196AFECF"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Ability to analyze written materials</w:t>
            </w:r>
          </w:p>
        </w:tc>
        <w:tc>
          <w:tcPr>
            <w:tcW w:w="7555" w:type="dxa"/>
          </w:tcPr>
          <w:p w14:paraId="38BDFE60" w14:textId="7BA2D204"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“Classes in reasoning and logic at the undergraduate and graduate level have been generally helpful for digesting and analyzing large quantities of written material.” [LTC, </w:t>
            </w:r>
            <w:r w:rsidR="00E14E42">
              <w:rPr>
                <w:rFonts w:ascii="Times New Roman" w:hAnsi="Times New Roman" w:cs="Times New Roman"/>
                <w:sz w:val="20"/>
                <w:szCs w:val="20"/>
              </w:rPr>
              <w:t xml:space="preserve">BR </w:t>
            </w:r>
            <w:r w:rsidR="000F69FB">
              <w:rPr>
                <w:rFonts w:ascii="Times New Roman" w:hAnsi="Times New Roman" w:cs="Times New Roman"/>
                <w:sz w:val="20"/>
                <w:szCs w:val="20"/>
              </w:rPr>
              <w:t>35</w:t>
            </w:r>
            <w:r w:rsidRPr="007D4EA8">
              <w:rPr>
                <w:rFonts w:ascii="Times New Roman" w:hAnsi="Times New Roman" w:cs="Times New Roman"/>
                <w:sz w:val="20"/>
                <w:szCs w:val="20"/>
              </w:rPr>
              <w:t xml:space="preserve">; Counter WMD Policy Analyst].  </w:t>
            </w:r>
          </w:p>
        </w:tc>
      </w:tr>
      <w:tr w:rsidR="00D0316D" w:rsidRPr="00776575" w14:paraId="2E885755" w14:textId="77777777" w:rsidTr="00A31246">
        <w:tc>
          <w:tcPr>
            <w:tcW w:w="1795" w:type="dxa"/>
          </w:tcPr>
          <w:p w14:paraId="53009424"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Patience and ability to perform highly detailed work</w:t>
            </w:r>
          </w:p>
        </w:tc>
        <w:tc>
          <w:tcPr>
            <w:tcW w:w="7555" w:type="dxa"/>
          </w:tcPr>
          <w:p w14:paraId="58401C3E" w14:textId="296A4C05"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“While at this job, I have created excel spreadsheets with macros to perform table manipulation, created a MS Access database (with 1000+ lines of Visual Basic code) to assist with satellite list management, worked with a web development team to develop a digital registration form. The processing of laser registration forms requires sufficient quantitative reasoning skills (up to and including algebra and geometry) to evaluate registrations for correctness. [useful training includes] My FA40 qualification training (Space 200 and SOOQC) prepared me with knowledge of the space domain (orbital mechanics, satellite characteristics, etc.) that I use on a daily basis.” [CPT, </w:t>
            </w:r>
            <w:r w:rsidR="004312CF">
              <w:rPr>
                <w:rFonts w:ascii="Times New Roman" w:hAnsi="Times New Roman" w:cs="Times New Roman"/>
                <w:sz w:val="20"/>
                <w:szCs w:val="20"/>
              </w:rPr>
              <w:t>FA 40, Operation Officer</w:t>
            </w:r>
            <w:r w:rsidRPr="007D4EA8">
              <w:rPr>
                <w:rFonts w:ascii="Times New Roman" w:hAnsi="Times New Roman" w:cs="Times New Roman"/>
                <w:sz w:val="20"/>
                <w:szCs w:val="20"/>
              </w:rPr>
              <w:t>].</w:t>
            </w:r>
          </w:p>
        </w:tc>
      </w:tr>
      <w:tr w:rsidR="00D0316D" w:rsidRPr="00776575" w14:paraId="403B64AA" w14:textId="77777777" w:rsidTr="00A31246">
        <w:tc>
          <w:tcPr>
            <w:tcW w:w="1795" w:type="dxa"/>
          </w:tcPr>
          <w:p w14:paraId="3F8B256E"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Thorough understanding of career-relevant domains</w:t>
            </w:r>
          </w:p>
        </w:tc>
        <w:tc>
          <w:tcPr>
            <w:tcW w:w="7555" w:type="dxa"/>
          </w:tcPr>
          <w:p w14:paraId="342D12EA" w14:textId="75DCDE06"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 xml:space="preserve">“To be successful as a Division G6, you need to have a thorough understanding of tactical radio communications systems (HF, VHF, UHF, and SATCOM); force tracking systems (BFT, JCR, and JBC-P); military network communications systems (satellite terminals, line of sight systems, wide area networks, local area networks, routing, switching, voice over IP, and encryption devices); information services (virtualization software, domain controllers, active directory, email servers, collaboration services, database servers, web servers, chat servers, mission command systems, and network attached storage devices); information systems security (firewalls, intrusion detection systems, intrusion prevention systems, host based protection systems, web filtering services, group policies, proxy servers, and access controls); network operations (reporting procedures, network monitoring, fault isolation, service interruption scheduling, and system recovery procedures); network management (configuration management, change management, network registration, network certification); personnel training (technical certifications, team certifications, individual training requirements); communications security </w:t>
            </w:r>
            <w:r w:rsidRPr="007D4EA8">
              <w:rPr>
                <w:rFonts w:ascii="Times New Roman" w:hAnsi="Times New Roman" w:cs="Times New Roman"/>
                <w:sz w:val="20"/>
                <w:szCs w:val="20"/>
              </w:rPr>
              <w:lastRenderedPageBreak/>
              <w:t>(COMSEC management and processes); helpdesk operations; spectrum management; personnel management; and team building. Also, you must possess the tact and technical expertise to prevent poorly developed “good ideas” from consuming valuable training time and resources.” [LTC, FA 30</w:t>
            </w:r>
            <w:r w:rsidR="004312CF">
              <w:rPr>
                <w:rFonts w:ascii="Times New Roman" w:hAnsi="Times New Roman" w:cs="Times New Roman"/>
                <w:sz w:val="20"/>
                <w:szCs w:val="20"/>
              </w:rPr>
              <w:t>,</w:t>
            </w:r>
            <w:r w:rsidRPr="007D4EA8">
              <w:rPr>
                <w:rFonts w:ascii="Times New Roman" w:hAnsi="Times New Roman" w:cs="Times New Roman"/>
                <w:sz w:val="20"/>
                <w:szCs w:val="20"/>
              </w:rPr>
              <w:t xml:space="preserve"> ACoS G6]. </w:t>
            </w:r>
          </w:p>
        </w:tc>
      </w:tr>
    </w:tbl>
    <w:p w14:paraId="41919670" w14:textId="77777777" w:rsidR="00B474CD" w:rsidRPr="00D0316D" w:rsidRDefault="00B474CD" w:rsidP="00B474CD">
      <w:pPr>
        <w:spacing w:after="0" w:line="240" w:lineRule="auto"/>
        <w:rPr>
          <w:rFonts w:ascii="Times New Roman" w:eastAsia="SimSun" w:hAnsi="Times New Roman" w:cs="Times New Roman"/>
          <w:sz w:val="24"/>
          <w:szCs w:val="24"/>
        </w:rPr>
      </w:pPr>
    </w:p>
    <w:p w14:paraId="094527E0" w14:textId="77777777" w:rsidR="00B474CD" w:rsidRPr="007D4EA8" w:rsidRDefault="00B474CD" w:rsidP="00B474CD">
      <w:pPr>
        <w:keepNext/>
        <w:spacing w:after="0" w:line="240" w:lineRule="auto"/>
        <w:outlineLvl w:val="1"/>
        <w:rPr>
          <w:rFonts w:ascii="Times New Roman" w:eastAsia="SimSun" w:hAnsi="Times New Roman" w:cs="Times New Roman"/>
          <w:b/>
          <w:bCs/>
          <w:iCs/>
          <w:sz w:val="24"/>
          <w:szCs w:val="24"/>
        </w:rPr>
      </w:pPr>
      <w:bookmarkStart w:id="120" w:name="_Toc229144737"/>
      <w:bookmarkEnd w:id="119"/>
      <w:r w:rsidRPr="007D4EA8">
        <w:rPr>
          <w:rFonts w:ascii="Times New Roman" w:eastAsia="SimSun" w:hAnsi="Times New Roman" w:cs="Times New Roman"/>
          <w:b/>
          <w:bCs/>
          <w:iCs/>
          <w:sz w:val="24"/>
          <w:szCs w:val="24"/>
        </w:rPr>
        <w:t>Multitasker—Prioritize and monitor task progress</w:t>
      </w:r>
      <w:bookmarkEnd w:id="120"/>
    </w:p>
    <w:p w14:paraId="3D17600B" w14:textId="3145A2EE" w:rsidR="00B474CD" w:rsidRPr="00D0316D" w:rsidRDefault="00B474CD" w:rsidP="00B474CD">
      <w:pPr>
        <w:spacing w:after="0" w:line="240" w:lineRule="auto"/>
        <w:ind w:firstLine="720"/>
        <w:rPr>
          <w:rFonts w:ascii="Times New Roman" w:eastAsia="SimSun" w:hAnsi="Times New Roman" w:cs="Times New Roman"/>
          <w:noProof/>
          <w:sz w:val="24"/>
          <w:szCs w:val="24"/>
        </w:rPr>
      </w:pPr>
      <w:r w:rsidRPr="00D0316D">
        <w:rPr>
          <w:rFonts w:ascii="Times New Roman" w:eastAsia="SimSun" w:hAnsi="Times New Roman" w:cs="Times New Roman"/>
          <w:sz w:val="24"/>
          <w:szCs w:val="24"/>
        </w:rPr>
        <w:t xml:space="preserve">Multi-tasker as a talent is defined as “Rapidly processes and prioritizes multiple demands simultaneously. Takes appropriate action when multiple things compete for his or her attention” (Royston et al., 2022). Our results indicated that in the job-related environment, multi-tasking usually means to understand your priorities and authorities and </w:t>
      </w:r>
      <w:r w:rsidR="00EA7A1F">
        <w:rPr>
          <w:rFonts w:ascii="Times New Roman" w:eastAsia="SimSun" w:hAnsi="Times New Roman" w:cs="Times New Roman"/>
          <w:sz w:val="24"/>
          <w:szCs w:val="24"/>
        </w:rPr>
        <w:t>to be able</w:t>
      </w:r>
      <w:r w:rsidRPr="00D0316D">
        <w:rPr>
          <w:rFonts w:ascii="Times New Roman" w:eastAsia="SimSun" w:hAnsi="Times New Roman" w:cs="Times New Roman"/>
          <w:sz w:val="24"/>
          <w:szCs w:val="24"/>
        </w:rPr>
        <w:t xml:space="preserve"> to break tasks into sub-tasks to accomplish them. </w:t>
      </w:r>
      <w:r w:rsidRPr="00D0316D">
        <w:rPr>
          <w:rFonts w:ascii="Times New Roman" w:eastAsia="SimSun" w:hAnsi="Times New Roman" w:cs="Times New Roman"/>
          <w:noProof/>
          <w:sz w:val="24"/>
          <w:szCs w:val="24"/>
        </w:rPr>
        <w:t xml:space="preserve">Officers must also learn to prioritize in order to teach effectively and lead others. </w:t>
      </w:r>
    </w:p>
    <w:p w14:paraId="22560F9D" w14:textId="77777777" w:rsidR="00AE3997" w:rsidRDefault="00AE3997" w:rsidP="00B474CD">
      <w:pPr>
        <w:spacing w:after="0" w:line="240" w:lineRule="auto"/>
        <w:ind w:firstLine="720"/>
        <w:rPr>
          <w:rFonts w:ascii="Times New Roman" w:eastAsia="SimSun" w:hAnsi="Times New Roman" w:cs="Times New Roman"/>
          <w:sz w:val="24"/>
          <w:szCs w:val="24"/>
        </w:rPr>
      </w:pPr>
    </w:p>
    <w:p w14:paraId="44CC4B28" w14:textId="254BC502"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To be a multi-tasker, one must also delegate tasks, while simultaneously monitoring the progress of both other individuals and processes. Supporting this conclusion, another officer indicated the importance of appropriately monitoring delegated task progress through spot checks. Related</w:t>
      </w:r>
      <w:r w:rsidR="00477EC2">
        <w:rPr>
          <w:rFonts w:ascii="Times New Roman" w:eastAsia="SimSun" w:hAnsi="Times New Roman" w:cs="Times New Roman"/>
          <w:sz w:val="24"/>
          <w:szCs w:val="24"/>
        </w:rPr>
        <w:t>ly</w:t>
      </w:r>
      <w:r w:rsidRPr="00D0316D">
        <w:rPr>
          <w:rFonts w:ascii="Times New Roman" w:eastAsia="SimSun" w:hAnsi="Times New Roman" w:cs="Times New Roman"/>
          <w:sz w:val="24"/>
          <w:szCs w:val="24"/>
        </w:rPr>
        <w:t xml:space="preserve">, multitasking can involve managing others and solving multiple problems. Adding another layer to being an effective multi-tasker is not only monitoring the progress of multiple people, but managing and monitoring multiple projects while effectively synthesizing large amounts of information </w:t>
      </w:r>
    </w:p>
    <w:p w14:paraId="1BCB2FEF" w14:textId="77777777" w:rsidR="00AE3997" w:rsidRDefault="00AE3997" w:rsidP="00B474CD">
      <w:pPr>
        <w:spacing w:after="0" w:line="240" w:lineRule="auto"/>
        <w:ind w:firstLine="720"/>
        <w:rPr>
          <w:rFonts w:ascii="Times New Roman" w:eastAsia="SimSun" w:hAnsi="Times New Roman" w:cs="Times New Roman"/>
          <w:sz w:val="24"/>
          <w:szCs w:val="24"/>
        </w:rPr>
      </w:pPr>
    </w:p>
    <w:p w14:paraId="6C6C0A1B" w14:textId="66D1AF2C" w:rsidR="00B474C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Another theme of multitasking was being flexible in one’s job and balancing multiple competing demands. Those who can multitask, make decisions with little or limited information, and show adaptability are often effective in their jobs regardless of background. Another important part of becoming a good multi-tasker involves actively allocating time for thoroughly reflect</w:t>
      </w:r>
      <w:r w:rsidR="00920DAD">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on one’s strengths and weakness for a better path towards potential. </w:t>
      </w:r>
    </w:p>
    <w:p w14:paraId="67C036A2" w14:textId="77777777" w:rsidR="007345B8" w:rsidRPr="00D0316D" w:rsidRDefault="007345B8" w:rsidP="00B474CD">
      <w:pPr>
        <w:spacing w:after="0" w:line="240" w:lineRule="auto"/>
        <w:ind w:firstLine="720"/>
        <w:rPr>
          <w:rFonts w:ascii="Times New Roman" w:eastAsia="SimSun" w:hAnsi="Times New Roman" w:cs="Times New Roman"/>
          <w:sz w:val="24"/>
          <w:szCs w:val="24"/>
        </w:rPr>
      </w:pPr>
    </w:p>
    <w:p w14:paraId="07CCA014" w14:textId="012163C7" w:rsidR="00B474CD" w:rsidRDefault="007345B8" w:rsidP="007D4EA8">
      <w:pPr>
        <w:pStyle w:val="Heading3"/>
      </w:pPr>
      <w:bookmarkStart w:id="121" w:name="_Toc229144738"/>
      <w:r>
        <w:t>Table 9</w:t>
      </w:r>
      <w:bookmarkEnd w:id="121"/>
    </w:p>
    <w:p w14:paraId="08A823F4" w14:textId="286DFE1A" w:rsidR="007345B8" w:rsidRDefault="007345B8" w:rsidP="00B474CD">
      <w:pPr>
        <w:spacing w:after="0" w:line="240" w:lineRule="auto"/>
        <w:rPr>
          <w:rFonts w:ascii="Times New Roman" w:eastAsia="SimSun" w:hAnsi="Times New Roman" w:cs="Times New Roman"/>
          <w:sz w:val="24"/>
          <w:szCs w:val="24"/>
        </w:rPr>
      </w:pPr>
    </w:p>
    <w:p w14:paraId="1EB9E5D1" w14:textId="4D0B2155" w:rsidR="007345B8" w:rsidRPr="005A1432" w:rsidRDefault="007345B8" w:rsidP="00B474CD">
      <w:pPr>
        <w:spacing w:after="0" w:line="240" w:lineRule="auto"/>
        <w:rPr>
          <w:rFonts w:ascii="Times New Roman" w:eastAsia="SimSun" w:hAnsi="Times New Roman" w:cs="Times New Roman"/>
          <w:i/>
          <w:iCs/>
          <w:sz w:val="24"/>
          <w:szCs w:val="24"/>
        </w:rPr>
      </w:pPr>
      <w:bookmarkStart w:id="122" w:name="_Hlk131692305"/>
      <w:r w:rsidRPr="005A1432">
        <w:rPr>
          <w:rFonts w:ascii="Times New Roman" w:eastAsia="SimSun" w:hAnsi="Times New Roman" w:cs="Times New Roman"/>
          <w:i/>
          <w:iCs/>
          <w:sz w:val="24"/>
          <w:szCs w:val="24"/>
        </w:rPr>
        <w:t>Multitasker as prioritize and monitor task progress</w:t>
      </w:r>
    </w:p>
    <w:p w14:paraId="7B0A7B05" w14:textId="77777777" w:rsidR="00220799" w:rsidRPr="00D0316D" w:rsidRDefault="00220799" w:rsidP="00B474CD">
      <w:pPr>
        <w:spacing w:after="0" w:line="240" w:lineRule="auto"/>
        <w:rPr>
          <w:rFonts w:ascii="Times New Roman" w:eastAsia="SimSun" w:hAnsi="Times New Roman" w:cs="Times New Roman"/>
          <w:sz w:val="24"/>
          <w:szCs w:val="24"/>
        </w:rPr>
      </w:pPr>
    </w:p>
    <w:tbl>
      <w:tblPr>
        <w:tblStyle w:val="TableGrid3"/>
        <w:tblW w:w="0" w:type="auto"/>
        <w:tblLook w:val="04A0" w:firstRow="1" w:lastRow="0" w:firstColumn="1" w:lastColumn="0" w:noHBand="0" w:noVBand="1"/>
      </w:tblPr>
      <w:tblGrid>
        <w:gridCol w:w="1726"/>
        <w:gridCol w:w="6904"/>
      </w:tblGrid>
      <w:tr w:rsidR="00D0316D" w:rsidRPr="00776575" w14:paraId="7E6C1DD5" w14:textId="77777777" w:rsidTr="00A31246">
        <w:tc>
          <w:tcPr>
            <w:tcW w:w="1795" w:type="dxa"/>
          </w:tcPr>
          <w:p w14:paraId="5025D2E4" w14:textId="77777777" w:rsidR="00B474CD" w:rsidRPr="007D4EA8" w:rsidRDefault="00B474CD" w:rsidP="00B474CD">
            <w:pPr>
              <w:rPr>
                <w:rFonts w:ascii="Times New Roman" w:hAnsi="Times New Roman" w:cs="Times New Roman"/>
                <w:b/>
                <w:bCs/>
                <w:noProof/>
                <w:sz w:val="20"/>
                <w:szCs w:val="20"/>
              </w:rPr>
            </w:pPr>
            <w:r w:rsidRPr="007D4EA8">
              <w:rPr>
                <w:rFonts w:ascii="Times New Roman" w:hAnsi="Times New Roman" w:cs="Times New Roman"/>
                <w:b/>
                <w:bCs/>
                <w:noProof/>
                <w:sz w:val="20"/>
                <w:szCs w:val="20"/>
              </w:rPr>
              <w:t>Multi-tasking  subthemes</w:t>
            </w:r>
          </w:p>
        </w:tc>
        <w:tc>
          <w:tcPr>
            <w:tcW w:w="7555" w:type="dxa"/>
          </w:tcPr>
          <w:p w14:paraId="56185470"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b/>
                <w:bCs/>
                <w:noProof/>
                <w:sz w:val="20"/>
                <w:szCs w:val="20"/>
              </w:rPr>
              <w:t>Example Quotes used to extract theme</w:t>
            </w:r>
          </w:p>
        </w:tc>
      </w:tr>
      <w:tr w:rsidR="00D0316D" w:rsidRPr="00776575" w14:paraId="02CB133F" w14:textId="77777777" w:rsidTr="00A31246">
        <w:tc>
          <w:tcPr>
            <w:tcW w:w="1795" w:type="dxa"/>
          </w:tcPr>
          <w:p w14:paraId="14C169B8" w14:textId="77777777"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Ability to break large tasks into sub-tasks</w:t>
            </w:r>
          </w:p>
        </w:tc>
        <w:tc>
          <w:tcPr>
            <w:tcW w:w="7555" w:type="dxa"/>
          </w:tcPr>
          <w:p w14:paraId="722B50E3" w14:textId="2760E5D1"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noProof/>
                <w:sz w:val="20"/>
                <w:szCs w:val="20"/>
              </w:rPr>
              <w:t xml:space="preserve">“For leadership/being an officer in general, ability to prioritize, delegate, promote teamwork, understand complex problems and simplify them, being physically fit and performing under pressure, and being adaptable and flexible is of the utmost importance.” [CPT, </w:t>
            </w:r>
            <w:r w:rsidR="00A50546">
              <w:rPr>
                <w:rFonts w:ascii="Times New Roman" w:hAnsi="Times New Roman" w:cs="Times New Roman"/>
                <w:noProof/>
                <w:sz w:val="20"/>
                <w:szCs w:val="20"/>
              </w:rPr>
              <w:t xml:space="preserve">BR </w:t>
            </w:r>
            <w:r w:rsidR="00A22115">
              <w:rPr>
                <w:rFonts w:ascii="Times New Roman" w:hAnsi="Times New Roman" w:cs="Times New Roman"/>
                <w:noProof/>
                <w:sz w:val="20"/>
                <w:szCs w:val="20"/>
              </w:rPr>
              <w:t>3</w:t>
            </w:r>
            <w:r w:rsidR="00A50546">
              <w:rPr>
                <w:rFonts w:ascii="Times New Roman" w:hAnsi="Times New Roman" w:cs="Times New Roman"/>
                <w:noProof/>
                <w:sz w:val="20"/>
                <w:szCs w:val="20"/>
              </w:rPr>
              <w:t>5</w:t>
            </w:r>
            <w:r w:rsidRPr="007D4EA8">
              <w:rPr>
                <w:rFonts w:ascii="Times New Roman" w:hAnsi="Times New Roman" w:cs="Times New Roman"/>
                <w:noProof/>
                <w:sz w:val="20"/>
                <w:szCs w:val="20"/>
              </w:rPr>
              <w:t xml:space="preserve">; BCT S2 Military Intelligence].  </w:t>
            </w:r>
          </w:p>
        </w:tc>
      </w:tr>
      <w:tr w:rsidR="00D0316D" w:rsidRPr="00776575" w14:paraId="5A915E17" w14:textId="77777777" w:rsidTr="00A31246">
        <w:tc>
          <w:tcPr>
            <w:tcW w:w="1795" w:type="dxa"/>
          </w:tcPr>
          <w:p w14:paraId="43AE1840" w14:textId="77777777"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Learning to prioritize tasks</w:t>
            </w:r>
          </w:p>
        </w:tc>
        <w:tc>
          <w:tcPr>
            <w:tcW w:w="7555" w:type="dxa"/>
          </w:tcPr>
          <w:p w14:paraId="08E52A38" w14:textId="47B71B0A"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noProof/>
                <w:sz w:val="20"/>
                <w:szCs w:val="20"/>
              </w:rPr>
              <w:t xml:space="preserve">“I taught ROTC for a year, and was also a reservist before coming onto AD. Learning how to prioritize and use my skills to teach, coach, and mentor allowed me to so with my students in ROTC, and later with my Soldiers in my Platoon.” [1LT, </w:t>
            </w:r>
            <w:r w:rsidR="007061A7">
              <w:rPr>
                <w:rFonts w:ascii="Times New Roman" w:hAnsi="Times New Roman" w:cs="Times New Roman"/>
                <w:noProof/>
                <w:sz w:val="20"/>
                <w:szCs w:val="20"/>
              </w:rPr>
              <w:t xml:space="preserve">BR </w:t>
            </w:r>
            <w:r w:rsidR="003B0AF8">
              <w:rPr>
                <w:rFonts w:ascii="Times New Roman" w:hAnsi="Times New Roman" w:cs="Times New Roman"/>
                <w:noProof/>
                <w:sz w:val="20"/>
                <w:szCs w:val="20"/>
              </w:rPr>
              <w:t>88</w:t>
            </w:r>
            <w:r w:rsidRPr="007D4EA8">
              <w:rPr>
                <w:rFonts w:ascii="Times New Roman" w:hAnsi="Times New Roman" w:cs="Times New Roman"/>
                <w:noProof/>
                <w:sz w:val="20"/>
                <w:szCs w:val="20"/>
              </w:rPr>
              <w:t>; Platoon Leader].</w:t>
            </w:r>
          </w:p>
        </w:tc>
      </w:tr>
      <w:tr w:rsidR="00D0316D" w:rsidRPr="00776575" w14:paraId="716619F4" w14:textId="77777777" w:rsidTr="00A31246">
        <w:tc>
          <w:tcPr>
            <w:tcW w:w="1795" w:type="dxa"/>
          </w:tcPr>
          <w:p w14:paraId="15D37798"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Monitoring delegated task progress</w:t>
            </w:r>
          </w:p>
        </w:tc>
        <w:tc>
          <w:tcPr>
            <w:tcW w:w="7555" w:type="dxa"/>
          </w:tcPr>
          <w:p w14:paraId="59321540" w14:textId="26D1AE14"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“To perform well in my job one must be able to delegate tasks, monitor multiple processes simultaneously, they must be detailed oriented, and system disciplined. They must deal with high stress frequently and process the intestinal fortitude to hold personnel accountable.” [1LT, </w:t>
            </w:r>
            <w:r w:rsidR="00A50546">
              <w:rPr>
                <w:rFonts w:ascii="Times New Roman" w:hAnsi="Times New Roman" w:cs="Times New Roman"/>
                <w:sz w:val="20"/>
                <w:szCs w:val="20"/>
              </w:rPr>
              <w:t xml:space="preserve">BR </w:t>
            </w:r>
            <w:r w:rsidR="00AE64A2">
              <w:rPr>
                <w:rFonts w:ascii="Times New Roman" w:hAnsi="Times New Roman" w:cs="Times New Roman"/>
                <w:sz w:val="20"/>
                <w:szCs w:val="20"/>
              </w:rPr>
              <w:t>42</w:t>
            </w:r>
            <w:r w:rsidRPr="007D4EA8">
              <w:rPr>
                <w:rFonts w:ascii="Times New Roman" w:hAnsi="Times New Roman" w:cs="Times New Roman"/>
                <w:sz w:val="20"/>
                <w:szCs w:val="20"/>
              </w:rPr>
              <w:t>; BN S1].</w:t>
            </w:r>
          </w:p>
        </w:tc>
      </w:tr>
      <w:tr w:rsidR="00D0316D" w:rsidRPr="00776575" w14:paraId="2292534A" w14:textId="77777777" w:rsidTr="00A31246">
        <w:tc>
          <w:tcPr>
            <w:tcW w:w="1795" w:type="dxa"/>
          </w:tcPr>
          <w:p w14:paraId="74FEA072"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Managing and monitoring multiple people</w:t>
            </w:r>
          </w:p>
        </w:tc>
        <w:tc>
          <w:tcPr>
            <w:tcW w:w="7555" w:type="dxa"/>
          </w:tcPr>
          <w:p w14:paraId="675E2A86" w14:textId="53CE6E64"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w:t>
            </w:r>
            <w:r w:rsidR="00776575" w:rsidRPr="007D4EA8">
              <w:rPr>
                <w:rFonts w:ascii="Times New Roman" w:hAnsi="Times New Roman" w:cs="Times New Roman"/>
                <w:sz w:val="20"/>
                <w:szCs w:val="20"/>
              </w:rPr>
              <w:t>Being</w:t>
            </w:r>
            <w:r w:rsidRPr="007D4EA8">
              <w:rPr>
                <w:rFonts w:ascii="Times New Roman" w:hAnsi="Times New Roman" w:cs="Times New Roman"/>
                <w:sz w:val="20"/>
                <w:szCs w:val="20"/>
              </w:rPr>
              <w:t xml:space="preserve"> an infantry officer taught me to deal with multiple problems simultaneously and to manage others. As far as learning how to do my Signal job. I learned little at the career course that has benefitted me.” [CPT, </w:t>
            </w:r>
            <w:r w:rsidR="00EE380D">
              <w:rPr>
                <w:rFonts w:ascii="Times New Roman" w:hAnsi="Times New Roman" w:cs="Times New Roman"/>
                <w:sz w:val="20"/>
                <w:szCs w:val="20"/>
              </w:rPr>
              <w:t xml:space="preserve">BR </w:t>
            </w:r>
            <w:r w:rsidR="00AE64A2">
              <w:rPr>
                <w:rFonts w:ascii="Times New Roman" w:hAnsi="Times New Roman" w:cs="Times New Roman"/>
                <w:sz w:val="20"/>
                <w:szCs w:val="20"/>
              </w:rPr>
              <w:t>25</w:t>
            </w:r>
            <w:r w:rsidRPr="007D4EA8">
              <w:rPr>
                <w:rFonts w:ascii="Times New Roman" w:hAnsi="Times New Roman" w:cs="Times New Roman"/>
                <w:sz w:val="20"/>
                <w:szCs w:val="20"/>
              </w:rPr>
              <w:t>; Signal Officer].</w:t>
            </w:r>
          </w:p>
        </w:tc>
      </w:tr>
      <w:tr w:rsidR="00D0316D" w:rsidRPr="00776575" w14:paraId="6CE07447" w14:textId="77777777" w:rsidTr="00A31246">
        <w:tc>
          <w:tcPr>
            <w:tcW w:w="1795" w:type="dxa"/>
          </w:tcPr>
          <w:p w14:paraId="6291F3FB"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lastRenderedPageBreak/>
              <w:t>Managing and monitoring multiple projects</w:t>
            </w:r>
          </w:p>
        </w:tc>
        <w:tc>
          <w:tcPr>
            <w:tcW w:w="7555" w:type="dxa"/>
          </w:tcPr>
          <w:p w14:paraId="1449C392" w14:textId="5C1BE0D8"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w:t>
            </w:r>
            <w:r w:rsidR="00776575" w:rsidRPr="007D4EA8">
              <w:rPr>
                <w:rFonts w:ascii="Times New Roman" w:hAnsi="Times New Roman" w:cs="Times New Roman"/>
                <w:sz w:val="20"/>
                <w:szCs w:val="20"/>
              </w:rPr>
              <w:t>Ability</w:t>
            </w:r>
            <w:r w:rsidRPr="007D4EA8">
              <w:rPr>
                <w:rFonts w:ascii="Times New Roman" w:hAnsi="Times New Roman" w:cs="Times New Roman"/>
                <w:sz w:val="20"/>
                <w:szCs w:val="20"/>
              </w:rPr>
              <w:t xml:space="preserve"> to handle multiple projects at one time, ability to synthesize and quickly process large amounts of information, forming planning teams with the appropriate expertise and knowledge to accomplish the task. Any formal education dealing with project management or having a professional certification in project management will help.” [MAJ, </w:t>
            </w:r>
            <w:r w:rsidR="00A50546">
              <w:rPr>
                <w:rFonts w:ascii="Times New Roman" w:hAnsi="Times New Roman" w:cs="Times New Roman"/>
                <w:sz w:val="20"/>
                <w:szCs w:val="20"/>
              </w:rPr>
              <w:t xml:space="preserve">BR </w:t>
            </w:r>
            <w:r w:rsidR="00AE64A2">
              <w:rPr>
                <w:rFonts w:ascii="Times New Roman" w:hAnsi="Times New Roman" w:cs="Times New Roman"/>
                <w:sz w:val="20"/>
                <w:szCs w:val="20"/>
              </w:rPr>
              <w:t>3</w:t>
            </w:r>
            <w:r w:rsidR="00A50546">
              <w:rPr>
                <w:rFonts w:ascii="Times New Roman" w:hAnsi="Times New Roman" w:cs="Times New Roman"/>
                <w:sz w:val="20"/>
                <w:szCs w:val="20"/>
              </w:rPr>
              <w:t>5</w:t>
            </w:r>
            <w:r w:rsidRPr="007D4EA8">
              <w:rPr>
                <w:rFonts w:ascii="Times New Roman" w:hAnsi="Times New Roman" w:cs="Times New Roman"/>
                <w:sz w:val="20"/>
                <w:szCs w:val="20"/>
              </w:rPr>
              <w:t>; Intelligence Planner].</w:t>
            </w:r>
          </w:p>
        </w:tc>
      </w:tr>
      <w:tr w:rsidR="00D0316D" w:rsidRPr="00776575" w14:paraId="1A3DFCDA" w14:textId="77777777" w:rsidTr="00A31246">
        <w:tc>
          <w:tcPr>
            <w:tcW w:w="1795" w:type="dxa"/>
          </w:tcPr>
          <w:p w14:paraId="79D9C97E"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Flexibility in balancing multiple competing demands</w:t>
            </w:r>
          </w:p>
        </w:tc>
        <w:tc>
          <w:tcPr>
            <w:tcW w:w="7555" w:type="dxa"/>
          </w:tcPr>
          <w:p w14:paraId="3313D0CC" w14:textId="7B73325F"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 xml:space="preserve">“The most important part of performing as a CBRN Officer is the ability to remain flexible and balance multiple competing requirements and or jobs. The CBRN Officer will always be given additional duties, often of the highest importance (such as the Unit Readiness (USR) Officer, Assistant S3, Safety Officer, Unit Movement Officer and others). A CBRN Officer that cannot seamlessly integrate into Joint and Multi-Disciplinary operations or cannot perform the analytical, tactical, and technical tasks of a maneuver Officer (IN, AR, CAV, ETC) will not succeed. A CBRN Officer MUST have a flexible mind and a thick skin at all times.” [CPT, </w:t>
            </w:r>
            <w:r w:rsidR="00E14E42">
              <w:rPr>
                <w:rFonts w:ascii="Times New Roman" w:hAnsi="Times New Roman" w:cs="Times New Roman"/>
                <w:sz w:val="20"/>
                <w:szCs w:val="20"/>
              </w:rPr>
              <w:t xml:space="preserve">BR </w:t>
            </w:r>
            <w:r w:rsidR="00AE64A2">
              <w:rPr>
                <w:rFonts w:ascii="Times New Roman" w:hAnsi="Times New Roman" w:cs="Times New Roman"/>
                <w:sz w:val="20"/>
                <w:szCs w:val="20"/>
              </w:rPr>
              <w:t>74</w:t>
            </w:r>
            <w:r w:rsidRPr="007D4EA8">
              <w:rPr>
                <w:rFonts w:ascii="Times New Roman" w:hAnsi="Times New Roman" w:cs="Times New Roman"/>
                <w:sz w:val="20"/>
                <w:szCs w:val="20"/>
              </w:rPr>
              <w:t xml:space="preserve">; CBRN Officer].  </w:t>
            </w:r>
          </w:p>
        </w:tc>
      </w:tr>
      <w:tr w:rsidR="00D0316D" w:rsidRPr="00776575" w14:paraId="7B15C1C7" w14:textId="77777777" w:rsidTr="00A31246">
        <w:tc>
          <w:tcPr>
            <w:tcW w:w="1795" w:type="dxa"/>
          </w:tcPr>
          <w:p w14:paraId="5719E965"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Making decisions with limited information and adaptability</w:t>
            </w:r>
          </w:p>
        </w:tc>
        <w:tc>
          <w:tcPr>
            <w:tcW w:w="7555" w:type="dxa"/>
          </w:tcPr>
          <w:p w14:paraId="181BBC5C" w14:textId="2991A1E0"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 xml:space="preserve">“Logistical operations can be done with any background as long as the person is social, multi-task oriented, able to make decisions with minimal information, being able to adapt to the </w:t>
            </w:r>
            <w:r w:rsidR="00E14E42" w:rsidRPr="007D4EA8">
              <w:rPr>
                <w:rFonts w:ascii="Times New Roman" w:hAnsi="Times New Roman" w:cs="Times New Roman"/>
                <w:sz w:val="20"/>
                <w:szCs w:val="20"/>
              </w:rPr>
              <w:t>ever-changing</w:t>
            </w:r>
            <w:r w:rsidRPr="007D4EA8">
              <w:rPr>
                <w:rFonts w:ascii="Times New Roman" w:hAnsi="Times New Roman" w:cs="Times New Roman"/>
                <w:sz w:val="20"/>
                <w:szCs w:val="20"/>
              </w:rPr>
              <w:t xml:space="preserve"> requirements of the mission and to think critical on how to best use their assets to accomplish the mission. The Army is very diverse, and you also have Soldiers from everywhere in the world. Communicating effectively is crucial to ensure everyone understands the mission and the intent.” [1LT, </w:t>
            </w:r>
            <w:r w:rsidR="002C748D">
              <w:rPr>
                <w:rFonts w:ascii="Times New Roman" w:hAnsi="Times New Roman" w:cs="Times New Roman"/>
                <w:sz w:val="20"/>
                <w:szCs w:val="20"/>
              </w:rPr>
              <w:t xml:space="preserve">BR </w:t>
            </w:r>
            <w:r w:rsidR="009430E8">
              <w:rPr>
                <w:rFonts w:ascii="Times New Roman" w:hAnsi="Times New Roman" w:cs="Times New Roman"/>
                <w:sz w:val="20"/>
                <w:szCs w:val="20"/>
              </w:rPr>
              <w:t>92</w:t>
            </w:r>
            <w:r w:rsidRPr="007D4EA8">
              <w:rPr>
                <w:rFonts w:ascii="Times New Roman" w:hAnsi="Times New Roman" w:cs="Times New Roman"/>
                <w:sz w:val="20"/>
                <w:szCs w:val="20"/>
              </w:rPr>
              <w:t>; Platoon Leader].</w:t>
            </w:r>
          </w:p>
        </w:tc>
      </w:tr>
      <w:tr w:rsidR="00D0316D" w:rsidRPr="00776575" w14:paraId="66D0F4B3" w14:textId="77777777" w:rsidTr="00A31246">
        <w:tc>
          <w:tcPr>
            <w:tcW w:w="1795" w:type="dxa"/>
          </w:tcPr>
          <w:p w14:paraId="0CB7DD84"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noProof/>
                <w:sz w:val="20"/>
                <w:szCs w:val="20"/>
              </w:rPr>
              <w:t>Reflection on strengths and weaknesses to improve</w:t>
            </w:r>
          </w:p>
        </w:tc>
        <w:tc>
          <w:tcPr>
            <w:tcW w:w="7555" w:type="dxa"/>
          </w:tcPr>
          <w:p w14:paraId="04B9CBED" w14:textId="72C9D224"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sz w:val="20"/>
                <w:szCs w:val="20"/>
              </w:rPr>
              <w:t xml:space="preserve">“Executive Officers must excel at multitasking, communication, and analyzing complex problems to autonomously develop solutions. Additionally, I believe Officers at any level of leadership should be physically fit, able to perform under stress, and be willing to work additional hours for the betterment of the Soldiers entrusted to their leadership. It is also important for Officers to be introspective, creating time to thoroughly reflect on their unique strengths and weakness to better create a path toward self-development and meet their potential.” [1LT, </w:t>
            </w:r>
            <w:r w:rsidR="00EE380D">
              <w:rPr>
                <w:rFonts w:ascii="Times New Roman" w:hAnsi="Times New Roman" w:cs="Times New Roman"/>
                <w:sz w:val="20"/>
                <w:szCs w:val="20"/>
              </w:rPr>
              <w:t xml:space="preserve">BR </w:t>
            </w:r>
            <w:r w:rsidR="005D72D8">
              <w:rPr>
                <w:rFonts w:ascii="Times New Roman" w:hAnsi="Times New Roman" w:cs="Times New Roman"/>
                <w:sz w:val="20"/>
                <w:szCs w:val="20"/>
              </w:rPr>
              <w:t>12</w:t>
            </w:r>
            <w:r w:rsidRPr="007D4EA8">
              <w:rPr>
                <w:rFonts w:ascii="Times New Roman" w:hAnsi="Times New Roman" w:cs="Times New Roman"/>
                <w:sz w:val="20"/>
                <w:szCs w:val="20"/>
              </w:rPr>
              <w:t>; Company XO].</w:t>
            </w:r>
          </w:p>
        </w:tc>
      </w:tr>
    </w:tbl>
    <w:p w14:paraId="79485A4E" w14:textId="77777777" w:rsidR="00B474CD" w:rsidRPr="00D0316D" w:rsidRDefault="00B474CD" w:rsidP="00B474CD">
      <w:pPr>
        <w:spacing w:after="0" w:line="240" w:lineRule="auto"/>
        <w:rPr>
          <w:rFonts w:ascii="Times New Roman" w:eastAsia="SimSun" w:hAnsi="Times New Roman" w:cs="Times New Roman"/>
          <w:sz w:val="24"/>
          <w:szCs w:val="24"/>
        </w:rPr>
      </w:pPr>
    </w:p>
    <w:bookmarkEnd w:id="122"/>
    <w:p w14:paraId="67BD5606" w14:textId="77777777" w:rsidR="00B474CD" w:rsidRPr="00D0316D" w:rsidRDefault="00B474CD" w:rsidP="00B474CD">
      <w:pPr>
        <w:spacing w:after="0" w:line="240" w:lineRule="auto"/>
        <w:rPr>
          <w:rFonts w:ascii="Times New Roman" w:eastAsia="SimSun" w:hAnsi="Times New Roman" w:cs="Times New Roman"/>
          <w:b/>
          <w:sz w:val="24"/>
          <w:szCs w:val="24"/>
        </w:rPr>
      </w:pPr>
      <w:r w:rsidRPr="00D0316D">
        <w:rPr>
          <w:rFonts w:ascii="Times New Roman" w:eastAsia="SimSun" w:hAnsi="Times New Roman" w:cs="Times New Roman"/>
          <w:b/>
          <w:sz w:val="24"/>
          <w:szCs w:val="24"/>
        </w:rPr>
        <w:t>Problem solver as a talent, structured versus unstructured</w:t>
      </w:r>
    </w:p>
    <w:p w14:paraId="624DB97C" w14:textId="398F45CF"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Problem solver as a talent is defined as “</w:t>
      </w:r>
      <w:r w:rsidRPr="00D0316D">
        <w:rPr>
          <w:rFonts w:ascii="Times New Roman" w:eastAsia="SimSun" w:hAnsi="Times New Roman" w:cs="Times New Roman"/>
          <w:i/>
          <w:sz w:val="24"/>
          <w:szCs w:val="24"/>
        </w:rPr>
        <w:t>Capacity to choose between best practices and unorthodox approaches to reach a solution. Accomplishes the task</w:t>
      </w:r>
      <w:r w:rsidRPr="00D0316D">
        <w:rPr>
          <w:rFonts w:ascii="Times New Roman" w:eastAsia="SimSun" w:hAnsi="Times New Roman" w:cs="Times New Roman"/>
          <w:sz w:val="24"/>
          <w:szCs w:val="24"/>
        </w:rPr>
        <w:t>.” (Royston et al., 2022). “</w:t>
      </w:r>
      <w:r w:rsidRPr="00D0316D">
        <w:rPr>
          <w:rFonts w:ascii="Times New Roman" w:eastAsia="SimSun" w:hAnsi="Times New Roman" w:cs="Times New Roman"/>
          <w:i/>
          <w:sz w:val="24"/>
          <w:szCs w:val="24"/>
        </w:rPr>
        <w:t>Curricula should focus on developing solutions to ambiguous problems in both group and individual settings. Nothing can substitute for oral and written communication skills</w:t>
      </w:r>
      <w:r w:rsidRPr="00D0316D">
        <w:rPr>
          <w:rFonts w:ascii="Times New Roman" w:eastAsia="SimSun" w:hAnsi="Times New Roman" w:cs="Times New Roman"/>
          <w:sz w:val="24"/>
          <w:szCs w:val="24"/>
        </w:rPr>
        <w:t xml:space="preserve">.” [LTC, </w:t>
      </w:r>
      <w:r w:rsidR="00FD19EB">
        <w:rPr>
          <w:rFonts w:ascii="Times New Roman" w:eastAsia="SimSun" w:hAnsi="Times New Roman" w:cs="Times New Roman"/>
          <w:sz w:val="24"/>
          <w:szCs w:val="24"/>
        </w:rPr>
        <w:t xml:space="preserve">BR </w:t>
      </w:r>
      <w:r w:rsidR="00B9186C">
        <w:rPr>
          <w:rFonts w:ascii="Times New Roman" w:eastAsia="SimSun" w:hAnsi="Times New Roman" w:cs="Times New Roman"/>
          <w:sz w:val="24"/>
          <w:szCs w:val="24"/>
        </w:rPr>
        <w:t>89</w:t>
      </w:r>
      <w:r w:rsidRPr="00D0316D">
        <w:rPr>
          <w:rFonts w:ascii="Times New Roman" w:eastAsia="SimSun" w:hAnsi="Times New Roman" w:cs="Times New Roman"/>
          <w:sz w:val="24"/>
          <w:szCs w:val="24"/>
        </w:rPr>
        <w:t>; Mission Assurance EOD Program Manager].</w:t>
      </w:r>
      <w:r w:rsidRPr="00D0316D">
        <w:rPr>
          <w:rFonts w:ascii="Times New Roman" w:eastAsia="SimSun" w:hAnsi="Times New Roman" w:cs="Times New Roman"/>
          <w:i/>
          <w:sz w:val="24"/>
          <w:szCs w:val="24"/>
        </w:rPr>
        <w:t xml:space="preserve"> </w:t>
      </w:r>
      <w:r w:rsidRPr="00D0316D">
        <w:rPr>
          <w:rFonts w:ascii="Times New Roman" w:eastAsia="SimSun" w:hAnsi="Times New Roman" w:cs="Times New Roman"/>
          <w:sz w:val="24"/>
          <w:szCs w:val="24"/>
        </w:rPr>
        <w:t xml:space="preserve">Our results indicated the Army needs leaders who can understand the problem and </w:t>
      </w:r>
      <w:r w:rsidR="00E31894">
        <w:rPr>
          <w:rFonts w:ascii="Times New Roman" w:eastAsia="SimSun" w:hAnsi="Times New Roman" w:cs="Times New Roman"/>
          <w:sz w:val="24"/>
          <w:szCs w:val="24"/>
        </w:rPr>
        <w:t>recognize</w:t>
      </w:r>
      <w:r w:rsidRPr="00D0316D">
        <w:rPr>
          <w:rFonts w:ascii="Times New Roman" w:eastAsia="SimSun" w:hAnsi="Times New Roman" w:cs="Times New Roman"/>
          <w:sz w:val="24"/>
          <w:szCs w:val="24"/>
        </w:rPr>
        <w:t xml:space="preserve"> available resources when confronting problems</w:t>
      </w:r>
      <w:r w:rsidR="00E31894">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Results noted that to be effective at problem solving, officers must create predictability by planning ahead,</w:t>
      </w:r>
      <w:r w:rsidR="005C008F">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but remain flexible and open to creativity in </w:t>
      </w:r>
      <w:r w:rsidR="00E31894">
        <w:rPr>
          <w:rFonts w:ascii="Times New Roman" w:eastAsia="SimSun" w:hAnsi="Times New Roman" w:cs="Times New Roman"/>
          <w:sz w:val="24"/>
          <w:szCs w:val="24"/>
        </w:rPr>
        <w:t xml:space="preserve">their </w:t>
      </w:r>
      <w:r w:rsidRPr="00D0316D">
        <w:rPr>
          <w:rFonts w:ascii="Times New Roman" w:eastAsia="SimSun" w:hAnsi="Times New Roman" w:cs="Times New Roman"/>
          <w:sz w:val="24"/>
          <w:szCs w:val="24"/>
        </w:rPr>
        <w:t>problem</w:t>
      </w:r>
      <w:r w:rsidR="00E31894">
        <w:rPr>
          <w:rFonts w:ascii="Times New Roman" w:eastAsia="SimSun" w:hAnsi="Times New Roman" w:cs="Times New Roman"/>
          <w:sz w:val="24"/>
          <w:szCs w:val="24"/>
        </w:rPr>
        <w:t>-solving</w:t>
      </w:r>
      <w:r w:rsidRPr="00D0316D">
        <w:rPr>
          <w:rFonts w:ascii="Times New Roman" w:eastAsia="SimSun" w:hAnsi="Times New Roman" w:cs="Times New Roman"/>
          <w:sz w:val="24"/>
          <w:szCs w:val="24"/>
        </w:rPr>
        <w:t xml:space="preserve"> approach.</w:t>
      </w:r>
      <w:r w:rsidRPr="00D0316D">
        <w:rPr>
          <w:rFonts w:ascii="Times New Roman" w:eastAsia="SimSun" w:hAnsi="Times New Roman" w:cs="Times New Roman"/>
          <w:i/>
          <w:sz w:val="24"/>
          <w:szCs w:val="24"/>
        </w:rPr>
        <w:t xml:space="preserve"> </w:t>
      </w:r>
      <w:r w:rsidRPr="00D0316D">
        <w:rPr>
          <w:rFonts w:ascii="Times New Roman" w:eastAsia="SimSun" w:hAnsi="Times New Roman" w:cs="Times New Roman"/>
          <w:sz w:val="24"/>
          <w:szCs w:val="24"/>
        </w:rPr>
        <w:t xml:space="preserve">To be a problem solver, you need to understand operating procedures or processes and be a keen observer: To be a problem solver, you need to be creative to meet multiple competing demands. </w:t>
      </w:r>
    </w:p>
    <w:p w14:paraId="5AD1A66F" w14:textId="77777777" w:rsidR="00B474CD" w:rsidRPr="00D0316D" w:rsidRDefault="00B474CD" w:rsidP="00B474CD">
      <w:pPr>
        <w:spacing w:after="0" w:line="240" w:lineRule="auto"/>
        <w:ind w:firstLine="720"/>
        <w:rPr>
          <w:rFonts w:ascii="Times New Roman" w:eastAsia="SimSun" w:hAnsi="Times New Roman" w:cs="Times New Roman"/>
          <w:sz w:val="24"/>
          <w:szCs w:val="24"/>
        </w:rPr>
      </w:pPr>
    </w:p>
    <w:p w14:paraId="37EAC8BE" w14:textId="77777777" w:rsidR="00B474CD" w:rsidRPr="007D4EA8" w:rsidRDefault="00B474CD" w:rsidP="00B474CD">
      <w:pPr>
        <w:keepNext/>
        <w:numPr>
          <w:ilvl w:val="2"/>
          <w:numId w:val="12"/>
        </w:numPr>
        <w:spacing w:after="0" w:line="240" w:lineRule="auto"/>
        <w:ind w:firstLine="720"/>
        <w:outlineLvl w:val="2"/>
        <w:rPr>
          <w:rFonts w:ascii="Times New Roman" w:eastAsia="SimSun" w:hAnsi="Times New Roman" w:cs="Times New Roman"/>
          <w:i/>
          <w:kern w:val="32"/>
          <w:sz w:val="24"/>
          <w:szCs w:val="24"/>
        </w:rPr>
      </w:pPr>
      <w:bookmarkStart w:id="123" w:name="_Toc229144739"/>
      <w:r w:rsidRPr="007D4EA8">
        <w:rPr>
          <w:rFonts w:ascii="Times New Roman" w:eastAsia="SimSun" w:hAnsi="Times New Roman" w:cs="Times New Roman"/>
          <w:i/>
          <w:kern w:val="32"/>
          <w:sz w:val="24"/>
          <w:szCs w:val="24"/>
        </w:rPr>
        <w:t>Analytic thinking skill</w:t>
      </w:r>
      <w:bookmarkEnd w:id="123"/>
    </w:p>
    <w:p w14:paraId="4523E163" w14:textId="524ADDEE" w:rsidR="00B474CD" w:rsidRPr="00D0316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As analytical thinking was defined as “Analyzes information and applies general rules and logic to address work-related issues and problems. (Royston et al., 2022).”  Results indicated that analytical thinking is also an important part of problem solving. </w:t>
      </w:r>
      <w:r w:rsidRPr="00D0316D">
        <w:rPr>
          <w:rFonts w:ascii="Times New Roman" w:eastAsia="SimSun" w:hAnsi="Times New Roman" w:cs="Times New Roman"/>
          <w:i/>
          <w:sz w:val="24"/>
          <w:szCs w:val="24"/>
        </w:rPr>
        <w:t xml:space="preserve">“I cannot overemphasize the importance of analytical skills, intellectual curiosity and appreciation of nuance and complexity, verbal communication, and written communication in my current position and organization. Officers who cannot write and publicly speak well or who show little analytical aptitude or intellectual curiosity tend to </w:t>
      </w:r>
      <w:r w:rsidRPr="00D0316D">
        <w:rPr>
          <w:rFonts w:ascii="Times New Roman" w:eastAsia="SimSun" w:hAnsi="Times New Roman" w:cs="Times New Roman"/>
          <w:i/>
          <w:sz w:val="24"/>
          <w:szCs w:val="24"/>
        </w:rPr>
        <w:lastRenderedPageBreak/>
        <w:t>struggle</w:t>
      </w:r>
      <w:r w:rsidRPr="00D0316D">
        <w:rPr>
          <w:rFonts w:ascii="Times New Roman" w:eastAsia="SimSun" w:hAnsi="Times New Roman" w:cs="Times New Roman"/>
          <w:sz w:val="24"/>
          <w:szCs w:val="24"/>
        </w:rPr>
        <w:t xml:space="preserve">.” [LTC, </w:t>
      </w:r>
      <w:r w:rsidR="00EE380D">
        <w:rPr>
          <w:rFonts w:ascii="Times New Roman" w:eastAsia="SimSun" w:hAnsi="Times New Roman" w:cs="Times New Roman"/>
          <w:sz w:val="24"/>
          <w:szCs w:val="24"/>
        </w:rPr>
        <w:t>BR 13</w:t>
      </w:r>
      <w:r w:rsidRPr="00D0316D">
        <w:rPr>
          <w:rFonts w:ascii="Times New Roman" w:eastAsia="SimSun" w:hAnsi="Times New Roman" w:cs="Times New Roman"/>
          <w:sz w:val="24"/>
          <w:szCs w:val="24"/>
        </w:rPr>
        <w:t xml:space="preserve">; Strategic Planner at Joint Task Force]. As part of analytical thinking, one needs to be adept at research and interpreting information collected: Analytic thinking also means you can process data rapidly while understanding cultural backgrounds. Analytical thinking also involves possessing some practical computer science skills. As related to problem solving, analytical thinking also involves a certain level of self-inquiry.  In addition, officers indicated that some educational programs may encourage analytic thinking, such as math and business management. Analytical thinking means making effective decisions without incomplete data. Another important part of problem solving also involves developing a method of evaluating the effectiveness of the solution. </w:t>
      </w:r>
    </w:p>
    <w:p w14:paraId="0C8A6DEE" w14:textId="77777777" w:rsidR="00B474CD" w:rsidRPr="00D0316D" w:rsidRDefault="00B474CD" w:rsidP="00B474CD">
      <w:pPr>
        <w:spacing w:after="0" w:line="240" w:lineRule="auto"/>
        <w:ind w:firstLine="720"/>
        <w:rPr>
          <w:rFonts w:ascii="Times New Roman" w:eastAsia="SimSun" w:hAnsi="Times New Roman" w:cs="Times New Roman"/>
          <w:sz w:val="24"/>
          <w:szCs w:val="24"/>
        </w:rPr>
      </w:pPr>
    </w:p>
    <w:p w14:paraId="35A80A92" w14:textId="77777777" w:rsidR="00B474CD" w:rsidRPr="007D4EA8" w:rsidRDefault="00B474CD" w:rsidP="00B474CD">
      <w:pPr>
        <w:keepNext/>
        <w:numPr>
          <w:ilvl w:val="2"/>
          <w:numId w:val="12"/>
        </w:numPr>
        <w:spacing w:after="0" w:line="240" w:lineRule="auto"/>
        <w:ind w:firstLine="720"/>
        <w:outlineLvl w:val="2"/>
        <w:rPr>
          <w:rFonts w:ascii="Times New Roman" w:eastAsia="SimSun" w:hAnsi="Times New Roman" w:cs="Times New Roman"/>
          <w:i/>
          <w:kern w:val="32"/>
          <w:sz w:val="24"/>
          <w:szCs w:val="24"/>
        </w:rPr>
      </w:pPr>
      <w:bookmarkStart w:id="124" w:name="_Toc229144740"/>
      <w:r w:rsidRPr="007D4EA8">
        <w:rPr>
          <w:rFonts w:ascii="Times New Roman" w:eastAsia="SimSun" w:hAnsi="Times New Roman" w:cs="Times New Roman"/>
          <w:i/>
          <w:kern w:val="32"/>
          <w:sz w:val="24"/>
          <w:szCs w:val="24"/>
        </w:rPr>
        <w:t>Verbal reasoning skill</w:t>
      </w:r>
      <w:bookmarkEnd w:id="124"/>
    </w:p>
    <w:p w14:paraId="0AAA44FB" w14:textId="4298E521" w:rsidR="00B474CD" w:rsidRDefault="00B474CD" w:rsidP="00B474CD">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Verbal reasoning also emerged as an important part of problem solving and is defined as “Reasons and draws conclusions based on verbal or written materials (Royston et al., 2022).” One way that verbal reasoning relates to effective problem solving is being able to adapt to ambiguity. Verbal reasoning </w:t>
      </w:r>
      <w:r w:rsidR="00D77C91">
        <w:rPr>
          <w:rFonts w:ascii="Times New Roman" w:eastAsia="SimSun" w:hAnsi="Times New Roman" w:cs="Times New Roman"/>
          <w:sz w:val="24"/>
          <w:szCs w:val="24"/>
        </w:rPr>
        <w:t>involves</w:t>
      </w:r>
      <w:r w:rsidRPr="00D0316D">
        <w:rPr>
          <w:rFonts w:ascii="Times New Roman" w:eastAsia="SimSun" w:hAnsi="Times New Roman" w:cs="Times New Roman"/>
          <w:sz w:val="24"/>
          <w:szCs w:val="24"/>
        </w:rPr>
        <w:t xml:space="preserve"> communicat</w:t>
      </w:r>
      <w:r w:rsidR="00D77C91">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realistic expectations to your boss or commander. </w:t>
      </w:r>
    </w:p>
    <w:p w14:paraId="170F45D2" w14:textId="2C528618" w:rsidR="007345B8" w:rsidRDefault="007345B8" w:rsidP="007345B8">
      <w:pPr>
        <w:spacing w:after="0" w:line="240" w:lineRule="auto"/>
        <w:rPr>
          <w:rFonts w:ascii="Times New Roman" w:eastAsia="SimSun" w:hAnsi="Times New Roman" w:cs="Times New Roman"/>
          <w:sz w:val="24"/>
          <w:szCs w:val="24"/>
        </w:rPr>
      </w:pPr>
    </w:p>
    <w:p w14:paraId="74EF1C6F" w14:textId="7B69DA73" w:rsidR="007345B8" w:rsidRDefault="007345B8" w:rsidP="007D4EA8">
      <w:pPr>
        <w:pStyle w:val="Heading3"/>
      </w:pPr>
      <w:bookmarkStart w:id="125" w:name="_Toc229144741"/>
      <w:r>
        <w:t>Table 10</w:t>
      </w:r>
      <w:bookmarkEnd w:id="125"/>
    </w:p>
    <w:p w14:paraId="0FB4A3EF" w14:textId="77777777" w:rsidR="007345B8" w:rsidRPr="00D0316D" w:rsidRDefault="007345B8" w:rsidP="007D4EA8">
      <w:pPr>
        <w:spacing w:after="0" w:line="240" w:lineRule="auto"/>
        <w:rPr>
          <w:rFonts w:ascii="Times New Roman" w:eastAsia="SimSun" w:hAnsi="Times New Roman" w:cs="Times New Roman"/>
          <w:sz w:val="24"/>
          <w:szCs w:val="24"/>
        </w:rPr>
      </w:pPr>
    </w:p>
    <w:p w14:paraId="69FA88E9" w14:textId="74219865" w:rsidR="007345B8" w:rsidRPr="005A1432" w:rsidRDefault="007345B8" w:rsidP="007345B8">
      <w:pPr>
        <w:spacing w:after="0" w:line="240" w:lineRule="auto"/>
        <w:rPr>
          <w:rFonts w:ascii="Times New Roman" w:eastAsia="SimSun" w:hAnsi="Times New Roman" w:cs="Times New Roman"/>
          <w:bCs/>
          <w:i/>
          <w:iCs/>
          <w:sz w:val="24"/>
          <w:szCs w:val="24"/>
        </w:rPr>
      </w:pPr>
      <w:bookmarkStart w:id="126" w:name="_Hlk131693653"/>
      <w:r w:rsidRPr="005A1432">
        <w:rPr>
          <w:rFonts w:ascii="Times New Roman" w:eastAsia="SimSun" w:hAnsi="Times New Roman" w:cs="Times New Roman"/>
          <w:bCs/>
          <w:i/>
          <w:iCs/>
          <w:sz w:val="24"/>
          <w:szCs w:val="24"/>
        </w:rPr>
        <w:t>Problem solver as a structured versus unstructured talent</w:t>
      </w:r>
    </w:p>
    <w:p w14:paraId="4124FEAA" w14:textId="77777777" w:rsidR="00B474CD" w:rsidRPr="007D4EA8" w:rsidRDefault="00B474CD" w:rsidP="00B474CD">
      <w:pPr>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1938"/>
        <w:gridCol w:w="6692"/>
      </w:tblGrid>
      <w:tr w:rsidR="00D0316D" w:rsidRPr="00776575" w14:paraId="42FC4AAE" w14:textId="77777777" w:rsidTr="003444AC">
        <w:tc>
          <w:tcPr>
            <w:tcW w:w="1938" w:type="dxa"/>
          </w:tcPr>
          <w:p w14:paraId="434AA36A" w14:textId="77777777" w:rsidR="00B474CD" w:rsidRPr="007D4EA8" w:rsidRDefault="00B474CD" w:rsidP="00B474CD">
            <w:pPr>
              <w:rPr>
                <w:rFonts w:ascii="Times New Roman" w:hAnsi="Times New Roman" w:cs="Times New Roman"/>
                <w:b/>
                <w:bCs/>
                <w:noProof/>
                <w:sz w:val="20"/>
                <w:szCs w:val="20"/>
              </w:rPr>
            </w:pPr>
            <w:r w:rsidRPr="007D4EA8">
              <w:rPr>
                <w:rFonts w:ascii="Times New Roman" w:hAnsi="Times New Roman" w:cs="Times New Roman"/>
                <w:b/>
                <w:bCs/>
                <w:noProof/>
                <w:sz w:val="20"/>
                <w:szCs w:val="20"/>
              </w:rPr>
              <w:t>Problem Solver Talent and subthemes</w:t>
            </w:r>
          </w:p>
        </w:tc>
        <w:tc>
          <w:tcPr>
            <w:tcW w:w="6692" w:type="dxa"/>
          </w:tcPr>
          <w:p w14:paraId="216BE350" w14:textId="77777777" w:rsidR="00B474CD" w:rsidRPr="007D4EA8" w:rsidRDefault="00B474CD" w:rsidP="00B474CD">
            <w:pPr>
              <w:rPr>
                <w:rFonts w:ascii="Times New Roman" w:hAnsi="Times New Roman" w:cs="Times New Roman"/>
                <w:noProof/>
                <w:sz w:val="20"/>
                <w:szCs w:val="20"/>
              </w:rPr>
            </w:pPr>
            <w:r w:rsidRPr="007D4EA8">
              <w:rPr>
                <w:rFonts w:ascii="Times New Roman" w:hAnsi="Times New Roman" w:cs="Times New Roman"/>
                <w:b/>
                <w:bCs/>
                <w:noProof/>
                <w:sz w:val="20"/>
                <w:szCs w:val="20"/>
              </w:rPr>
              <w:t>Example Quotes used to extract theme</w:t>
            </w:r>
          </w:p>
        </w:tc>
      </w:tr>
      <w:tr w:rsidR="00D0316D" w:rsidRPr="00776575" w14:paraId="3D8AC065" w14:textId="77777777" w:rsidTr="003444AC">
        <w:tc>
          <w:tcPr>
            <w:tcW w:w="1938" w:type="dxa"/>
          </w:tcPr>
          <w:p w14:paraId="63C9CE26" w14:textId="77777777"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Understanding the problem and recognizing available resources</w:t>
            </w:r>
          </w:p>
        </w:tc>
        <w:tc>
          <w:tcPr>
            <w:tcW w:w="6692" w:type="dxa"/>
          </w:tcPr>
          <w:p w14:paraId="4FF678F2" w14:textId="540502A7"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“Being able to understand the problem, know the tools/resources available and understanding how the process should work, are half of the battle.” [MAJ, </w:t>
            </w:r>
            <w:r w:rsidR="00FD19EB">
              <w:rPr>
                <w:rFonts w:ascii="Times New Roman" w:hAnsi="Times New Roman" w:cs="Times New Roman"/>
                <w:sz w:val="20"/>
                <w:szCs w:val="20"/>
              </w:rPr>
              <w:t>BR NA</w:t>
            </w:r>
            <w:r w:rsidRPr="007D4EA8">
              <w:rPr>
                <w:rFonts w:ascii="Times New Roman" w:hAnsi="Times New Roman" w:cs="Times New Roman"/>
                <w:sz w:val="20"/>
                <w:szCs w:val="20"/>
              </w:rPr>
              <w:t>; Brigade S4 OIC].</w:t>
            </w:r>
          </w:p>
        </w:tc>
      </w:tr>
      <w:tr w:rsidR="00D0316D" w:rsidRPr="00776575" w14:paraId="16490D2A" w14:textId="77777777" w:rsidTr="003444AC">
        <w:tc>
          <w:tcPr>
            <w:tcW w:w="1938" w:type="dxa"/>
          </w:tcPr>
          <w:p w14:paraId="0F03AC6D" w14:textId="77777777"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Being flexible in planning approach</w:t>
            </w:r>
          </w:p>
        </w:tc>
        <w:tc>
          <w:tcPr>
            <w:tcW w:w="6692" w:type="dxa"/>
          </w:tcPr>
          <w:p w14:paraId="1AFA7AE3" w14:textId="08ED583D"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“For my current job, nothing was useful to prepare me for S3. More or less you need to be able to think and understand every task or mission. Thinking rationally and logically are two key attributes that many do not possess. Creating predictably but also being flexible to change mission when possible is very necessary to ensure everyone is accomplishes the mission to standard and safely. My experience working in a BDE SPO and BDE S3 in a Sustainment Brigade prepared me for my role in a Battalion S3. The art of planning and creative thought process led to many successful missions. Currently in my Brigade, that art is lost and makes my job harder as they are not thinking about the whole but only individual tasks.” [CPT, </w:t>
            </w:r>
            <w:r w:rsidR="002C748D">
              <w:rPr>
                <w:rFonts w:ascii="Times New Roman" w:hAnsi="Times New Roman" w:cs="Times New Roman"/>
                <w:sz w:val="20"/>
                <w:szCs w:val="20"/>
              </w:rPr>
              <w:t xml:space="preserve">BR </w:t>
            </w:r>
            <w:r w:rsidR="009C3744">
              <w:rPr>
                <w:rFonts w:ascii="Times New Roman" w:hAnsi="Times New Roman" w:cs="Times New Roman"/>
                <w:sz w:val="20"/>
                <w:szCs w:val="20"/>
              </w:rPr>
              <w:t>92</w:t>
            </w:r>
            <w:r w:rsidRPr="007D4EA8">
              <w:rPr>
                <w:rFonts w:ascii="Times New Roman" w:hAnsi="Times New Roman" w:cs="Times New Roman"/>
                <w:sz w:val="20"/>
                <w:szCs w:val="20"/>
              </w:rPr>
              <w:t>; Operation Officer].</w:t>
            </w:r>
          </w:p>
        </w:tc>
      </w:tr>
      <w:tr w:rsidR="00D0316D" w:rsidRPr="00776575" w14:paraId="60D32E06" w14:textId="77777777" w:rsidTr="003444AC">
        <w:tc>
          <w:tcPr>
            <w:tcW w:w="1938" w:type="dxa"/>
          </w:tcPr>
          <w:p w14:paraId="0B8ACEAA" w14:textId="77777777"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Understanding of operating procedures and be a keen observer</w:t>
            </w:r>
          </w:p>
        </w:tc>
        <w:tc>
          <w:tcPr>
            <w:tcW w:w="6692" w:type="dxa"/>
          </w:tcPr>
          <w:p w14:paraId="67271165" w14:textId="39527ECB"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“A lot as an officer is a balance of understanding personalities in the/your unit, and then appropriately creating and publishing a course of action that accomplishes your missions (specified and implied). You have to be intimately involved in the happenings within the unit and see how everyone operates to fully understand operating procedures and breakdowns of processes. From the keen observations, myself and my team must deconstruct, then analyze sustains and improves. If I do not know how a certain type of unit operates, I must research it. And if I want to recommend a course of action for a unit, I often research the doctrinal approach to achieve faster understanding and lasting buy-in.” [CPT, </w:t>
            </w:r>
            <w:r w:rsidR="00EE380D">
              <w:rPr>
                <w:rFonts w:ascii="Times New Roman" w:hAnsi="Times New Roman" w:cs="Times New Roman"/>
                <w:sz w:val="20"/>
                <w:szCs w:val="20"/>
              </w:rPr>
              <w:t xml:space="preserve">BR </w:t>
            </w:r>
            <w:r w:rsidR="000F4A73">
              <w:rPr>
                <w:rFonts w:ascii="Times New Roman" w:hAnsi="Times New Roman" w:cs="Times New Roman"/>
                <w:sz w:val="20"/>
                <w:szCs w:val="20"/>
              </w:rPr>
              <w:t>11</w:t>
            </w:r>
            <w:r w:rsidRPr="007D4EA8">
              <w:rPr>
                <w:rFonts w:ascii="Times New Roman" w:hAnsi="Times New Roman" w:cs="Times New Roman"/>
                <w:sz w:val="20"/>
                <w:szCs w:val="20"/>
              </w:rPr>
              <w:t>; JRTC Mentor Observer Controller Trainer].</w:t>
            </w:r>
          </w:p>
        </w:tc>
      </w:tr>
      <w:tr w:rsidR="00D0316D" w:rsidRPr="00776575" w14:paraId="13BA176D" w14:textId="77777777" w:rsidTr="003444AC">
        <w:tc>
          <w:tcPr>
            <w:tcW w:w="1938" w:type="dxa"/>
          </w:tcPr>
          <w:p w14:paraId="20999052" w14:textId="1A2E8C9D" w:rsidR="00B474CD" w:rsidRPr="007D4EA8" w:rsidRDefault="003444AC" w:rsidP="00B474CD">
            <w:pPr>
              <w:rPr>
                <w:rFonts w:ascii="Times New Roman" w:hAnsi="Times New Roman" w:cs="Times New Roman"/>
                <w:sz w:val="20"/>
                <w:szCs w:val="20"/>
              </w:rPr>
            </w:pPr>
            <w:r w:rsidRPr="007D4EA8">
              <w:rPr>
                <w:rFonts w:ascii="Times New Roman" w:hAnsi="Times New Roman" w:cs="Times New Roman"/>
                <w:sz w:val="20"/>
                <w:szCs w:val="20"/>
              </w:rPr>
              <w:lastRenderedPageBreak/>
              <w:t xml:space="preserve">Meeting </w:t>
            </w:r>
            <w:r w:rsidR="00B474CD" w:rsidRPr="007D4EA8">
              <w:rPr>
                <w:rFonts w:ascii="Times New Roman" w:hAnsi="Times New Roman" w:cs="Times New Roman"/>
                <w:sz w:val="20"/>
                <w:szCs w:val="20"/>
              </w:rPr>
              <w:t>multiple competing demands</w:t>
            </w:r>
          </w:p>
        </w:tc>
        <w:tc>
          <w:tcPr>
            <w:tcW w:w="6692" w:type="dxa"/>
          </w:tcPr>
          <w:p w14:paraId="3E426218" w14:textId="4F963449"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“As an </w:t>
            </w:r>
            <w:r w:rsidR="00776575" w:rsidRPr="007D4EA8">
              <w:rPr>
                <w:rFonts w:ascii="Times New Roman" w:hAnsi="Times New Roman" w:cs="Times New Roman"/>
                <w:sz w:val="20"/>
                <w:szCs w:val="20"/>
              </w:rPr>
              <w:t>engineer</w:t>
            </w:r>
            <w:r w:rsidRPr="007D4EA8">
              <w:rPr>
                <w:rFonts w:ascii="Times New Roman" w:hAnsi="Times New Roman" w:cs="Times New Roman"/>
                <w:sz w:val="20"/>
                <w:szCs w:val="20"/>
              </w:rPr>
              <w:t xml:space="preserve"> officer participating in combat operations or training you will always report to both an Engineer Commander and a Maneuver Commander. It is important to have the interpersonal abilities to navigate unorthodox COMREL and try to meet the demands of both commanders, even when those demands directly conflict.” [CPT, </w:t>
            </w:r>
            <w:r w:rsidR="00E14E42">
              <w:rPr>
                <w:rFonts w:ascii="Times New Roman" w:hAnsi="Times New Roman" w:cs="Times New Roman"/>
                <w:sz w:val="20"/>
                <w:szCs w:val="20"/>
              </w:rPr>
              <w:t xml:space="preserve">BR </w:t>
            </w:r>
            <w:r w:rsidR="00B46984">
              <w:rPr>
                <w:rFonts w:ascii="Times New Roman" w:hAnsi="Times New Roman" w:cs="Times New Roman"/>
                <w:sz w:val="20"/>
                <w:szCs w:val="20"/>
              </w:rPr>
              <w:t>12</w:t>
            </w:r>
            <w:r w:rsidRPr="007D4EA8">
              <w:rPr>
                <w:rFonts w:ascii="Times New Roman" w:hAnsi="Times New Roman" w:cs="Times New Roman"/>
                <w:sz w:val="20"/>
                <w:szCs w:val="20"/>
              </w:rPr>
              <w:t>; Company Commander].</w:t>
            </w:r>
          </w:p>
        </w:tc>
      </w:tr>
      <w:tr w:rsidR="00D0316D" w:rsidRPr="00776575" w14:paraId="7EB59FCA" w14:textId="77777777" w:rsidTr="003444AC">
        <w:tc>
          <w:tcPr>
            <w:tcW w:w="1938" w:type="dxa"/>
          </w:tcPr>
          <w:p w14:paraId="652168DE" w14:textId="77777777"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Analytic Thinking subtheme - Adept at research and interpreting information</w:t>
            </w:r>
          </w:p>
        </w:tc>
        <w:tc>
          <w:tcPr>
            <w:tcW w:w="6692" w:type="dxa"/>
          </w:tcPr>
          <w:p w14:paraId="4DC0F64C" w14:textId="72E882E0" w:rsidR="00B474CD" w:rsidRPr="007D4EA8" w:rsidRDefault="00B474CD" w:rsidP="00B474CD">
            <w:pPr>
              <w:rPr>
                <w:rFonts w:ascii="Times New Roman" w:hAnsi="Times New Roman" w:cs="Times New Roman"/>
                <w:sz w:val="20"/>
                <w:szCs w:val="20"/>
              </w:rPr>
            </w:pPr>
            <w:r w:rsidRPr="007D4EA8">
              <w:rPr>
                <w:rFonts w:ascii="Times New Roman" w:hAnsi="Times New Roman" w:cs="Times New Roman"/>
                <w:sz w:val="20"/>
                <w:szCs w:val="20"/>
              </w:rPr>
              <w:t xml:space="preserve">“The keys to this job really are: the ability to research, interpret, and apply statutory and regulatory guidance; effectively communicate in a clear and concise manner to the field (Recruiting personnel) and to applicants (generally civilians or enlisted Soldiers); and the ability to adapt easily to ambiguity and concepts that don’t make a lot of sense but are done due to political reasons.” [MAJ, </w:t>
            </w:r>
            <w:r w:rsidR="00E14E42">
              <w:rPr>
                <w:rFonts w:ascii="Times New Roman" w:hAnsi="Times New Roman" w:cs="Times New Roman"/>
                <w:sz w:val="20"/>
                <w:szCs w:val="20"/>
              </w:rPr>
              <w:t xml:space="preserve">BR </w:t>
            </w:r>
            <w:r w:rsidR="00CA4093">
              <w:rPr>
                <w:rFonts w:ascii="Times New Roman" w:hAnsi="Times New Roman" w:cs="Times New Roman"/>
                <w:sz w:val="20"/>
                <w:szCs w:val="20"/>
              </w:rPr>
              <w:t>70</w:t>
            </w:r>
            <w:r w:rsidRPr="007D4EA8">
              <w:rPr>
                <w:rFonts w:ascii="Times New Roman" w:hAnsi="Times New Roman" w:cs="Times New Roman"/>
                <w:sz w:val="20"/>
                <w:szCs w:val="20"/>
              </w:rPr>
              <w:t xml:space="preserve">; </w:t>
            </w:r>
            <w:r w:rsidR="00CA4093">
              <w:rPr>
                <w:rFonts w:ascii="Times New Roman" w:hAnsi="Times New Roman" w:cs="Times New Roman"/>
                <w:sz w:val="20"/>
                <w:szCs w:val="20"/>
              </w:rPr>
              <w:t>Program Manager</w:t>
            </w:r>
            <w:r w:rsidRPr="007D4EA8">
              <w:rPr>
                <w:rFonts w:ascii="Times New Roman" w:hAnsi="Times New Roman" w:cs="Times New Roman"/>
                <w:sz w:val="20"/>
                <w:szCs w:val="20"/>
              </w:rPr>
              <w:t xml:space="preserve">]. </w:t>
            </w:r>
          </w:p>
        </w:tc>
      </w:tr>
      <w:tr w:rsidR="003444AC" w:rsidRPr="00776575" w14:paraId="7184A9EB" w14:textId="77777777" w:rsidTr="003444AC">
        <w:tc>
          <w:tcPr>
            <w:tcW w:w="1938" w:type="dxa"/>
          </w:tcPr>
          <w:p w14:paraId="7193B367" w14:textId="74B15D9C" w:rsidR="003444AC" w:rsidRPr="007D4EA8" w:rsidRDefault="00413C2E" w:rsidP="003444AC">
            <w:pPr>
              <w:rPr>
                <w:rFonts w:ascii="Times New Roman" w:hAnsi="Times New Roman" w:cs="Times New Roman"/>
                <w:sz w:val="20"/>
                <w:szCs w:val="20"/>
              </w:rPr>
            </w:pPr>
            <w:r w:rsidRPr="007D4EA8">
              <w:rPr>
                <w:rFonts w:ascii="Times New Roman" w:hAnsi="Times New Roman" w:cs="Times New Roman"/>
                <w:sz w:val="20"/>
                <w:szCs w:val="20"/>
              </w:rPr>
              <w:t xml:space="preserve">Analytic Thinking subtheme - </w:t>
            </w:r>
            <w:r w:rsidR="003444AC" w:rsidRPr="007D4EA8">
              <w:rPr>
                <w:rFonts w:ascii="Times New Roman" w:hAnsi="Times New Roman" w:cs="Times New Roman"/>
                <w:noProof/>
                <w:sz w:val="20"/>
                <w:szCs w:val="20"/>
              </w:rPr>
              <w:t>Strong analytic ability</w:t>
            </w:r>
          </w:p>
        </w:tc>
        <w:tc>
          <w:tcPr>
            <w:tcW w:w="6692" w:type="dxa"/>
          </w:tcPr>
          <w:p w14:paraId="4A5672F3" w14:textId="7CE4F7A4"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noProof/>
                <w:sz w:val="20"/>
                <w:szCs w:val="20"/>
              </w:rPr>
              <w:t xml:space="preserve">“Interpersonal skills critical, being well liked is important, but the commander is relying mostly on a quick wit, assimilation of cross-functional, historic data, audience sensitivity, and clear communication skills by any means (written, verbal, visual, and audio-sensory).” [MAJ, </w:t>
            </w:r>
            <w:r w:rsidR="000F0526">
              <w:rPr>
                <w:rFonts w:ascii="Times New Roman" w:hAnsi="Times New Roman" w:cs="Times New Roman"/>
                <w:noProof/>
                <w:sz w:val="20"/>
                <w:szCs w:val="20"/>
              </w:rPr>
              <w:t>FA 46</w:t>
            </w:r>
            <w:r w:rsidRPr="007D4EA8">
              <w:rPr>
                <w:rFonts w:ascii="Times New Roman" w:hAnsi="Times New Roman" w:cs="Times New Roman"/>
                <w:noProof/>
                <w:sz w:val="20"/>
                <w:szCs w:val="20"/>
              </w:rPr>
              <w:t>; Media Relations Officer].</w:t>
            </w:r>
          </w:p>
        </w:tc>
      </w:tr>
      <w:tr w:rsidR="003444AC" w:rsidRPr="00776575" w14:paraId="743E489B" w14:textId="77777777" w:rsidTr="003444AC">
        <w:tc>
          <w:tcPr>
            <w:tcW w:w="1938" w:type="dxa"/>
          </w:tcPr>
          <w:p w14:paraId="18C014F3"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Analytic Thinking subtheme –understanding cultural backgrounds while processing data</w:t>
            </w:r>
          </w:p>
        </w:tc>
        <w:tc>
          <w:tcPr>
            <w:tcW w:w="6692" w:type="dxa"/>
          </w:tcPr>
          <w:p w14:paraId="1BF07ED4" w14:textId="16C926F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 xml:space="preserve">“To be an MI officer you must be extremely analytical and able to process data rapidly. An understanding of cultures helps with both jobs. Understanding people and organizational change and influence is also helpful as a commander. For success there has to be an ability to maintain resiliency because one of the things the Army never talks about is Leader Burnout, not burnout overall, but the burnout suffered by leaders in the Army who have to manage their stress and the problems of others.” [CPT, </w:t>
            </w:r>
            <w:r w:rsidR="00A50546">
              <w:rPr>
                <w:rFonts w:ascii="Times New Roman" w:hAnsi="Times New Roman" w:cs="Times New Roman"/>
                <w:sz w:val="20"/>
                <w:szCs w:val="20"/>
              </w:rPr>
              <w:t xml:space="preserve">BR </w:t>
            </w:r>
            <w:r w:rsidR="00FD7232">
              <w:rPr>
                <w:rFonts w:ascii="Times New Roman" w:hAnsi="Times New Roman" w:cs="Times New Roman"/>
                <w:sz w:val="20"/>
                <w:szCs w:val="20"/>
              </w:rPr>
              <w:t>3</w:t>
            </w:r>
            <w:r w:rsidR="00A50546">
              <w:rPr>
                <w:rFonts w:ascii="Times New Roman" w:hAnsi="Times New Roman" w:cs="Times New Roman"/>
                <w:sz w:val="20"/>
                <w:szCs w:val="20"/>
              </w:rPr>
              <w:t>5</w:t>
            </w:r>
            <w:r w:rsidRPr="007D4EA8">
              <w:rPr>
                <w:rFonts w:ascii="Times New Roman" w:hAnsi="Times New Roman" w:cs="Times New Roman"/>
                <w:sz w:val="20"/>
                <w:szCs w:val="20"/>
              </w:rPr>
              <w:t xml:space="preserve">; Company Commander]. </w:t>
            </w:r>
          </w:p>
        </w:tc>
      </w:tr>
      <w:tr w:rsidR="003444AC" w:rsidRPr="00776575" w14:paraId="63520F4E" w14:textId="77777777" w:rsidTr="003444AC">
        <w:tc>
          <w:tcPr>
            <w:tcW w:w="1938" w:type="dxa"/>
          </w:tcPr>
          <w:p w14:paraId="147447FD"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Analytic Thinking subtheme – practical computer science skills</w:t>
            </w:r>
          </w:p>
        </w:tc>
        <w:tc>
          <w:tcPr>
            <w:tcW w:w="6692" w:type="dxa"/>
          </w:tcPr>
          <w:p w14:paraId="4BFA7B1E" w14:textId="26EE592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 xml:space="preserve">“Requires analytical and technical skill; understanding of adversary techniques and procedures; understanding of unconventional or malicious methodology used by adversaries; understanding that the world doesn’t use rules when it comes to information. [Especially] education computer science.” [CPT, </w:t>
            </w:r>
            <w:r w:rsidR="00E14E42">
              <w:rPr>
                <w:rFonts w:ascii="Times New Roman" w:hAnsi="Times New Roman" w:cs="Times New Roman"/>
                <w:sz w:val="20"/>
                <w:szCs w:val="20"/>
              </w:rPr>
              <w:t xml:space="preserve">BR </w:t>
            </w:r>
            <w:r w:rsidR="00796C21">
              <w:rPr>
                <w:rFonts w:ascii="Times New Roman" w:hAnsi="Times New Roman" w:cs="Times New Roman"/>
                <w:sz w:val="20"/>
                <w:szCs w:val="20"/>
              </w:rPr>
              <w:t>17</w:t>
            </w:r>
            <w:r w:rsidRPr="007D4EA8">
              <w:rPr>
                <w:rFonts w:ascii="Times New Roman" w:hAnsi="Times New Roman" w:cs="Times New Roman"/>
                <w:sz w:val="20"/>
                <w:szCs w:val="20"/>
              </w:rPr>
              <w:t xml:space="preserve">; Net Defense Analyst].  </w:t>
            </w:r>
          </w:p>
        </w:tc>
      </w:tr>
      <w:tr w:rsidR="003444AC" w:rsidRPr="00776575" w14:paraId="66B5AEC5" w14:textId="77777777" w:rsidTr="003444AC">
        <w:tc>
          <w:tcPr>
            <w:tcW w:w="1938" w:type="dxa"/>
          </w:tcPr>
          <w:p w14:paraId="5E220245"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Analytic Thinking subtheme – Self-inquiry</w:t>
            </w:r>
          </w:p>
        </w:tc>
        <w:tc>
          <w:tcPr>
            <w:tcW w:w="6692" w:type="dxa"/>
          </w:tcPr>
          <w:p w14:paraId="59BDF039" w14:textId="0FECCB9E" w:rsidR="003444AC" w:rsidRPr="007D4EA8" w:rsidRDefault="003444AC" w:rsidP="003444AC">
            <w:pPr>
              <w:rPr>
                <w:rFonts w:ascii="Times New Roman" w:hAnsi="Times New Roman" w:cs="Times New Roman"/>
                <w:noProof/>
                <w:sz w:val="20"/>
                <w:szCs w:val="20"/>
              </w:rPr>
            </w:pPr>
            <w:r w:rsidRPr="007D4EA8">
              <w:rPr>
                <w:rFonts w:ascii="Times New Roman" w:hAnsi="Times New Roman" w:cs="Times New Roman"/>
                <w:sz w:val="20"/>
                <w:szCs w:val="20"/>
              </w:rPr>
              <w:t xml:space="preserve">“A certain level of self-inquiry/inquisitiveness is required. For instance: while I previously knew (also by self-directed learning) many programming languages (such as R, Python, C, C++, C#, Perl, Java, </w:t>
            </w:r>
            <w:r w:rsidR="00776575" w:rsidRPr="007D4EA8">
              <w:rPr>
                <w:rFonts w:ascii="Times New Roman" w:hAnsi="Times New Roman" w:cs="Times New Roman"/>
                <w:sz w:val="20"/>
                <w:szCs w:val="20"/>
              </w:rPr>
              <w:t>MATLAB</w:t>
            </w:r>
            <w:r w:rsidRPr="007D4EA8">
              <w:rPr>
                <w:rFonts w:ascii="Times New Roman" w:hAnsi="Times New Roman" w:cs="Times New Roman"/>
                <w:sz w:val="20"/>
                <w:szCs w:val="20"/>
              </w:rPr>
              <w:t xml:space="preserve">/Octave, Scala and Julia) my current job requires the use of SAS and a particular dialect of SQL that I hadn’t used much before. I am now functionally proficient in SAS (and its associated SQL variant) through my own action. I think the quality whereby a person can just go “figure something out” is very important to an FA49. We can ill-afford a passive mind-set that desires spoon-feeding of information/skills, but rather demand that we go out and continue to build upon our skillset.” [MAJ, </w:t>
            </w:r>
            <w:r w:rsidR="00E14E42">
              <w:rPr>
                <w:rFonts w:ascii="Times New Roman" w:hAnsi="Times New Roman" w:cs="Times New Roman"/>
                <w:sz w:val="20"/>
                <w:szCs w:val="20"/>
              </w:rPr>
              <w:t>FA 49</w:t>
            </w:r>
            <w:r w:rsidRPr="007D4EA8">
              <w:rPr>
                <w:rFonts w:ascii="Times New Roman" w:hAnsi="Times New Roman" w:cs="Times New Roman"/>
                <w:sz w:val="20"/>
                <w:szCs w:val="20"/>
              </w:rPr>
              <w:t xml:space="preserve">; Direct reporting unit HRC].  </w:t>
            </w:r>
          </w:p>
        </w:tc>
      </w:tr>
      <w:tr w:rsidR="003444AC" w:rsidRPr="00776575" w14:paraId="3580294E" w14:textId="77777777" w:rsidTr="003444AC">
        <w:tc>
          <w:tcPr>
            <w:tcW w:w="1938" w:type="dxa"/>
          </w:tcPr>
          <w:p w14:paraId="62FEA344"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Analytic Thinking subtheme – Leveraging education</w:t>
            </w:r>
          </w:p>
        </w:tc>
        <w:tc>
          <w:tcPr>
            <w:tcW w:w="6692" w:type="dxa"/>
          </w:tcPr>
          <w:p w14:paraId="5DCA5087" w14:textId="5BC98799" w:rsidR="003444AC" w:rsidRPr="007D4EA8" w:rsidRDefault="003444AC" w:rsidP="003444AC">
            <w:pPr>
              <w:rPr>
                <w:rFonts w:ascii="Times New Roman" w:hAnsi="Times New Roman" w:cs="Times New Roman"/>
                <w:noProof/>
                <w:sz w:val="20"/>
                <w:szCs w:val="20"/>
              </w:rPr>
            </w:pPr>
            <w:r w:rsidRPr="007D4EA8">
              <w:rPr>
                <w:rFonts w:ascii="Times New Roman" w:hAnsi="Times New Roman" w:cs="Times New Roman"/>
                <w:sz w:val="20"/>
                <w:szCs w:val="20"/>
              </w:rPr>
              <w:t xml:space="preserve">“Senior logistics officers do not put any value in physical fitness. Before being assigned to Bragg, the logistics officers I was supposed to emulate didn’t even care about leadership.   It seems no scrutiny is placed on any officer being commissioned in QM, OD, or TC; officers with an educational background in math, business management, or anything analytical would be better suited for one of those basic branches.” [CPT, </w:t>
            </w:r>
            <w:r w:rsidR="002C748D">
              <w:rPr>
                <w:rFonts w:ascii="Times New Roman" w:hAnsi="Times New Roman" w:cs="Times New Roman"/>
                <w:sz w:val="20"/>
                <w:szCs w:val="20"/>
              </w:rPr>
              <w:t xml:space="preserve">BR </w:t>
            </w:r>
            <w:r w:rsidR="00796C21">
              <w:rPr>
                <w:rFonts w:ascii="Times New Roman" w:hAnsi="Times New Roman" w:cs="Times New Roman"/>
                <w:sz w:val="20"/>
                <w:szCs w:val="20"/>
              </w:rPr>
              <w:t>92</w:t>
            </w:r>
            <w:r w:rsidRPr="007D4EA8">
              <w:rPr>
                <w:rFonts w:ascii="Times New Roman" w:hAnsi="Times New Roman" w:cs="Times New Roman"/>
                <w:sz w:val="20"/>
                <w:szCs w:val="20"/>
              </w:rPr>
              <w:t>; Supply and Service Officer].</w:t>
            </w:r>
          </w:p>
        </w:tc>
      </w:tr>
      <w:tr w:rsidR="003444AC" w:rsidRPr="00776575" w14:paraId="3F5AFFFA" w14:textId="77777777" w:rsidTr="003444AC">
        <w:tc>
          <w:tcPr>
            <w:tcW w:w="1938" w:type="dxa"/>
          </w:tcPr>
          <w:p w14:paraId="10BD5C25"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Analytic Thinking subtheme – Making Decisions with Incomplete Data</w:t>
            </w:r>
          </w:p>
        </w:tc>
        <w:tc>
          <w:tcPr>
            <w:tcW w:w="6692" w:type="dxa"/>
          </w:tcPr>
          <w:p w14:paraId="4B84C3DE" w14:textId="35500F4E" w:rsidR="003444AC" w:rsidRPr="007D4EA8" w:rsidRDefault="003444AC" w:rsidP="003444AC">
            <w:pPr>
              <w:rPr>
                <w:rFonts w:ascii="Times New Roman" w:hAnsi="Times New Roman" w:cs="Times New Roman"/>
                <w:noProof/>
                <w:sz w:val="20"/>
                <w:szCs w:val="20"/>
              </w:rPr>
            </w:pPr>
            <w:r w:rsidRPr="007D4EA8">
              <w:rPr>
                <w:rFonts w:ascii="Times New Roman" w:hAnsi="Times New Roman" w:cs="Times New Roman"/>
                <w:sz w:val="20"/>
                <w:szCs w:val="20"/>
              </w:rPr>
              <w:t xml:space="preserve">“The ability to reach analytical conclusions based off of incomplete data, and then synthesize that conclusion into a well-reasoned assessment, is critical to performing well as an intelligence officer on staff. Education related to the field of argument analysis, critical thinking, and social studies are most useful.” [1LT, </w:t>
            </w:r>
            <w:r w:rsidR="00A50546">
              <w:rPr>
                <w:rFonts w:ascii="Times New Roman" w:hAnsi="Times New Roman" w:cs="Times New Roman"/>
                <w:sz w:val="20"/>
                <w:szCs w:val="20"/>
              </w:rPr>
              <w:t xml:space="preserve">BR </w:t>
            </w:r>
            <w:r w:rsidR="00796C21">
              <w:rPr>
                <w:rFonts w:ascii="Times New Roman" w:hAnsi="Times New Roman" w:cs="Times New Roman"/>
                <w:sz w:val="20"/>
                <w:szCs w:val="20"/>
              </w:rPr>
              <w:t>3</w:t>
            </w:r>
            <w:r w:rsidR="00A50546">
              <w:rPr>
                <w:rFonts w:ascii="Times New Roman" w:hAnsi="Times New Roman" w:cs="Times New Roman"/>
                <w:sz w:val="20"/>
                <w:szCs w:val="20"/>
              </w:rPr>
              <w:t>5</w:t>
            </w:r>
            <w:r w:rsidRPr="007D4EA8">
              <w:rPr>
                <w:rFonts w:ascii="Times New Roman" w:hAnsi="Times New Roman" w:cs="Times New Roman"/>
                <w:sz w:val="20"/>
                <w:szCs w:val="20"/>
              </w:rPr>
              <w:t xml:space="preserve">; XO].  </w:t>
            </w:r>
          </w:p>
        </w:tc>
      </w:tr>
      <w:tr w:rsidR="003444AC" w:rsidRPr="00776575" w14:paraId="22808B6E" w14:textId="77777777" w:rsidTr="003444AC">
        <w:tc>
          <w:tcPr>
            <w:tcW w:w="1938" w:type="dxa"/>
          </w:tcPr>
          <w:p w14:paraId="211AFBFB"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Analytic Thinking subtheme – Evaluating Effectiveness of Solution</w:t>
            </w:r>
          </w:p>
        </w:tc>
        <w:tc>
          <w:tcPr>
            <w:tcW w:w="6692" w:type="dxa"/>
          </w:tcPr>
          <w:p w14:paraId="23417DB7" w14:textId="2A785F88"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w:t>
            </w:r>
            <w:r w:rsidR="00776575" w:rsidRPr="007D4EA8">
              <w:rPr>
                <w:rFonts w:ascii="Times New Roman" w:hAnsi="Times New Roman" w:cs="Times New Roman"/>
                <w:sz w:val="20"/>
                <w:szCs w:val="20"/>
              </w:rPr>
              <w:t>Coursework</w:t>
            </w:r>
            <w:r w:rsidRPr="007D4EA8">
              <w:rPr>
                <w:rFonts w:ascii="Times New Roman" w:hAnsi="Times New Roman" w:cs="Times New Roman"/>
                <w:sz w:val="20"/>
                <w:szCs w:val="20"/>
              </w:rPr>
              <w:t xml:space="preserve"> that involves analytical problem-solving helps for decision-making at my own level and higher. In order to do the job of a commander well, one needs to establish effective systems in their organization that allow one to spot check for effectiveness, and which empowers subordinates to take ownership of their respective roles. An effective set of systems can free the commander up to do more planning, communication, critical resourcing, and decision-making.” [CPT, </w:t>
            </w:r>
            <w:r w:rsidR="002C748D">
              <w:rPr>
                <w:rFonts w:ascii="Times New Roman" w:hAnsi="Times New Roman" w:cs="Times New Roman"/>
                <w:sz w:val="20"/>
                <w:szCs w:val="20"/>
              </w:rPr>
              <w:t>BR</w:t>
            </w:r>
            <w:r w:rsidR="00D61E7D">
              <w:rPr>
                <w:rFonts w:ascii="Times New Roman" w:hAnsi="Times New Roman" w:cs="Times New Roman"/>
                <w:sz w:val="20"/>
                <w:szCs w:val="20"/>
              </w:rPr>
              <w:t xml:space="preserve"> 92</w:t>
            </w:r>
            <w:r w:rsidRPr="007D4EA8">
              <w:rPr>
                <w:rFonts w:ascii="Times New Roman" w:hAnsi="Times New Roman" w:cs="Times New Roman"/>
                <w:sz w:val="20"/>
                <w:szCs w:val="20"/>
              </w:rPr>
              <w:t>; Company Commander]</w:t>
            </w:r>
          </w:p>
        </w:tc>
      </w:tr>
      <w:tr w:rsidR="003444AC" w:rsidRPr="00776575" w14:paraId="3874A714" w14:textId="77777777" w:rsidTr="003444AC">
        <w:tc>
          <w:tcPr>
            <w:tcW w:w="1938" w:type="dxa"/>
          </w:tcPr>
          <w:p w14:paraId="3871CC69"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lastRenderedPageBreak/>
              <w:t>Verbal Reasoning subtheme – adapting to ambiguity</w:t>
            </w:r>
          </w:p>
        </w:tc>
        <w:tc>
          <w:tcPr>
            <w:tcW w:w="6692" w:type="dxa"/>
          </w:tcPr>
          <w:p w14:paraId="00BB9CA2" w14:textId="3DBAEF5D" w:rsidR="003444AC" w:rsidRPr="007D4EA8" w:rsidRDefault="003444AC" w:rsidP="003444AC">
            <w:pPr>
              <w:rPr>
                <w:rFonts w:ascii="Times New Roman" w:hAnsi="Times New Roman" w:cs="Times New Roman"/>
                <w:noProof/>
                <w:sz w:val="20"/>
                <w:szCs w:val="20"/>
              </w:rPr>
            </w:pPr>
            <w:r w:rsidRPr="007D4EA8">
              <w:rPr>
                <w:rFonts w:ascii="Times New Roman" w:hAnsi="Times New Roman" w:cs="Times New Roman"/>
                <w:sz w:val="20"/>
                <w:szCs w:val="20"/>
              </w:rPr>
              <w:t xml:space="preserve">“The keys to this job really </w:t>
            </w:r>
            <w:r w:rsidR="00776575" w:rsidRPr="007D4EA8">
              <w:rPr>
                <w:rFonts w:ascii="Times New Roman" w:hAnsi="Times New Roman" w:cs="Times New Roman"/>
                <w:sz w:val="20"/>
                <w:szCs w:val="20"/>
              </w:rPr>
              <w:t>are</w:t>
            </w:r>
            <w:r w:rsidRPr="007D4EA8">
              <w:rPr>
                <w:rFonts w:ascii="Times New Roman" w:hAnsi="Times New Roman" w:cs="Times New Roman"/>
                <w:sz w:val="20"/>
                <w:szCs w:val="20"/>
              </w:rPr>
              <w:t xml:space="preserve"> the ability to research, interpret, and apply statutory and regulatory guidance; effectively communicate in a clear and concise manner to the field (Recruiting personnel) and to applicants (generally civilians or enlisted Soldiers); and the ability to adapt easily to ambiguity and concepts that don’t make a lot of sense but are done due to political reasons.” [MAJ, </w:t>
            </w:r>
            <w:r w:rsidR="00E14E42">
              <w:rPr>
                <w:rFonts w:ascii="Times New Roman" w:hAnsi="Times New Roman" w:cs="Times New Roman"/>
                <w:sz w:val="20"/>
                <w:szCs w:val="20"/>
              </w:rPr>
              <w:t xml:space="preserve">BR </w:t>
            </w:r>
            <w:r w:rsidR="008775CD">
              <w:rPr>
                <w:rFonts w:ascii="Times New Roman" w:hAnsi="Times New Roman" w:cs="Times New Roman"/>
                <w:sz w:val="20"/>
                <w:szCs w:val="20"/>
              </w:rPr>
              <w:t>70</w:t>
            </w:r>
            <w:r w:rsidRPr="007D4EA8">
              <w:rPr>
                <w:rFonts w:ascii="Times New Roman" w:hAnsi="Times New Roman" w:cs="Times New Roman"/>
                <w:sz w:val="20"/>
                <w:szCs w:val="20"/>
              </w:rPr>
              <w:t xml:space="preserve">; </w:t>
            </w:r>
            <w:r w:rsidR="00E14E42">
              <w:rPr>
                <w:rFonts w:ascii="Times New Roman" w:hAnsi="Times New Roman" w:cs="Times New Roman"/>
                <w:sz w:val="20"/>
                <w:szCs w:val="20"/>
              </w:rPr>
              <w:t>USAREC HQ</w:t>
            </w:r>
            <w:r w:rsidRPr="007D4EA8">
              <w:rPr>
                <w:rFonts w:ascii="Times New Roman" w:hAnsi="Times New Roman" w:cs="Times New Roman"/>
                <w:sz w:val="20"/>
                <w:szCs w:val="20"/>
              </w:rPr>
              <w:t>].</w:t>
            </w:r>
          </w:p>
        </w:tc>
      </w:tr>
      <w:tr w:rsidR="003444AC" w:rsidRPr="00776575" w14:paraId="3C55097B" w14:textId="77777777" w:rsidTr="003444AC">
        <w:tc>
          <w:tcPr>
            <w:tcW w:w="1938" w:type="dxa"/>
          </w:tcPr>
          <w:p w14:paraId="6E3A74E5" w14:textId="77777777" w:rsidR="003444AC" w:rsidRPr="007D4EA8" w:rsidRDefault="003444AC" w:rsidP="003444AC">
            <w:pPr>
              <w:rPr>
                <w:rFonts w:ascii="Times New Roman" w:hAnsi="Times New Roman" w:cs="Times New Roman"/>
                <w:sz w:val="20"/>
                <w:szCs w:val="20"/>
              </w:rPr>
            </w:pPr>
            <w:r w:rsidRPr="007D4EA8">
              <w:rPr>
                <w:rFonts w:ascii="Times New Roman" w:hAnsi="Times New Roman" w:cs="Times New Roman"/>
                <w:sz w:val="20"/>
                <w:szCs w:val="20"/>
              </w:rPr>
              <w:t>Verbal Reasoning subtheme – communicating realistic expectations</w:t>
            </w:r>
          </w:p>
        </w:tc>
        <w:tc>
          <w:tcPr>
            <w:tcW w:w="6692" w:type="dxa"/>
          </w:tcPr>
          <w:p w14:paraId="53A35732" w14:textId="37F53584" w:rsidR="003444AC" w:rsidRPr="007D4EA8" w:rsidRDefault="003444AC" w:rsidP="003444AC">
            <w:pPr>
              <w:rPr>
                <w:rFonts w:ascii="Times New Roman" w:hAnsi="Times New Roman" w:cs="Times New Roman"/>
                <w:noProof/>
                <w:sz w:val="20"/>
                <w:szCs w:val="20"/>
              </w:rPr>
            </w:pPr>
            <w:r w:rsidRPr="007D4EA8">
              <w:rPr>
                <w:rFonts w:ascii="Times New Roman" w:hAnsi="Times New Roman" w:cs="Times New Roman"/>
                <w:sz w:val="20"/>
                <w:szCs w:val="20"/>
              </w:rPr>
              <w:t>“In order for future signal officers to succeed in any environment, they must be able to handle stress, have better coping skills and communicate realistic expectations to their bosses. One of the reasons a lot of officers are choosing to “give up” or lack the desire to continue service past their required commitment is due to various factors. The most I usually hear from my peers has to do with lack of knowledge about existing technology and the ability to communicate realistic expectations to their commander. Training should focus less on technical perfection and more on developing systems; officers manage systems and improve processes and enlisted enforce those processes through technical proficiency.” [CPT</w:t>
            </w:r>
            <w:r w:rsidR="00E14E42">
              <w:rPr>
                <w:rFonts w:ascii="Times New Roman" w:hAnsi="Times New Roman" w:cs="Times New Roman"/>
                <w:sz w:val="20"/>
                <w:szCs w:val="20"/>
              </w:rPr>
              <w:t>,</w:t>
            </w:r>
            <w:r w:rsidRPr="007D4EA8">
              <w:rPr>
                <w:rFonts w:ascii="Times New Roman" w:hAnsi="Times New Roman" w:cs="Times New Roman"/>
                <w:sz w:val="20"/>
                <w:szCs w:val="20"/>
              </w:rPr>
              <w:t xml:space="preserve"> </w:t>
            </w:r>
            <w:r w:rsidR="00E14E42">
              <w:rPr>
                <w:rFonts w:ascii="Times New Roman" w:hAnsi="Times New Roman" w:cs="Times New Roman"/>
                <w:sz w:val="20"/>
                <w:szCs w:val="20"/>
              </w:rPr>
              <w:t>BR 25; MS Program Manager</w:t>
            </w:r>
            <w:r w:rsidRPr="007D4EA8">
              <w:rPr>
                <w:rFonts w:ascii="Times New Roman" w:hAnsi="Times New Roman" w:cs="Times New Roman"/>
                <w:sz w:val="20"/>
                <w:szCs w:val="20"/>
              </w:rPr>
              <w:t>].</w:t>
            </w:r>
          </w:p>
        </w:tc>
      </w:tr>
    </w:tbl>
    <w:p w14:paraId="2559983D" w14:textId="77777777" w:rsidR="00B474CD" w:rsidRPr="00D0316D" w:rsidRDefault="00B474CD" w:rsidP="00B474CD">
      <w:pPr>
        <w:rPr>
          <w:rFonts w:ascii="Calibri" w:eastAsia="Calibri" w:hAnsi="Calibri" w:cs="Times New Roman"/>
        </w:rPr>
      </w:pPr>
    </w:p>
    <w:bookmarkEnd w:id="126"/>
    <w:p w14:paraId="712B6031" w14:textId="77777777" w:rsidR="00230872" w:rsidRPr="00D0316D" w:rsidRDefault="00230872" w:rsidP="00B474CD">
      <w:pPr>
        <w:spacing w:after="0" w:line="240" w:lineRule="auto"/>
        <w:rPr>
          <w:rFonts w:ascii="Times New Roman" w:eastAsia="SimSun" w:hAnsi="Times New Roman" w:cs="Times New Roman"/>
          <w:sz w:val="24"/>
          <w:szCs w:val="24"/>
        </w:rPr>
      </w:pPr>
    </w:p>
    <w:p w14:paraId="7FE353B3" w14:textId="7A98054F" w:rsidR="00824494" w:rsidRPr="00D0316D" w:rsidRDefault="00B67D90" w:rsidP="00CE0B25">
      <w:pPr>
        <w:spacing w:after="0" w:line="240" w:lineRule="auto"/>
        <w:rPr>
          <w:rFonts w:ascii="Times New Roman" w:eastAsia="SimSun" w:hAnsi="Times New Roman" w:cs="Times New Roman"/>
          <w:sz w:val="24"/>
          <w:szCs w:val="24"/>
        </w:rPr>
      </w:pPr>
      <w:r w:rsidRPr="00D0316D">
        <w:rPr>
          <w:rFonts w:ascii="Times New Roman" w:eastAsia="SimSun" w:hAnsi="Times New Roman" w:cs="Times New Roman"/>
          <w:b/>
          <w:sz w:val="24"/>
          <w:szCs w:val="24"/>
        </w:rPr>
        <w:t xml:space="preserve">Table </w:t>
      </w:r>
      <w:r w:rsidR="001076C4">
        <w:rPr>
          <w:rFonts w:ascii="Times New Roman" w:eastAsia="SimSun" w:hAnsi="Times New Roman" w:cs="Times New Roman"/>
          <w:b/>
          <w:sz w:val="24"/>
          <w:szCs w:val="24"/>
        </w:rPr>
        <w:t>11</w:t>
      </w:r>
    </w:p>
    <w:p w14:paraId="505AAEF4" w14:textId="77777777" w:rsidR="00824494" w:rsidRPr="00D0316D" w:rsidRDefault="00824494" w:rsidP="00CE0B25">
      <w:pPr>
        <w:spacing w:after="0" w:line="240" w:lineRule="auto"/>
        <w:rPr>
          <w:rFonts w:ascii="Times New Roman" w:eastAsia="SimSun" w:hAnsi="Times New Roman" w:cs="Times New Roman"/>
          <w:sz w:val="24"/>
          <w:szCs w:val="24"/>
        </w:rPr>
      </w:pPr>
    </w:p>
    <w:p w14:paraId="1C169FE8" w14:textId="5A59A26C" w:rsidR="00B67D90" w:rsidRPr="003444AC" w:rsidRDefault="00B67D90" w:rsidP="00CE0B25">
      <w:pPr>
        <w:spacing w:after="0" w:line="240" w:lineRule="auto"/>
        <w:rPr>
          <w:rFonts w:ascii="Times New Roman" w:eastAsia="SimSun" w:hAnsi="Times New Roman" w:cs="Times New Roman"/>
          <w:sz w:val="24"/>
          <w:szCs w:val="24"/>
        </w:rPr>
      </w:pPr>
      <w:r w:rsidRPr="007D4EA8">
        <w:rPr>
          <w:rFonts w:ascii="Times New Roman" w:eastAsia="SimSun" w:hAnsi="Times New Roman" w:cs="Times New Roman"/>
          <w:i/>
          <w:iCs/>
          <w:sz w:val="24"/>
          <w:szCs w:val="24"/>
        </w:rPr>
        <w:t xml:space="preserve">Summary of important </w:t>
      </w:r>
      <w:r w:rsidRPr="003444AC">
        <w:rPr>
          <w:rFonts w:ascii="Times New Roman" w:eastAsia="SimSun" w:hAnsi="Times New Roman" w:cs="Times New Roman"/>
          <w:i/>
          <w:iCs/>
          <w:sz w:val="24"/>
          <w:szCs w:val="24"/>
        </w:rPr>
        <w:t>Talents, Skills</w:t>
      </w:r>
      <w:r w:rsidRPr="007D4EA8">
        <w:rPr>
          <w:rFonts w:ascii="Times New Roman" w:eastAsia="SimSun" w:hAnsi="Times New Roman" w:cs="Times New Roman"/>
          <w:i/>
          <w:iCs/>
          <w:sz w:val="24"/>
          <w:szCs w:val="24"/>
        </w:rPr>
        <w:t xml:space="preserve"> and </w:t>
      </w:r>
      <w:r w:rsidRPr="003444AC">
        <w:rPr>
          <w:rFonts w:ascii="Times New Roman" w:eastAsia="SimSun" w:hAnsi="Times New Roman" w:cs="Times New Roman"/>
          <w:i/>
          <w:iCs/>
          <w:sz w:val="24"/>
          <w:szCs w:val="24"/>
        </w:rPr>
        <w:t>Abilities</w:t>
      </w:r>
      <w:r w:rsidRPr="007D4EA8">
        <w:rPr>
          <w:rFonts w:ascii="Times New Roman" w:eastAsia="SimSun" w:hAnsi="Times New Roman" w:cs="Times New Roman"/>
          <w:i/>
          <w:iCs/>
          <w:sz w:val="24"/>
          <w:szCs w:val="24"/>
        </w:rPr>
        <w:t xml:space="preserve"> and their subthemes.</w:t>
      </w:r>
    </w:p>
    <w:tbl>
      <w:tblPr>
        <w:tblStyle w:val="PlainTable1"/>
        <w:tblW w:w="8794" w:type="dxa"/>
        <w:tblLook w:val="04A0" w:firstRow="1" w:lastRow="0" w:firstColumn="1" w:lastColumn="0" w:noHBand="0" w:noVBand="1"/>
      </w:tblPr>
      <w:tblGrid>
        <w:gridCol w:w="6549"/>
        <w:gridCol w:w="2245"/>
      </w:tblGrid>
      <w:tr w:rsidR="00E269E7" w14:paraId="22F58A35" w14:textId="77777777" w:rsidTr="00E26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tcBorders>
              <w:top w:val="single" w:sz="4" w:space="0" w:color="auto"/>
              <w:bottom w:val="single" w:sz="4" w:space="0" w:color="auto"/>
            </w:tcBorders>
            <w:hideMark/>
          </w:tcPr>
          <w:p w14:paraId="70E245E4" w14:textId="77777777" w:rsidR="00E269E7" w:rsidRDefault="00E269E7">
            <w:pPr>
              <w:rPr>
                <w:rFonts w:eastAsia="Calibri"/>
                <w:sz w:val="24"/>
                <w:szCs w:val="24"/>
              </w:rPr>
            </w:pPr>
            <w:r>
              <w:rPr>
                <w:rFonts w:eastAsia="Calibri"/>
                <w:sz w:val="24"/>
                <w:szCs w:val="24"/>
              </w:rPr>
              <w:t>Talents, skills and abilities</w:t>
            </w:r>
          </w:p>
        </w:tc>
        <w:tc>
          <w:tcPr>
            <w:tcW w:w="2245" w:type="dxa"/>
            <w:tcBorders>
              <w:top w:val="single" w:sz="4" w:space="0" w:color="auto"/>
              <w:bottom w:val="single" w:sz="4" w:space="0" w:color="auto"/>
            </w:tcBorders>
            <w:hideMark/>
          </w:tcPr>
          <w:p w14:paraId="33A02D45" w14:textId="77777777" w:rsidR="00E269E7" w:rsidRDefault="00E269E7">
            <w:pPr>
              <w:cnfStyle w:val="100000000000" w:firstRow="1"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Rank - Branch/FA</w:t>
            </w:r>
          </w:p>
        </w:tc>
      </w:tr>
      <w:tr w:rsidR="00E269E7" w14:paraId="701F6DF1"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tcBorders>
              <w:top w:val="single" w:sz="4" w:space="0" w:color="auto"/>
            </w:tcBorders>
            <w:hideMark/>
          </w:tcPr>
          <w:p w14:paraId="40C3DA70" w14:textId="77777777" w:rsidR="00E269E7" w:rsidRDefault="00E269E7">
            <w:pPr>
              <w:ind w:left="792" w:hanging="792"/>
              <w:rPr>
                <w:rFonts w:eastAsia="Calibri"/>
                <w:b w:val="0"/>
              </w:rPr>
            </w:pPr>
            <w:r>
              <w:rPr>
                <w:rFonts w:eastAsia="Calibri"/>
              </w:rPr>
              <w:t>Communicator Talent</w:t>
            </w:r>
          </w:p>
        </w:tc>
        <w:tc>
          <w:tcPr>
            <w:tcW w:w="2245" w:type="dxa"/>
            <w:tcBorders>
              <w:top w:val="single" w:sz="4" w:space="0" w:color="auto"/>
            </w:tcBorders>
          </w:tcPr>
          <w:p w14:paraId="349FC398"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p>
        </w:tc>
      </w:tr>
      <w:tr w:rsidR="00E269E7" w14:paraId="07B7E065"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00C99A96" w14:textId="77777777" w:rsidR="00E269E7" w:rsidRDefault="00E269E7">
            <w:pPr>
              <w:ind w:left="792" w:hanging="450"/>
              <w:rPr>
                <w:rFonts w:eastAsia="Calibri"/>
                <w:b w:val="0"/>
              </w:rPr>
            </w:pPr>
            <w:r>
              <w:rPr>
                <w:rFonts w:eastAsia="Calibri"/>
              </w:rPr>
              <w:t>Precise and Efficient</w:t>
            </w:r>
          </w:p>
        </w:tc>
        <w:tc>
          <w:tcPr>
            <w:tcW w:w="2245" w:type="dxa"/>
            <w:hideMark/>
          </w:tcPr>
          <w:p w14:paraId="513C0C7C"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1LT/ BR 35</w:t>
            </w:r>
          </w:p>
        </w:tc>
      </w:tr>
      <w:tr w:rsidR="00E269E7" w14:paraId="0B01BD81"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4283E7C" w14:textId="77777777" w:rsidR="00E269E7" w:rsidRDefault="00E269E7">
            <w:pPr>
              <w:ind w:left="792" w:hanging="450"/>
              <w:rPr>
                <w:rFonts w:eastAsia="Calibri"/>
                <w:b w:val="0"/>
              </w:rPr>
            </w:pPr>
            <w:r>
              <w:rPr>
                <w:rFonts w:eastAsia="Calibri"/>
              </w:rPr>
              <w:t>Timing and Accuracy</w:t>
            </w:r>
          </w:p>
        </w:tc>
        <w:tc>
          <w:tcPr>
            <w:tcW w:w="2245" w:type="dxa"/>
            <w:hideMark/>
          </w:tcPr>
          <w:p w14:paraId="06F1F2F1"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1LT/ BR 13</w:t>
            </w:r>
          </w:p>
        </w:tc>
      </w:tr>
      <w:tr w:rsidR="00E269E7" w14:paraId="4EEEB16D"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5CCFA8F2" w14:textId="77777777" w:rsidR="00E269E7" w:rsidRDefault="00E269E7">
            <w:pPr>
              <w:ind w:left="792" w:hanging="450"/>
              <w:rPr>
                <w:rFonts w:eastAsia="Calibri"/>
                <w:b w:val="0"/>
              </w:rPr>
            </w:pPr>
            <w:r>
              <w:rPr>
                <w:rFonts w:eastAsia="Calibri"/>
              </w:rPr>
              <w:t>English Language Proficiency</w:t>
            </w:r>
          </w:p>
        </w:tc>
        <w:tc>
          <w:tcPr>
            <w:tcW w:w="2245" w:type="dxa"/>
            <w:hideMark/>
          </w:tcPr>
          <w:p w14:paraId="259136C4"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42</w:t>
            </w:r>
          </w:p>
        </w:tc>
      </w:tr>
      <w:tr w:rsidR="00E269E7" w14:paraId="4343C107"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6199397" w14:textId="77777777" w:rsidR="00E269E7" w:rsidRDefault="00E269E7">
            <w:pPr>
              <w:ind w:left="792" w:hanging="450"/>
              <w:rPr>
                <w:rFonts w:eastAsia="Calibri"/>
                <w:b w:val="0"/>
              </w:rPr>
            </w:pPr>
            <w:r>
              <w:rPr>
                <w:rFonts w:eastAsia="Calibri"/>
              </w:rPr>
              <w:t>Precision and accuracy in writing and grammar through training</w:t>
            </w:r>
          </w:p>
        </w:tc>
        <w:tc>
          <w:tcPr>
            <w:tcW w:w="2245" w:type="dxa"/>
            <w:hideMark/>
          </w:tcPr>
          <w:p w14:paraId="0E3FDE67"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88</w:t>
            </w:r>
          </w:p>
        </w:tc>
      </w:tr>
      <w:tr w:rsidR="00E269E7" w14:paraId="11E52AC9"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1950F872" w14:textId="77777777" w:rsidR="00E269E7" w:rsidRDefault="00E269E7">
            <w:pPr>
              <w:ind w:left="792" w:hanging="450"/>
              <w:rPr>
                <w:rFonts w:eastAsia="Calibri"/>
                <w:b w:val="0"/>
              </w:rPr>
            </w:pPr>
            <w:r>
              <w:rPr>
                <w:rFonts w:eastAsia="Calibri"/>
              </w:rPr>
              <w:t>Customize to the audience’s understanding</w:t>
            </w:r>
          </w:p>
        </w:tc>
        <w:tc>
          <w:tcPr>
            <w:tcW w:w="2245" w:type="dxa"/>
            <w:hideMark/>
          </w:tcPr>
          <w:p w14:paraId="5257EB27"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31</w:t>
            </w:r>
          </w:p>
        </w:tc>
      </w:tr>
      <w:tr w:rsidR="00E269E7" w14:paraId="3021E664"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1FA71EEA" w14:textId="77777777" w:rsidR="00E269E7" w:rsidRDefault="00E269E7">
            <w:pPr>
              <w:ind w:left="792" w:hanging="450"/>
              <w:rPr>
                <w:rFonts w:eastAsia="Calibri"/>
                <w:b w:val="0"/>
              </w:rPr>
            </w:pPr>
            <w:r>
              <w:rPr>
                <w:rFonts w:eastAsia="Calibri"/>
              </w:rPr>
              <w:t>Flexibility in communication style</w:t>
            </w:r>
          </w:p>
        </w:tc>
        <w:tc>
          <w:tcPr>
            <w:tcW w:w="2245" w:type="dxa"/>
            <w:hideMark/>
          </w:tcPr>
          <w:p w14:paraId="6959ABD4"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LTC/ BR 13</w:t>
            </w:r>
          </w:p>
        </w:tc>
      </w:tr>
      <w:tr w:rsidR="00E269E7" w14:paraId="5AEF8693"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1F906644" w14:textId="77777777" w:rsidR="00E269E7" w:rsidRDefault="00E269E7">
            <w:pPr>
              <w:ind w:left="792" w:hanging="450"/>
              <w:rPr>
                <w:rFonts w:eastAsia="Calibri"/>
                <w:b w:val="0"/>
              </w:rPr>
            </w:pPr>
            <w:r>
              <w:rPr>
                <w:rFonts w:eastAsia="Calibri"/>
              </w:rPr>
              <w:t>Operational and technical knowledge</w:t>
            </w:r>
          </w:p>
        </w:tc>
        <w:tc>
          <w:tcPr>
            <w:tcW w:w="2245" w:type="dxa"/>
            <w:hideMark/>
          </w:tcPr>
          <w:p w14:paraId="01B013AD"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LTC/ BR 35</w:t>
            </w:r>
          </w:p>
        </w:tc>
      </w:tr>
      <w:tr w:rsidR="00E269E7" w14:paraId="0E740E7E"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20A8E1F" w14:textId="77777777" w:rsidR="00E269E7" w:rsidRDefault="00E269E7">
            <w:pPr>
              <w:ind w:left="792" w:hanging="450"/>
              <w:rPr>
                <w:rFonts w:eastAsia="Calibri"/>
                <w:b w:val="0"/>
              </w:rPr>
            </w:pPr>
            <w:r>
              <w:rPr>
                <w:rFonts w:eastAsia="Calibri"/>
              </w:rPr>
              <w:t>Communicating with others inside and outside one’s organization</w:t>
            </w:r>
          </w:p>
        </w:tc>
        <w:tc>
          <w:tcPr>
            <w:tcW w:w="2245" w:type="dxa"/>
            <w:hideMark/>
          </w:tcPr>
          <w:p w14:paraId="59FB0823"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35</w:t>
            </w:r>
          </w:p>
        </w:tc>
      </w:tr>
      <w:tr w:rsidR="00E269E7" w14:paraId="415C7417"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155CC135" w14:textId="77777777" w:rsidR="00E269E7" w:rsidRDefault="00E269E7">
            <w:pPr>
              <w:ind w:left="792" w:hanging="450"/>
              <w:rPr>
                <w:rFonts w:eastAsia="Calibri"/>
                <w:b w:val="0"/>
              </w:rPr>
            </w:pPr>
            <w:r>
              <w:rPr>
                <w:rFonts w:eastAsia="Calibri"/>
              </w:rPr>
              <w:t>Humility and recognition that one does not have all the answers</w:t>
            </w:r>
          </w:p>
        </w:tc>
        <w:tc>
          <w:tcPr>
            <w:tcW w:w="2245" w:type="dxa"/>
            <w:hideMark/>
          </w:tcPr>
          <w:p w14:paraId="226CC208"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1LT/ BR 31</w:t>
            </w:r>
          </w:p>
        </w:tc>
      </w:tr>
      <w:tr w:rsidR="00E269E7" w14:paraId="347412D8"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12DE5F44" w14:textId="77777777" w:rsidR="00E269E7" w:rsidRDefault="00E269E7">
            <w:pPr>
              <w:ind w:left="792" w:hanging="450"/>
              <w:rPr>
                <w:rFonts w:eastAsia="Calibri"/>
                <w:b w:val="0"/>
              </w:rPr>
            </w:pPr>
            <w:r>
              <w:rPr>
                <w:rFonts w:eastAsia="Calibri"/>
              </w:rPr>
              <w:t>Communicating problems with logic</w:t>
            </w:r>
          </w:p>
        </w:tc>
        <w:tc>
          <w:tcPr>
            <w:tcW w:w="2245" w:type="dxa"/>
            <w:hideMark/>
          </w:tcPr>
          <w:p w14:paraId="77F95D0F"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42</w:t>
            </w:r>
          </w:p>
        </w:tc>
      </w:tr>
      <w:tr w:rsidR="00E269E7" w14:paraId="27A9E455"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6403AED3" w14:textId="77777777" w:rsidR="00E269E7" w:rsidRDefault="00E269E7">
            <w:pPr>
              <w:ind w:left="792" w:hanging="450"/>
              <w:rPr>
                <w:rFonts w:eastAsia="Calibri"/>
                <w:b w:val="0"/>
              </w:rPr>
            </w:pPr>
            <w:r>
              <w:rPr>
                <w:rFonts w:eastAsia="Calibri"/>
              </w:rPr>
              <w:t>Enhancing communication through education</w:t>
            </w:r>
          </w:p>
        </w:tc>
        <w:tc>
          <w:tcPr>
            <w:tcW w:w="2245" w:type="dxa"/>
            <w:hideMark/>
          </w:tcPr>
          <w:p w14:paraId="7C56C3FE"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1LT/ BR 42</w:t>
            </w:r>
          </w:p>
        </w:tc>
      </w:tr>
      <w:tr w:rsidR="00E269E7" w14:paraId="3EA5525C"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BA94A80" w14:textId="77777777" w:rsidR="00E269E7" w:rsidRDefault="00E269E7">
            <w:pPr>
              <w:ind w:left="792" w:hanging="450"/>
              <w:rPr>
                <w:rFonts w:eastAsia="Calibri"/>
                <w:b w:val="0"/>
              </w:rPr>
            </w:pPr>
            <w:r>
              <w:rPr>
                <w:rFonts w:eastAsia="Calibri"/>
              </w:rPr>
              <w:t>Familiarity with military-specific terminology</w:t>
            </w:r>
          </w:p>
        </w:tc>
        <w:tc>
          <w:tcPr>
            <w:tcW w:w="2245" w:type="dxa"/>
            <w:hideMark/>
          </w:tcPr>
          <w:p w14:paraId="689BDE20"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42</w:t>
            </w:r>
          </w:p>
        </w:tc>
      </w:tr>
      <w:tr w:rsidR="00E269E7" w14:paraId="506AB63F" w14:textId="77777777" w:rsidTr="00E269E7">
        <w:trPr>
          <w:gridAfter w:val="1"/>
          <w:wAfter w:w="2245" w:type="dxa"/>
        </w:trPr>
        <w:tc>
          <w:tcPr>
            <w:cnfStyle w:val="001000000000" w:firstRow="0" w:lastRow="0" w:firstColumn="1" w:lastColumn="0" w:oddVBand="0" w:evenVBand="0" w:oddHBand="0" w:evenHBand="0" w:firstRowFirstColumn="0" w:firstRowLastColumn="0" w:lastRowFirstColumn="0" w:lastRowLastColumn="0"/>
            <w:tcW w:w="6549" w:type="dxa"/>
            <w:hideMark/>
          </w:tcPr>
          <w:p w14:paraId="67555A01" w14:textId="77777777" w:rsidR="00E269E7" w:rsidRDefault="00E269E7">
            <w:pPr>
              <w:jc w:val="both"/>
              <w:rPr>
                <w:rFonts w:eastAsia="Calibri"/>
                <w:i/>
              </w:rPr>
            </w:pPr>
            <w:r>
              <w:rPr>
                <w:rFonts w:eastAsia="Calibri"/>
                <w:i/>
              </w:rPr>
              <w:t>Subdomain - Written Communication</w:t>
            </w:r>
          </w:p>
        </w:tc>
      </w:tr>
      <w:tr w:rsidR="00E269E7" w14:paraId="46704191"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8DE7F95" w14:textId="77777777" w:rsidR="00E269E7" w:rsidRDefault="00E269E7">
            <w:pPr>
              <w:ind w:left="702"/>
              <w:rPr>
                <w:rFonts w:eastAsia="Calibri"/>
                <w:b w:val="0"/>
              </w:rPr>
            </w:pPr>
            <w:r>
              <w:rPr>
                <w:rFonts w:eastAsia="Calibri"/>
              </w:rPr>
              <w:t>Compelling in written and spoken communication</w:t>
            </w:r>
          </w:p>
        </w:tc>
        <w:tc>
          <w:tcPr>
            <w:tcW w:w="2245" w:type="dxa"/>
            <w:hideMark/>
          </w:tcPr>
          <w:p w14:paraId="7AD131CB"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13</w:t>
            </w:r>
          </w:p>
        </w:tc>
      </w:tr>
      <w:tr w:rsidR="00E269E7" w14:paraId="0EFA0B73"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5B90253A" w14:textId="77777777" w:rsidR="00E269E7" w:rsidRDefault="00E269E7">
            <w:pPr>
              <w:ind w:left="702"/>
              <w:rPr>
                <w:rFonts w:eastAsia="Calibri"/>
                <w:b w:val="0"/>
              </w:rPr>
            </w:pPr>
            <w:r>
              <w:rPr>
                <w:rFonts w:eastAsia="Calibri"/>
              </w:rPr>
              <w:t>Effective writing requires critical and effective thinking</w:t>
            </w:r>
          </w:p>
        </w:tc>
        <w:tc>
          <w:tcPr>
            <w:tcW w:w="2245" w:type="dxa"/>
            <w:hideMark/>
          </w:tcPr>
          <w:p w14:paraId="43F0FBD6"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35</w:t>
            </w:r>
          </w:p>
        </w:tc>
      </w:tr>
      <w:tr w:rsidR="00E269E7" w14:paraId="506BDF8D"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995F1ED" w14:textId="77777777" w:rsidR="00E269E7" w:rsidRDefault="00E269E7">
            <w:pPr>
              <w:ind w:left="702"/>
              <w:rPr>
                <w:rFonts w:eastAsia="Calibri"/>
                <w:b w:val="0"/>
              </w:rPr>
            </w:pPr>
            <w:r>
              <w:rPr>
                <w:rFonts w:eastAsia="Calibri"/>
              </w:rPr>
              <w:t>Increasing written communication through education and training</w:t>
            </w:r>
          </w:p>
        </w:tc>
        <w:tc>
          <w:tcPr>
            <w:tcW w:w="2245" w:type="dxa"/>
            <w:hideMark/>
          </w:tcPr>
          <w:p w14:paraId="786EDEF2"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BR 11</w:t>
            </w:r>
          </w:p>
        </w:tc>
      </w:tr>
      <w:tr w:rsidR="00E269E7" w14:paraId="216EE561"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556C04F4" w14:textId="77777777" w:rsidR="00E269E7" w:rsidRDefault="00E269E7">
            <w:pPr>
              <w:ind w:left="702"/>
              <w:rPr>
                <w:rFonts w:eastAsia="Calibri"/>
                <w:b w:val="0"/>
              </w:rPr>
            </w:pPr>
            <w:r>
              <w:rPr>
                <w:rFonts w:eastAsia="Calibri"/>
              </w:rPr>
              <w:t>Written communication requires using logic</w:t>
            </w:r>
          </w:p>
        </w:tc>
        <w:tc>
          <w:tcPr>
            <w:tcW w:w="2245" w:type="dxa"/>
            <w:hideMark/>
          </w:tcPr>
          <w:p w14:paraId="2C06F197"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92</w:t>
            </w:r>
          </w:p>
        </w:tc>
      </w:tr>
      <w:tr w:rsidR="00E269E7" w14:paraId="0489F537"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6628491" w14:textId="77777777" w:rsidR="00E269E7" w:rsidRDefault="00E269E7">
            <w:pPr>
              <w:ind w:left="702"/>
              <w:rPr>
                <w:rFonts w:eastAsia="Calibri"/>
                <w:b w:val="0"/>
              </w:rPr>
            </w:pPr>
            <w:r>
              <w:rPr>
                <w:rFonts w:eastAsia="Calibri"/>
              </w:rPr>
              <w:t>Communicating at the executive level</w:t>
            </w:r>
          </w:p>
        </w:tc>
        <w:tc>
          <w:tcPr>
            <w:tcW w:w="2245" w:type="dxa"/>
            <w:hideMark/>
          </w:tcPr>
          <w:p w14:paraId="7C848FB4"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LTC/ BR NA</w:t>
            </w:r>
            <w:r>
              <w:rPr>
                <w:rFonts w:eastAsia="Calibri"/>
                <w:vertAlign w:val="superscript"/>
              </w:rPr>
              <w:t>1</w:t>
            </w:r>
          </w:p>
        </w:tc>
      </w:tr>
      <w:tr w:rsidR="00E269E7" w14:paraId="26D275AC"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B90E62B" w14:textId="77777777" w:rsidR="00E269E7" w:rsidRDefault="00E269E7">
            <w:pPr>
              <w:ind w:left="702"/>
              <w:rPr>
                <w:rFonts w:eastAsia="Calibri"/>
                <w:b w:val="0"/>
              </w:rPr>
            </w:pPr>
            <w:r>
              <w:rPr>
                <w:rFonts w:eastAsia="Calibri"/>
              </w:rPr>
              <w:t>Communicating to multiple levels</w:t>
            </w:r>
          </w:p>
        </w:tc>
        <w:tc>
          <w:tcPr>
            <w:tcW w:w="2245" w:type="dxa"/>
            <w:hideMark/>
          </w:tcPr>
          <w:p w14:paraId="40DAD963"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LTC/ BR 11</w:t>
            </w:r>
          </w:p>
        </w:tc>
      </w:tr>
      <w:tr w:rsidR="00E269E7" w14:paraId="139D7ABE"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72F8FEA1" w14:textId="77777777" w:rsidR="00E269E7" w:rsidRDefault="00E269E7">
            <w:pPr>
              <w:ind w:left="702"/>
              <w:rPr>
                <w:rFonts w:eastAsia="Calibri"/>
                <w:b w:val="0"/>
              </w:rPr>
            </w:pPr>
            <w:r>
              <w:rPr>
                <w:rFonts w:eastAsia="Calibri"/>
              </w:rPr>
              <w:t>Ability to condense information to the most important points</w:t>
            </w:r>
          </w:p>
        </w:tc>
        <w:tc>
          <w:tcPr>
            <w:tcW w:w="2245" w:type="dxa"/>
            <w:hideMark/>
          </w:tcPr>
          <w:p w14:paraId="554D5AB3"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BR 12</w:t>
            </w:r>
          </w:p>
        </w:tc>
      </w:tr>
      <w:tr w:rsidR="00E269E7" w14:paraId="0E3C115E" w14:textId="77777777" w:rsidTr="00E269E7">
        <w:trPr>
          <w:trHeight w:val="269"/>
        </w:trPr>
        <w:tc>
          <w:tcPr>
            <w:cnfStyle w:val="001000000000" w:firstRow="0" w:lastRow="0" w:firstColumn="1" w:lastColumn="0" w:oddVBand="0" w:evenVBand="0" w:oddHBand="0" w:evenHBand="0" w:firstRowFirstColumn="0" w:firstRowLastColumn="0" w:lastRowFirstColumn="0" w:lastRowLastColumn="0"/>
            <w:tcW w:w="6549" w:type="dxa"/>
            <w:hideMark/>
          </w:tcPr>
          <w:p w14:paraId="1B7A8C37" w14:textId="77777777" w:rsidR="00E269E7" w:rsidRDefault="00E269E7">
            <w:pPr>
              <w:ind w:left="702"/>
              <w:rPr>
                <w:rFonts w:eastAsia="Calibri"/>
                <w:b w:val="0"/>
              </w:rPr>
            </w:pPr>
            <w:r>
              <w:rPr>
                <w:rFonts w:eastAsia="Calibri"/>
              </w:rPr>
              <w:t>Disseminating information in a timely fashion</w:t>
            </w:r>
          </w:p>
        </w:tc>
        <w:tc>
          <w:tcPr>
            <w:tcW w:w="2245" w:type="dxa"/>
            <w:hideMark/>
          </w:tcPr>
          <w:p w14:paraId="4761CE81"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11</w:t>
            </w:r>
          </w:p>
        </w:tc>
      </w:tr>
      <w:tr w:rsidR="00E269E7" w14:paraId="7EC2E561"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1730935" w14:textId="77777777" w:rsidR="00E269E7" w:rsidRDefault="00E269E7">
            <w:pPr>
              <w:ind w:left="702"/>
              <w:rPr>
                <w:rFonts w:eastAsia="Calibri"/>
                <w:b w:val="0"/>
              </w:rPr>
            </w:pPr>
            <w:r>
              <w:rPr>
                <w:rFonts w:eastAsia="Calibri"/>
              </w:rPr>
              <w:t>Clear communication of complex ideas</w:t>
            </w:r>
          </w:p>
        </w:tc>
        <w:tc>
          <w:tcPr>
            <w:tcW w:w="2245" w:type="dxa"/>
            <w:hideMark/>
          </w:tcPr>
          <w:p w14:paraId="253509BA"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LTC/ FA 59</w:t>
            </w:r>
          </w:p>
        </w:tc>
      </w:tr>
      <w:tr w:rsidR="00E269E7" w14:paraId="75B897ED"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15E6BF04" w14:textId="77777777" w:rsidR="00E269E7" w:rsidRDefault="00E269E7">
            <w:pPr>
              <w:ind w:left="702"/>
              <w:rPr>
                <w:rFonts w:eastAsia="Calibri"/>
              </w:rPr>
            </w:pPr>
            <w:r>
              <w:rPr>
                <w:rFonts w:eastAsia="Calibri"/>
              </w:rPr>
              <w:t>Asking for Feedback and Mentoring</w:t>
            </w:r>
          </w:p>
        </w:tc>
        <w:tc>
          <w:tcPr>
            <w:tcW w:w="2245" w:type="dxa"/>
            <w:hideMark/>
          </w:tcPr>
          <w:p w14:paraId="503AAAD5"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92</w:t>
            </w:r>
          </w:p>
        </w:tc>
      </w:tr>
      <w:tr w:rsidR="00E269E7" w14:paraId="09A94D8A" w14:textId="77777777" w:rsidTr="00E269E7">
        <w:trPr>
          <w:gridAfter w:val="1"/>
          <w:cnfStyle w:val="000000100000" w:firstRow="0" w:lastRow="0" w:firstColumn="0" w:lastColumn="0" w:oddVBand="0" w:evenVBand="0" w:oddHBand="1" w:evenHBand="0" w:firstRowFirstColumn="0" w:firstRowLastColumn="0" w:lastRowFirstColumn="0" w:lastRowLastColumn="0"/>
          <w:wAfter w:w="2245" w:type="dxa"/>
        </w:trPr>
        <w:tc>
          <w:tcPr>
            <w:cnfStyle w:val="001000000000" w:firstRow="0" w:lastRow="0" w:firstColumn="1" w:lastColumn="0" w:oddVBand="0" w:evenVBand="0" w:oddHBand="0" w:evenHBand="0" w:firstRowFirstColumn="0" w:firstRowLastColumn="0" w:lastRowFirstColumn="0" w:lastRowLastColumn="0"/>
            <w:tcW w:w="6549" w:type="dxa"/>
            <w:hideMark/>
          </w:tcPr>
          <w:p w14:paraId="45A9442D" w14:textId="77777777" w:rsidR="00E269E7" w:rsidRDefault="00E269E7">
            <w:pPr>
              <w:jc w:val="both"/>
              <w:rPr>
                <w:rFonts w:eastAsia="Calibri"/>
              </w:rPr>
            </w:pPr>
            <w:r>
              <w:rPr>
                <w:rFonts w:eastAsia="Calibri"/>
                <w:i/>
              </w:rPr>
              <w:t>Subdomain - Oral Communication</w:t>
            </w:r>
          </w:p>
        </w:tc>
      </w:tr>
      <w:tr w:rsidR="00E269E7" w14:paraId="10EEDC31"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F105CC8" w14:textId="77777777" w:rsidR="00E269E7" w:rsidRDefault="00E269E7">
            <w:pPr>
              <w:ind w:left="702"/>
              <w:rPr>
                <w:rFonts w:eastAsia="Calibri"/>
                <w:b w:val="0"/>
              </w:rPr>
            </w:pPr>
            <w:r>
              <w:rPr>
                <w:rFonts w:eastAsia="Calibri"/>
              </w:rPr>
              <w:t>Communicating a vision</w:t>
            </w:r>
          </w:p>
        </w:tc>
        <w:tc>
          <w:tcPr>
            <w:tcW w:w="2245" w:type="dxa"/>
            <w:hideMark/>
          </w:tcPr>
          <w:p w14:paraId="71C44097"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12</w:t>
            </w:r>
          </w:p>
        </w:tc>
      </w:tr>
      <w:tr w:rsidR="00E269E7" w14:paraId="0434CF80"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681F6AE" w14:textId="77777777" w:rsidR="00E269E7" w:rsidRDefault="00E269E7">
            <w:pPr>
              <w:ind w:left="702"/>
              <w:rPr>
                <w:rFonts w:eastAsia="Calibri"/>
                <w:b w:val="0"/>
              </w:rPr>
            </w:pPr>
            <w:r>
              <w:rPr>
                <w:rFonts w:eastAsia="Calibri"/>
              </w:rPr>
              <w:t>Subject knowledge is required for conveying information</w:t>
            </w:r>
          </w:p>
        </w:tc>
        <w:tc>
          <w:tcPr>
            <w:tcW w:w="2245" w:type="dxa"/>
            <w:hideMark/>
          </w:tcPr>
          <w:p w14:paraId="32E13180"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15</w:t>
            </w:r>
          </w:p>
        </w:tc>
      </w:tr>
      <w:tr w:rsidR="00E269E7" w14:paraId="1B55EE90"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7909065D" w14:textId="77777777" w:rsidR="00E269E7" w:rsidRDefault="00E269E7">
            <w:pPr>
              <w:ind w:left="702"/>
              <w:rPr>
                <w:rFonts w:eastAsia="Calibri"/>
                <w:b w:val="0"/>
              </w:rPr>
            </w:pPr>
            <w:r>
              <w:rPr>
                <w:rFonts w:eastAsia="Calibri"/>
              </w:rPr>
              <w:t>Communicating to people rather than robots or things</w:t>
            </w:r>
          </w:p>
        </w:tc>
        <w:tc>
          <w:tcPr>
            <w:tcW w:w="2245" w:type="dxa"/>
            <w:hideMark/>
          </w:tcPr>
          <w:p w14:paraId="6A4605B5"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1LT/ BR 31</w:t>
            </w:r>
          </w:p>
        </w:tc>
      </w:tr>
      <w:tr w:rsidR="00E269E7" w14:paraId="2F7F51E6"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4AADBCD0" w14:textId="77777777" w:rsidR="00E269E7" w:rsidRDefault="00E269E7">
            <w:pPr>
              <w:ind w:left="702"/>
              <w:rPr>
                <w:rFonts w:eastAsia="Calibri"/>
                <w:b w:val="0"/>
              </w:rPr>
            </w:pPr>
            <w:r>
              <w:rPr>
                <w:rFonts w:eastAsia="Calibri"/>
              </w:rPr>
              <w:t>Recognition of when necessary to speak up versus follow</w:t>
            </w:r>
          </w:p>
        </w:tc>
        <w:tc>
          <w:tcPr>
            <w:tcW w:w="2245" w:type="dxa"/>
            <w:hideMark/>
          </w:tcPr>
          <w:p w14:paraId="063161BD"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BR 35</w:t>
            </w:r>
          </w:p>
        </w:tc>
      </w:tr>
      <w:tr w:rsidR="00E269E7" w14:paraId="33AF9B3B"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4275ADE9" w14:textId="77777777" w:rsidR="00E269E7" w:rsidRDefault="00E269E7">
            <w:pPr>
              <w:ind w:left="702"/>
              <w:rPr>
                <w:rFonts w:eastAsia="Calibri"/>
                <w:b w:val="0"/>
              </w:rPr>
            </w:pPr>
            <w:r>
              <w:rPr>
                <w:rFonts w:eastAsia="Calibri"/>
              </w:rPr>
              <w:lastRenderedPageBreak/>
              <w:t xml:space="preserve">Oral communication requires using logic </w:t>
            </w:r>
          </w:p>
        </w:tc>
        <w:tc>
          <w:tcPr>
            <w:tcW w:w="2245" w:type="dxa"/>
            <w:hideMark/>
          </w:tcPr>
          <w:p w14:paraId="379D96D1"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35</w:t>
            </w:r>
          </w:p>
        </w:tc>
      </w:tr>
      <w:tr w:rsidR="00E269E7" w14:paraId="31F3E52B"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72E2EEF6" w14:textId="77777777" w:rsidR="00E269E7" w:rsidRDefault="00E269E7">
            <w:pPr>
              <w:ind w:left="702"/>
              <w:rPr>
                <w:rFonts w:eastAsia="Calibri"/>
                <w:b w:val="0"/>
              </w:rPr>
            </w:pPr>
            <w:r>
              <w:rPr>
                <w:rFonts w:eastAsia="Calibri"/>
              </w:rPr>
              <w:t>Being concise in communication</w:t>
            </w:r>
          </w:p>
        </w:tc>
        <w:tc>
          <w:tcPr>
            <w:tcW w:w="2245" w:type="dxa"/>
            <w:hideMark/>
          </w:tcPr>
          <w:p w14:paraId="06F64CFB"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FA 51</w:t>
            </w:r>
          </w:p>
        </w:tc>
      </w:tr>
      <w:tr w:rsidR="00E269E7" w14:paraId="12508EB4"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74AB6DFF" w14:textId="77777777" w:rsidR="00E269E7" w:rsidRDefault="00E269E7">
            <w:pPr>
              <w:ind w:left="702"/>
              <w:rPr>
                <w:rFonts w:eastAsia="Calibri"/>
                <w:b w:val="0"/>
              </w:rPr>
            </w:pPr>
            <w:r>
              <w:rPr>
                <w:rFonts w:eastAsia="Calibri"/>
              </w:rPr>
              <w:t>Planning communication techniques and assessment</w:t>
            </w:r>
          </w:p>
        </w:tc>
        <w:tc>
          <w:tcPr>
            <w:tcW w:w="2245" w:type="dxa"/>
            <w:hideMark/>
          </w:tcPr>
          <w:p w14:paraId="6FA7C57F"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FA 46</w:t>
            </w:r>
          </w:p>
        </w:tc>
      </w:tr>
      <w:tr w:rsidR="00E269E7" w14:paraId="3A331F66"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77F42B8" w14:textId="77777777" w:rsidR="00E269E7" w:rsidRDefault="00E269E7">
            <w:pPr>
              <w:ind w:left="702"/>
              <w:rPr>
                <w:rFonts w:eastAsia="Calibri"/>
                <w:b w:val="0"/>
              </w:rPr>
            </w:pPr>
            <w:r>
              <w:rPr>
                <w:rFonts w:eastAsia="Calibri"/>
              </w:rPr>
              <w:t>Oral communication is important for very technical fields</w:t>
            </w:r>
          </w:p>
        </w:tc>
        <w:tc>
          <w:tcPr>
            <w:tcW w:w="2245" w:type="dxa"/>
            <w:hideMark/>
          </w:tcPr>
          <w:p w14:paraId="282F5095" w14:textId="77777777" w:rsidR="00E269E7" w:rsidRDefault="00E269E7">
            <w:pPr>
              <w:jc w:val="both"/>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FA 51</w:t>
            </w:r>
          </w:p>
        </w:tc>
      </w:tr>
      <w:tr w:rsidR="00E269E7" w14:paraId="735F5EB6" w14:textId="77777777" w:rsidTr="00E269E7">
        <w:tc>
          <w:tcPr>
            <w:cnfStyle w:val="001000000000" w:firstRow="0" w:lastRow="0" w:firstColumn="1" w:lastColumn="0" w:oddVBand="0" w:evenVBand="0" w:oddHBand="0" w:evenHBand="0" w:firstRowFirstColumn="0" w:firstRowLastColumn="0" w:lastRowFirstColumn="0" w:lastRowLastColumn="0"/>
            <w:tcW w:w="6549" w:type="dxa"/>
          </w:tcPr>
          <w:p w14:paraId="56485988" w14:textId="77777777" w:rsidR="00E269E7" w:rsidRDefault="00E269E7">
            <w:pPr>
              <w:ind w:left="702"/>
              <w:rPr>
                <w:rFonts w:eastAsia="Calibri"/>
              </w:rPr>
            </w:pPr>
          </w:p>
        </w:tc>
        <w:tc>
          <w:tcPr>
            <w:tcW w:w="2245" w:type="dxa"/>
          </w:tcPr>
          <w:p w14:paraId="309F8934" w14:textId="77777777" w:rsidR="00E269E7" w:rsidRDefault="00E269E7">
            <w:pPr>
              <w:jc w:val="both"/>
              <w:cnfStyle w:val="000000000000" w:firstRow="0" w:lastRow="0" w:firstColumn="0" w:lastColumn="0" w:oddVBand="0" w:evenVBand="0" w:oddHBand="0" w:evenHBand="0" w:firstRowFirstColumn="0" w:firstRowLastColumn="0" w:lastRowFirstColumn="0" w:lastRowLastColumn="0"/>
              <w:rPr>
                <w:rFonts w:eastAsia="Calibri"/>
              </w:rPr>
            </w:pPr>
          </w:p>
        </w:tc>
      </w:tr>
      <w:tr w:rsidR="00E269E7" w14:paraId="25F63652"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CC16F9E" w14:textId="77777777" w:rsidR="00E269E7" w:rsidRDefault="00E269E7">
            <w:pPr>
              <w:rPr>
                <w:rFonts w:eastAsia="Calibri"/>
              </w:rPr>
            </w:pPr>
            <w:r>
              <w:rPr>
                <w:rFonts w:eastAsia="Calibri"/>
              </w:rPr>
              <w:t>Interpersonal Talent</w:t>
            </w:r>
          </w:p>
        </w:tc>
        <w:tc>
          <w:tcPr>
            <w:tcW w:w="2245" w:type="dxa"/>
          </w:tcPr>
          <w:p w14:paraId="13E3D1D9"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p>
        </w:tc>
      </w:tr>
      <w:tr w:rsidR="00E269E7" w14:paraId="41E9CC2C"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718E9C03" w14:textId="77777777" w:rsidR="00E269E7" w:rsidRDefault="00E269E7" w:rsidP="00E269E7">
            <w:pPr>
              <w:numPr>
                <w:ilvl w:val="0"/>
                <w:numId w:val="47"/>
              </w:numPr>
              <w:contextualSpacing/>
              <w:rPr>
                <w:rFonts w:eastAsia="Calibri"/>
                <w:i/>
              </w:rPr>
            </w:pPr>
            <w:r>
              <w:rPr>
                <w:rFonts w:eastAsia="Calibri"/>
                <w:i/>
              </w:rPr>
              <w:t>Cultural Awareness</w:t>
            </w:r>
          </w:p>
        </w:tc>
        <w:tc>
          <w:tcPr>
            <w:tcW w:w="2245" w:type="dxa"/>
          </w:tcPr>
          <w:p w14:paraId="07041016"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p>
        </w:tc>
      </w:tr>
      <w:tr w:rsidR="00E269E7" w14:paraId="589E4005"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414A85F5" w14:textId="77777777" w:rsidR="00E269E7" w:rsidRDefault="00E269E7">
            <w:pPr>
              <w:ind w:left="702"/>
              <w:rPr>
                <w:rFonts w:eastAsia="Calibri"/>
                <w:b w:val="0"/>
              </w:rPr>
            </w:pPr>
            <w:r>
              <w:rPr>
                <w:rFonts w:eastAsia="Calibri"/>
              </w:rPr>
              <w:t xml:space="preserve">Acceptance and understanding of other cultures </w:t>
            </w:r>
          </w:p>
        </w:tc>
        <w:tc>
          <w:tcPr>
            <w:tcW w:w="2245" w:type="dxa"/>
            <w:hideMark/>
          </w:tcPr>
          <w:p w14:paraId="6301D6E7"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1LT/ BR 13</w:t>
            </w:r>
          </w:p>
        </w:tc>
      </w:tr>
      <w:tr w:rsidR="00E269E7" w14:paraId="5600C42B"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4A0AF36E" w14:textId="77777777" w:rsidR="00E269E7" w:rsidRDefault="00E269E7">
            <w:pPr>
              <w:ind w:left="702"/>
              <w:rPr>
                <w:rFonts w:eastAsia="Calibri"/>
                <w:b w:val="0"/>
              </w:rPr>
            </w:pPr>
            <w:r>
              <w:rPr>
                <w:rFonts w:eastAsia="Calibri"/>
              </w:rPr>
              <w:t>Modifying one’s behavior appropriately</w:t>
            </w:r>
          </w:p>
        </w:tc>
        <w:tc>
          <w:tcPr>
            <w:tcW w:w="2245" w:type="dxa"/>
            <w:hideMark/>
          </w:tcPr>
          <w:p w14:paraId="2129A738"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LTC/ FA 59</w:t>
            </w:r>
          </w:p>
        </w:tc>
      </w:tr>
      <w:tr w:rsidR="00E269E7" w14:paraId="42D8BD6D"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767281A1" w14:textId="77777777" w:rsidR="00E269E7" w:rsidRDefault="00E269E7">
            <w:pPr>
              <w:ind w:left="702"/>
              <w:rPr>
                <w:rFonts w:eastAsia="Calibri"/>
                <w:b w:val="0"/>
              </w:rPr>
            </w:pPr>
            <w:r>
              <w:rPr>
                <w:rFonts w:eastAsia="Calibri"/>
              </w:rPr>
              <w:t>Communicating in multicultural and multidisciplinary contexts</w:t>
            </w:r>
          </w:p>
        </w:tc>
        <w:tc>
          <w:tcPr>
            <w:tcW w:w="2245" w:type="dxa"/>
            <w:hideMark/>
          </w:tcPr>
          <w:p w14:paraId="21E3FFCA"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12</w:t>
            </w:r>
          </w:p>
        </w:tc>
      </w:tr>
      <w:tr w:rsidR="00E269E7" w14:paraId="6A0C81BC"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0FE7DEA9" w14:textId="77777777" w:rsidR="00E269E7" w:rsidRDefault="00E269E7">
            <w:pPr>
              <w:ind w:left="702"/>
              <w:rPr>
                <w:rFonts w:eastAsia="Calibri"/>
                <w:b w:val="0"/>
              </w:rPr>
            </w:pPr>
            <w:r>
              <w:rPr>
                <w:rFonts w:eastAsia="Calibri"/>
              </w:rPr>
              <w:t xml:space="preserve">Cross-cultural fluency </w:t>
            </w:r>
          </w:p>
        </w:tc>
        <w:tc>
          <w:tcPr>
            <w:tcW w:w="2245" w:type="dxa"/>
            <w:hideMark/>
          </w:tcPr>
          <w:p w14:paraId="4D55A7A0"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11</w:t>
            </w:r>
          </w:p>
        </w:tc>
      </w:tr>
      <w:tr w:rsidR="00E269E7" w14:paraId="5F394613"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7CD9F69D" w14:textId="77777777" w:rsidR="00E269E7" w:rsidRDefault="00E269E7">
            <w:pPr>
              <w:ind w:left="702"/>
              <w:rPr>
                <w:rFonts w:eastAsia="Calibri"/>
                <w:b w:val="0"/>
              </w:rPr>
            </w:pPr>
            <w:r>
              <w:rPr>
                <w:rFonts w:eastAsia="Calibri"/>
              </w:rPr>
              <w:t>Education allowing interaction from different cultures</w:t>
            </w:r>
          </w:p>
        </w:tc>
        <w:tc>
          <w:tcPr>
            <w:tcW w:w="2245" w:type="dxa"/>
            <w:hideMark/>
          </w:tcPr>
          <w:p w14:paraId="50D6E5C3"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LTC/ BR 89</w:t>
            </w:r>
          </w:p>
        </w:tc>
      </w:tr>
      <w:tr w:rsidR="00E269E7" w14:paraId="491F847D"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34237BF" w14:textId="77777777" w:rsidR="00E269E7" w:rsidRDefault="00E269E7">
            <w:pPr>
              <w:ind w:left="702"/>
              <w:rPr>
                <w:rFonts w:eastAsia="Calibri"/>
                <w:b w:val="0"/>
              </w:rPr>
            </w:pPr>
            <w:r>
              <w:rPr>
                <w:rFonts w:eastAsia="Calibri"/>
              </w:rPr>
              <w:t>Interacting with subcultures in large organizations</w:t>
            </w:r>
          </w:p>
        </w:tc>
        <w:tc>
          <w:tcPr>
            <w:tcW w:w="2245" w:type="dxa"/>
            <w:hideMark/>
          </w:tcPr>
          <w:p w14:paraId="0E6162FF"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LTC/ BR 48</w:t>
            </w:r>
          </w:p>
        </w:tc>
      </w:tr>
      <w:tr w:rsidR="00E269E7" w14:paraId="3366092E"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592A7D8F" w14:textId="77777777" w:rsidR="00E269E7" w:rsidRDefault="00E269E7">
            <w:pPr>
              <w:ind w:left="702"/>
              <w:rPr>
                <w:rFonts w:eastAsia="Calibri"/>
                <w:b w:val="0"/>
              </w:rPr>
            </w:pPr>
            <w:r>
              <w:rPr>
                <w:rFonts w:eastAsia="Calibri"/>
              </w:rPr>
              <w:t>Cultural Intelligence</w:t>
            </w:r>
          </w:p>
        </w:tc>
        <w:tc>
          <w:tcPr>
            <w:tcW w:w="2245" w:type="dxa"/>
            <w:hideMark/>
          </w:tcPr>
          <w:p w14:paraId="4E1FC219"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BR 11</w:t>
            </w:r>
          </w:p>
        </w:tc>
      </w:tr>
      <w:tr w:rsidR="00E269E7" w14:paraId="11B73FEE"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6C7B0A37" w14:textId="77777777" w:rsidR="00E269E7" w:rsidRDefault="00E269E7">
            <w:pPr>
              <w:rPr>
                <w:rFonts w:eastAsia="Calibri"/>
                <w:i/>
              </w:rPr>
            </w:pPr>
            <w:r>
              <w:rPr>
                <w:rFonts w:eastAsia="Calibri"/>
                <w:i/>
              </w:rPr>
              <w:t>Subdomain - Social Skills</w:t>
            </w:r>
          </w:p>
        </w:tc>
        <w:tc>
          <w:tcPr>
            <w:tcW w:w="2245" w:type="dxa"/>
          </w:tcPr>
          <w:p w14:paraId="4743DE62"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p>
        </w:tc>
      </w:tr>
      <w:tr w:rsidR="00E269E7" w14:paraId="07895D6B"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E1C3745" w14:textId="77777777" w:rsidR="00E269E7" w:rsidRDefault="00E269E7">
            <w:pPr>
              <w:ind w:left="702"/>
              <w:rPr>
                <w:rFonts w:eastAsia="Calibri"/>
                <w:b w:val="0"/>
              </w:rPr>
            </w:pPr>
            <w:r>
              <w:rPr>
                <w:rFonts w:eastAsia="Calibri"/>
              </w:rPr>
              <w:t>Active listening *</w:t>
            </w:r>
          </w:p>
        </w:tc>
        <w:tc>
          <w:tcPr>
            <w:tcW w:w="2245" w:type="dxa"/>
            <w:hideMark/>
          </w:tcPr>
          <w:p w14:paraId="5B81398B"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1LT/ BR 19</w:t>
            </w:r>
          </w:p>
        </w:tc>
      </w:tr>
      <w:tr w:rsidR="00E269E7" w14:paraId="34CC9C43"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BD19622" w14:textId="77777777" w:rsidR="00E269E7" w:rsidRDefault="00E269E7">
            <w:pPr>
              <w:ind w:left="702"/>
              <w:rPr>
                <w:rFonts w:eastAsia="Calibri"/>
                <w:b w:val="0"/>
              </w:rPr>
            </w:pPr>
            <w:r>
              <w:rPr>
                <w:rFonts w:eastAsia="Calibri"/>
              </w:rPr>
              <w:t>Social Awareness and awareness of one’s own biases</w:t>
            </w:r>
          </w:p>
        </w:tc>
        <w:tc>
          <w:tcPr>
            <w:tcW w:w="2245" w:type="dxa"/>
            <w:hideMark/>
          </w:tcPr>
          <w:p w14:paraId="72795C08"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89</w:t>
            </w:r>
          </w:p>
        </w:tc>
      </w:tr>
      <w:tr w:rsidR="00E269E7" w14:paraId="1F80B956"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8938BD6" w14:textId="77777777" w:rsidR="00E269E7" w:rsidRDefault="00E269E7">
            <w:pPr>
              <w:ind w:left="702"/>
              <w:rPr>
                <w:rFonts w:eastAsia="Calibri"/>
                <w:b w:val="0"/>
              </w:rPr>
            </w:pPr>
            <w:r>
              <w:rPr>
                <w:rFonts w:eastAsia="Calibri"/>
              </w:rPr>
              <w:t>Conflict resolution</w:t>
            </w:r>
          </w:p>
        </w:tc>
        <w:tc>
          <w:tcPr>
            <w:tcW w:w="2245" w:type="dxa"/>
            <w:hideMark/>
          </w:tcPr>
          <w:p w14:paraId="3F684DE2"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FA 40</w:t>
            </w:r>
          </w:p>
        </w:tc>
      </w:tr>
      <w:tr w:rsidR="00E269E7" w14:paraId="11F30F05"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2852D0BD" w14:textId="77777777" w:rsidR="00E269E7" w:rsidRDefault="00E269E7">
            <w:pPr>
              <w:ind w:left="702"/>
              <w:rPr>
                <w:rFonts w:eastAsia="Calibri"/>
                <w:b w:val="0"/>
              </w:rPr>
            </w:pPr>
            <w:r>
              <w:rPr>
                <w:rFonts w:eastAsia="Calibri"/>
              </w:rPr>
              <w:t>Negotiation skills</w:t>
            </w:r>
          </w:p>
        </w:tc>
        <w:tc>
          <w:tcPr>
            <w:tcW w:w="2245" w:type="dxa"/>
            <w:hideMark/>
          </w:tcPr>
          <w:p w14:paraId="0C1EBADB"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19</w:t>
            </w:r>
          </w:p>
        </w:tc>
      </w:tr>
      <w:tr w:rsidR="00E269E7" w14:paraId="21713115"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3493F3C8" w14:textId="77777777" w:rsidR="00E269E7" w:rsidRDefault="00E269E7">
            <w:pPr>
              <w:rPr>
                <w:rFonts w:eastAsia="Calibri"/>
                <w:i/>
              </w:rPr>
            </w:pPr>
            <w:r>
              <w:rPr>
                <w:rFonts w:eastAsia="Calibri"/>
                <w:i/>
              </w:rPr>
              <w:t>Subdomain - Teamwork</w:t>
            </w:r>
          </w:p>
        </w:tc>
        <w:tc>
          <w:tcPr>
            <w:tcW w:w="2245" w:type="dxa"/>
          </w:tcPr>
          <w:p w14:paraId="2AFC05A4"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p>
        </w:tc>
      </w:tr>
      <w:tr w:rsidR="00E269E7" w14:paraId="2148479A"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0E74B791" w14:textId="77777777" w:rsidR="00E269E7" w:rsidRDefault="00E269E7">
            <w:pPr>
              <w:ind w:left="702"/>
              <w:rPr>
                <w:rFonts w:eastAsia="Calibri"/>
                <w:b w:val="0"/>
              </w:rPr>
            </w:pPr>
            <w:r>
              <w:rPr>
                <w:rFonts w:eastAsia="Calibri"/>
              </w:rPr>
              <w:t>Team Development</w:t>
            </w:r>
          </w:p>
        </w:tc>
        <w:tc>
          <w:tcPr>
            <w:tcW w:w="2245" w:type="dxa"/>
            <w:hideMark/>
          </w:tcPr>
          <w:p w14:paraId="2EB2ED59"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 xml:space="preserve">1LT/ BR NA </w:t>
            </w:r>
            <w:r>
              <w:rPr>
                <w:rFonts w:eastAsia="Calibri"/>
                <w:vertAlign w:val="superscript"/>
              </w:rPr>
              <w:t>1</w:t>
            </w:r>
          </w:p>
        </w:tc>
      </w:tr>
      <w:tr w:rsidR="00E269E7" w14:paraId="0FC27534"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6CEF915F" w14:textId="77777777" w:rsidR="00E269E7" w:rsidRDefault="00E269E7">
            <w:pPr>
              <w:ind w:left="702"/>
              <w:rPr>
                <w:rFonts w:eastAsia="Calibri"/>
                <w:b w:val="0"/>
              </w:rPr>
            </w:pPr>
            <w:r>
              <w:rPr>
                <w:rFonts w:eastAsia="Calibri"/>
              </w:rPr>
              <w:t>Working on a shared goal</w:t>
            </w:r>
          </w:p>
        </w:tc>
        <w:tc>
          <w:tcPr>
            <w:tcW w:w="2245" w:type="dxa"/>
            <w:hideMark/>
          </w:tcPr>
          <w:p w14:paraId="3DA8CCB8"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88</w:t>
            </w:r>
          </w:p>
        </w:tc>
      </w:tr>
      <w:tr w:rsidR="00E269E7" w14:paraId="227E2A4D"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21714DF" w14:textId="77777777" w:rsidR="00E269E7" w:rsidRDefault="00E269E7">
            <w:pPr>
              <w:ind w:left="702"/>
              <w:rPr>
                <w:rFonts w:eastAsia="Calibri"/>
                <w:b w:val="0"/>
              </w:rPr>
            </w:pPr>
            <w:r>
              <w:rPr>
                <w:rFonts w:eastAsia="Calibri"/>
              </w:rPr>
              <w:t>Maintaining relationships</w:t>
            </w:r>
          </w:p>
        </w:tc>
        <w:tc>
          <w:tcPr>
            <w:tcW w:w="2245" w:type="dxa"/>
            <w:hideMark/>
          </w:tcPr>
          <w:p w14:paraId="3A8885B4"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19</w:t>
            </w:r>
          </w:p>
        </w:tc>
      </w:tr>
      <w:tr w:rsidR="00E269E7" w14:paraId="3AB8692D"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5D2992A1" w14:textId="77777777" w:rsidR="00E269E7" w:rsidRDefault="00E269E7">
            <w:pPr>
              <w:ind w:left="702"/>
              <w:rPr>
                <w:rFonts w:eastAsia="Calibri"/>
                <w:b w:val="0"/>
              </w:rPr>
            </w:pPr>
            <w:r>
              <w:rPr>
                <w:rFonts w:eastAsia="Calibri"/>
              </w:rPr>
              <w:t>Analytic ability and providing clear communications to others</w:t>
            </w:r>
          </w:p>
        </w:tc>
        <w:tc>
          <w:tcPr>
            <w:tcW w:w="2245" w:type="dxa"/>
            <w:hideMark/>
          </w:tcPr>
          <w:p w14:paraId="1EEB0F58"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FA 51</w:t>
            </w:r>
          </w:p>
        </w:tc>
      </w:tr>
      <w:tr w:rsidR="00E269E7" w14:paraId="4FCC4E85"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4FA7C4C1" w14:textId="77777777" w:rsidR="00E269E7" w:rsidRDefault="00E269E7">
            <w:pPr>
              <w:tabs>
                <w:tab w:val="left" w:pos="1087"/>
              </w:tabs>
              <w:ind w:left="702"/>
              <w:rPr>
                <w:rFonts w:eastAsia="Calibri"/>
                <w:b w:val="0"/>
              </w:rPr>
            </w:pPr>
            <w:r>
              <w:rPr>
                <w:rFonts w:eastAsia="Calibri"/>
              </w:rPr>
              <w:t>Applying Golden Rule to team building</w:t>
            </w:r>
          </w:p>
        </w:tc>
        <w:tc>
          <w:tcPr>
            <w:tcW w:w="2245" w:type="dxa"/>
            <w:hideMark/>
          </w:tcPr>
          <w:p w14:paraId="7233FF0B"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FA 51</w:t>
            </w:r>
          </w:p>
        </w:tc>
      </w:tr>
      <w:tr w:rsidR="00E269E7" w14:paraId="7E1A93EC"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6BED122A" w14:textId="77777777" w:rsidR="00E269E7" w:rsidRDefault="00E269E7">
            <w:pPr>
              <w:ind w:left="702"/>
              <w:rPr>
                <w:rFonts w:eastAsia="Calibri"/>
                <w:b w:val="0"/>
              </w:rPr>
            </w:pPr>
            <w:r>
              <w:rPr>
                <w:rFonts w:eastAsia="Calibri"/>
              </w:rPr>
              <w:t>Team building and communication prevents toxic culture</w:t>
            </w:r>
          </w:p>
        </w:tc>
        <w:tc>
          <w:tcPr>
            <w:tcW w:w="2245" w:type="dxa"/>
            <w:hideMark/>
          </w:tcPr>
          <w:p w14:paraId="00DECAE6"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1LT/ BR 12</w:t>
            </w:r>
          </w:p>
        </w:tc>
      </w:tr>
      <w:tr w:rsidR="00E269E7" w14:paraId="599FBB7E"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5CA9B1AE" w14:textId="77777777" w:rsidR="00E269E7" w:rsidRDefault="00E269E7">
            <w:pPr>
              <w:ind w:left="702"/>
              <w:rPr>
                <w:rFonts w:eastAsia="Calibri"/>
                <w:b w:val="0"/>
              </w:rPr>
            </w:pPr>
            <w:r>
              <w:rPr>
                <w:rFonts w:eastAsia="Calibri"/>
              </w:rPr>
              <w:t>Networking across organization</w:t>
            </w:r>
          </w:p>
        </w:tc>
        <w:tc>
          <w:tcPr>
            <w:tcW w:w="2245" w:type="dxa"/>
            <w:hideMark/>
          </w:tcPr>
          <w:p w14:paraId="751249A2"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1LT/ BR 13</w:t>
            </w:r>
          </w:p>
        </w:tc>
      </w:tr>
      <w:tr w:rsidR="00E269E7" w14:paraId="48ECBED8"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tcPr>
          <w:p w14:paraId="5FE8C37D" w14:textId="77777777" w:rsidR="00E269E7" w:rsidRDefault="00E269E7">
            <w:pPr>
              <w:rPr>
                <w:rFonts w:eastAsia="Calibri"/>
              </w:rPr>
            </w:pPr>
          </w:p>
        </w:tc>
        <w:tc>
          <w:tcPr>
            <w:tcW w:w="2245" w:type="dxa"/>
          </w:tcPr>
          <w:p w14:paraId="7FA06FC4"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p>
        </w:tc>
      </w:tr>
      <w:tr w:rsidR="00E269E7" w14:paraId="2BA8632F"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D623C0F" w14:textId="77777777" w:rsidR="00E269E7" w:rsidRDefault="00E269E7">
            <w:pPr>
              <w:rPr>
                <w:rFonts w:eastAsia="Calibri"/>
              </w:rPr>
            </w:pPr>
            <w:r>
              <w:rPr>
                <w:rFonts w:eastAsia="Calibri"/>
              </w:rPr>
              <w:t>Detail-focused Talent</w:t>
            </w:r>
          </w:p>
        </w:tc>
        <w:tc>
          <w:tcPr>
            <w:tcW w:w="2245" w:type="dxa"/>
          </w:tcPr>
          <w:p w14:paraId="7CA6F23F"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p>
        </w:tc>
      </w:tr>
      <w:tr w:rsidR="00E269E7" w14:paraId="320E3AFD"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75F1C522" w14:textId="77777777" w:rsidR="00E269E7" w:rsidRDefault="00E269E7">
            <w:pPr>
              <w:ind w:left="702"/>
              <w:rPr>
                <w:rFonts w:eastAsia="Calibri"/>
                <w:b w:val="0"/>
              </w:rPr>
            </w:pPr>
            <w:r>
              <w:rPr>
                <w:rFonts w:eastAsia="Calibri"/>
              </w:rPr>
              <w:t>Strong foundation in Army doctrine and policy</w:t>
            </w:r>
          </w:p>
        </w:tc>
        <w:tc>
          <w:tcPr>
            <w:tcW w:w="2245" w:type="dxa"/>
            <w:hideMark/>
          </w:tcPr>
          <w:p w14:paraId="572498FE"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BR 11</w:t>
            </w:r>
          </w:p>
        </w:tc>
      </w:tr>
      <w:tr w:rsidR="00E269E7" w14:paraId="1BF9917D"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66F9D945" w14:textId="77777777" w:rsidR="00E269E7" w:rsidRDefault="00E269E7">
            <w:pPr>
              <w:ind w:left="702"/>
              <w:rPr>
                <w:rFonts w:eastAsia="Calibri"/>
                <w:b w:val="0"/>
              </w:rPr>
            </w:pPr>
            <w:r>
              <w:rPr>
                <w:rFonts w:eastAsia="Calibri"/>
              </w:rPr>
              <w:t>Ability to analyze large quantities of information</w:t>
            </w:r>
          </w:p>
        </w:tc>
        <w:tc>
          <w:tcPr>
            <w:tcW w:w="2245" w:type="dxa"/>
            <w:hideMark/>
          </w:tcPr>
          <w:p w14:paraId="1A111259"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LTC/ BR 35</w:t>
            </w:r>
          </w:p>
        </w:tc>
      </w:tr>
      <w:tr w:rsidR="00E269E7" w14:paraId="7EE6205B"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504F21E1" w14:textId="77777777" w:rsidR="00E269E7" w:rsidRDefault="00E269E7">
            <w:pPr>
              <w:ind w:left="702"/>
              <w:rPr>
                <w:rFonts w:eastAsia="Calibri"/>
                <w:b w:val="0"/>
              </w:rPr>
            </w:pPr>
            <w:r>
              <w:rPr>
                <w:noProof/>
              </w:rPr>
              <w:t>Patience and ability to perform highly detailed work</w:t>
            </w:r>
          </w:p>
        </w:tc>
        <w:tc>
          <w:tcPr>
            <w:tcW w:w="2245" w:type="dxa"/>
            <w:hideMark/>
          </w:tcPr>
          <w:p w14:paraId="06D39ACB"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FA 40</w:t>
            </w:r>
          </w:p>
        </w:tc>
      </w:tr>
      <w:tr w:rsidR="00E269E7" w14:paraId="065262AD"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5D742F41" w14:textId="77777777" w:rsidR="00E269E7" w:rsidRDefault="00E269E7">
            <w:pPr>
              <w:ind w:left="702"/>
              <w:rPr>
                <w:rFonts w:eastAsia="Calibri"/>
                <w:b w:val="0"/>
              </w:rPr>
            </w:pPr>
            <w:r>
              <w:rPr>
                <w:noProof/>
              </w:rPr>
              <w:t>Thorough understanding of career-relevant domains</w:t>
            </w:r>
          </w:p>
        </w:tc>
        <w:tc>
          <w:tcPr>
            <w:tcW w:w="2245" w:type="dxa"/>
            <w:hideMark/>
          </w:tcPr>
          <w:p w14:paraId="4D45B58B"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LTC/ FA 30</w:t>
            </w:r>
          </w:p>
        </w:tc>
      </w:tr>
      <w:tr w:rsidR="00E269E7" w14:paraId="7B45A602"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tcPr>
          <w:p w14:paraId="21A03DC6" w14:textId="77777777" w:rsidR="00E269E7" w:rsidRDefault="00E269E7">
            <w:pPr>
              <w:rPr>
                <w:rFonts w:eastAsia="Calibri"/>
              </w:rPr>
            </w:pPr>
          </w:p>
        </w:tc>
        <w:tc>
          <w:tcPr>
            <w:tcW w:w="2245" w:type="dxa"/>
          </w:tcPr>
          <w:p w14:paraId="1B6E8DE1"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p>
        </w:tc>
      </w:tr>
      <w:tr w:rsidR="00E269E7" w14:paraId="6356AD48"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9FEA08D" w14:textId="77777777" w:rsidR="00E269E7" w:rsidRDefault="00E269E7">
            <w:pPr>
              <w:rPr>
                <w:rFonts w:eastAsia="Calibri"/>
              </w:rPr>
            </w:pPr>
            <w:r>
              <w:rPr>
                <w:rFonts w:eastAsia="Calibri"/>
              </w:rPr>
              <w:t>Multi-tasker Talent</w:t>
            </w:r>
          </w:p>
        </w:tc>
        <w:tc>
          <w:tcPr>
            <w:tcW w:w="2245" w:type="dxa"/>
          </w:tcPr>
          <w:p w14:paraId="78620494"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p>
        </w:tc>
      </w:tr>
      <w:tr w:rsidR="00E269E7" w14:paraId="636047D7"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0F428564" w14:textId="77777777" w:rsidR="00E269E7" w:rsidRDefault="00E269E7">
            <w:pPr>
              <w:ind w:left="702"/>
              <w:rPr>
                <w:rFonts w:eastAsia="Calibri"/>
                <w:b w:val="0"/>
              </w:rPr>
            </w:pPr>
            <w:r>
              <w:t>Ability to break large tasks into sub-tasks</w:t>
            </w:r>
          </w:p>
        </w:tc>
        <w:tc>
          <w:tcPr>
            <w:tcW w:w="2245" w:type="dxa"/>
            <w:hideMark/>
          </w:tcPr>
          <w:p w14:paraId="060405D4"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35</w:t>
            </w:r>
          </w:p>
        </w:tc>
      </w:tr>
      <w:tr w:rsidR="00E269E7" w14:paraId="32C436AD"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7FB0FB49" w14:textId="77777777" w:rsidR="00E269E7" w:rsidRDefault="00E269E7">
            <w:pPr>
              <w:ind w:left="702"/>
              <w:rPr>
                <w:rFonts w:eastAsia="Calibri"/>
                <w:b w:val="0"/>
              </w:rPr>
            </w:pPr>
            <w:r>
              <w:t>Learning to prioritize tasks</w:t>
            </w:r>
          </w:p>
        </w:tc>
        <w:tc>
          <w:tcPr>
            <w:tcW w:w="2245" w:type="dxa"/>
            <w:hideMark/>
          </w:tcPr>
          <w:p w14:paraId="43A52D36"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1LT/ BR 88</w:t>
            </w:r>
          </w:p>
        </w:tc>
      </w:tr>
      <w:tr w:rsidR="00E269E7" w14:paraId="21EA625B"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C725E52" w14:textId="77777777" w:rsidR="00E269E7" w:rsidRDefault="00E269E7">
            <w:pPr>
              <w:ind w:left="702"/>
              <w:rPr>
                <w:rFonts w:eastAsia="Calibri"/>
                <w:b w:val="0"/>
              </w:rPr>
            </w:pPr>
            <w:r>
              <w:t>Monitoring delegated task progress</w:t>
            </w:r>
          </w:p>
        </w:tc>
        <w:tc>
          <w:tcPr>
            <w:tcW w:w="2245" w:type="dxa"/>
            <w:hideMark/>
          </w:tcPr>
          <w:p w14:paraId="3A99309A"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1LT/ BR 42</w:t>
            </w:r>
          </w:p>
        </w:tc>
      </w:tr>
      <w:tr w:rsidR="00E269E7" w14:paraId="1AE034E6"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7CC11CE" w14:textId="77777777" w:rsidR="00E269E7" w:rsidRDefault="00E269E7">
            <w:pPr>
              <w:ind w:left="702"/>
              <w:rPr>
                <w:rFonts w:eastAsia="Calibri"/>
                <w:b w:val="0"/>
              </w:rPr>
            </w:pPr>
            <w:r>
              <w:rPr>
                <w:noProof/>
              </w:rPr>
              <w:t>Managing and monitoring multiple people</w:t>
            </w:r>
          </w:p>
        </w:tc>
        <w:tc>
          <w:tcPr>
            <w:tcW w:w="2245" w:type="dxa"/>
            <w:hideMark/>
          </w:tcPr>
          <w:p w14:paraId="2AD3D006"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35</w:t>
            </w:r>
          </w:p>
        </w:tc>
      </w:tr>
      <w:tr w:rsidR="00E269E7" w14:paraId="21484A4C"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65A104E" w14:textId="77777777" w:rsidR="00E269E7" w:rsidRDefault="00E269E7">
            <w:pPr>
              <w:ind w:left="702"/>
              <w:rPr>
                <w:rFonts w:eastAsia="Calibri"/>
                <w:b w:val="0"/>
              </w:rPr>
            </w:pPr>
            <w:r>
              <w:rPr>
                <w:noProof/>
              </w:rPr>
              <w:t>Managing and monitoring multiple projects</w:t>
            </w:r>
          </w:p>
        </w:tc>
        <w:tc>
          <w:tcPr>
            <w:tcW w:w="2245" w:type="dxa"/>
            <w:hideMark/>
          </w:tcPr>
          <w:p w14:paraId="68305561"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74</w:t>
            </w:r>
          </w:p>
        </w:tc>
      </w:tr>
      <w:tr w:rsidR="00E269E7" w14:paraId="100030D3"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6D571A33" w14:textId="77777777" w:rsidR="00E269E7" w:rsidRDefault="00E269E7">
            <w:pPr>
              <w:ind w:left="702"/>
              <w:rPr>
                <w:rFonts w:eastAsia="Calibri"/>
                <w:b w:val="0"/>
              </w:rPr>
            </w:pPr>
            <w:r>
              <w:rPr>
                <w:noProof/>
              </w:rPr>
              <w:t>Flexibility in balancing multiple competing demands</w:t>
            </w:r>
          </w:p>
        </w:tc>
        <w:tc>
          <w:tcPr>
            <w:tcW w:w="2245" w:type="dxa"/>
            <w:hideMark/>
          </w:tcPr>
          <w:p w14:paraId="41951981"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1LT/ BR 92</w:t>
            </w:r>
          </w:p>
        </w:tc>
      </w:tr>
      <w:tr w:rsidR="00E269E7" w14:paraId="59503B18"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725DC2A6" w14:textId="77777777" w:rsidR="00E269E7" w:rsidRDefault="00E269E7">
            <w:pPr>
              <w:ind w:left="702"/>
              <w:rPr>
                <w:rFonts w:eastAsia="Calibri"/>
                <w:b w:val="0"/>
              </w:rPr>
            </w:pPr>
            <w:r>
              <w:rPr>
                <w:noProof/>
              </w:rPr>
              <w:t>Making decisions with limited information and adaptability</w:t>
            </w:r>
          </w:p>
        </w:tc>
        <w:tc>
          <w:tcPr>
            <w:tcW w:w="2245" w:type="dxa"/>
            <w:hideMark/>
          </w:tcPr>
          <w:p w14:paraId="12015CC2"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1LT/ BR 12</w:t>
            </w:r>
          </w:p>
        </w:tc>
      </w:tr>
      <w:tr w:rsidR="00E269E7" w14:paraId="6A3F0E2D" w14:textId="77777777" w:rsidTr="00E269E7">
        <w:tc>
          <w:tcPr>
            <w:cnfStyle w:val="001000000000" w:firstRow="0" w:lastRow="0" w:firstColumn="1" w:lastColumn="0" w:oddVBand="0" w:evenVBand="0" w:oddHBand="0" w:evenHBand="0" w:firstRowFirstColumn="0" w:firstRowLastColumn="0" w:lastRowFirstColumn="0" w:lastRowLastColumn="0"/>
            <w:tcW w:w="6549" w:type="dxa"/>
          </w:tcPr>
          <w:p w14:paraId="75F7DF88" w14:textId="77777777" w:rsidR="00E269E7" w:rsidRDefault="00E269E7">
            <w:pPr>
              <w:rPr>
                <w:rFonts w:eastAsia="Calibri"/>
              </w:rPr>
            </w:pPr>
          </w:p>
        </w:tc>
        <w:tc>
          <w:tcPr>
            <w:tcW w:w="2245" w:type="dxa"/>
          </w:tcPr>
          <w:p w14:paraId="4147601D"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p>
        </w:tc>
      </w:tr>
      <w:tr w:rsidR="00E269E7" w14:paraId="1C320C1F"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100FC5CB" w14:textId="77777777" w:rsidR="00E269E7" w:rsidRDefault="00E269E7">
            <w:pPr>
              <w:rPr>
                <w:rFonts w:eastAsia="Calibri"/>
              </w:rPr>
            </w:pPr>
            <w:r>
              <w:rPr>
                <w:rFonts w:eastAsia="Calibri"/>
              </w:rPr>
              <w:t>Problem Solver Talent</w:t>
            </w:r>
          </w:p>
        </w:tc>
        <w:tc>
          <w:tcPr>
            <w:tcW w:w="2245" w:type="dxa"/>
          </w:tcPr>
          <w:p w14:paraId="4823B05F"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p>
        </w:tc>
      </w:tr>
      <w:tr w:rsidR="00E269E7" w14:paraId="6A3FCAF8"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4707D269" w14:textId="77777777" w:rsidR="00E269E7" w:rsidRDefault="00E269E7">
            <w:pPr>
              <w:ind w:left="690"/>
              <w:rPr>
                <w:rFonts w:eastAsia="Calibri"/>
              </w:rPr>
            </w:pPr>
            <w:r>
              <w:rPr>
                <w:rFonts w:eastAsia="Calibri"/>
              </w:rPr>
              <w:t>Definition of problem solver as a talent</w:t>
            </w:r>
          </w:p>
        </w:tc>
        <w:tc>
          <w:tcPr>
            <w:tcW w:w="2245" w:type="dxa"/>
            <w:hideMark/>
          </w:tcPr>
          <w:p w14:paraId="121FD51F"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LTC/ BR 89</w:t>
            </w:r>
          </w:p>
        </w:tc>
      </w:tr>
      <w:tr w:rsidR="00E269E7" w14:paraId="1BDE92EE"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C5A7B97" w14:textId="77777777" w:rsidR="00E269E7" w:rsidRDefault="00E269E7">
            <w:pPr>
              <w:ind w:left="690"/>
              <w:rPr>
                <w:rFonts w:eastAsia="Calibri"/>
              </w:rPr>
            </w:pPr>
            <w:r>
              <w:rPr>
                <w:rFonts w:eastAsia="Calibri"/>
              </w:rPr>
              <w:t>Definition of analytic thinking skill as a talent</w:t>
            </w:r>
          </w:p>
        </w:tc>
        <w:tc>
          <w:tcPr>
            <w:tcW w:w="2245" w:type="dxa"/>
            <w:hideMark/>
          </w:tcPr>
          <w:p w14:paraId="26440E1F"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LTC/ BR 13</w:t>
            </w:r>
          </w:p>
        </w:tc>
      </w:tr>
      <w:tr w:rsidR="00E269E7" w14:paraId="02CB5F3B"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44B77BDE" w14:textId="77777777" w:rsidR="00E269E7" w:rsidRDefault="00E269E7">
            <w:pPr>
              <w:ind w:left="702"/>
              <w:rPr>
                <w:rFonts w:eastAsia="Calibri"/>
                <w:b w:val="0"/>
              </w:rPr>
            </w:pPr>
            <w:r>
              <w:rPr>
                <w:rFonts w:eastAsia="Calibri"/>
              </w:rPr>
              <w:t>Understanding of operating procedures and keenly observe</w:t>
            </w:r>
          </w:p>
        </w:tc>
        <w:tc>
          <w:tcPr>
            <w:tcW w:w="2245" w:type="dxa"/>
            <w:hideMark/>
          </w:tcPr>
          <w:p w14:paraId="4E17D175"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 xml:space="preserve">MAJ/ BR NA </w:t>
            </w:r>
            <w:r>
              <w:rPr>
                <w:rFonts w:eastAsia="Calibri"/>
                <w:vertAlign w:val="superscript"/>
              </w:rPr>
              <w:t>1</w:t>
            </w:r>
          </w:p>
        </w:tc>
      </w:tr>
      <w:tr w:rsidR="00E269E7" w14:paraId="7ADD0A4E"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4F111939" w14:textId="77777777" w:rsidR="00E269E7" w:rsidRDefault="00E269E7">
            <w:pPr>
              <w:ind w:left="702"/>
              <w:rPr>
                <w:rFonts w:eastAsia="Calibri"/>
                <w:b w:val="0"/>
              </w:rPr>
            </w:pPr>
            <w:r>
              <w:rPr>
                <w:rFonts w:eastAsia="Calibri"/>
              </w:rPr>
              <w:t>Thinking outside the box to meet multiple competing demands</w:t>
            </w:r>
          </w:p>
        </w:tc>
        <w:tc>
          <w:tcPr>
            <w:tcW w:w="2245" w:type="dxa"/>
            <w:hideMark/>
          </w:tcPr>
          <w:p w14:paraId="5E0181CA"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92</w:t>
            </w:r>
          </w:p>
        </w:tc>
      </w:tr>
      <w:tr w:rsidR="00E269E7" w14:paraId="0E842564"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0CE15012" w14:textId="77777777" w:rsidR="00E269E7" w:rsidRDefault="00E269E7">
            <w:pPr>
              <w:ind w:left="702"/>
              <w:rPr>
                <w:rFonts w:eastAsia="Calibri"/>
              </w:rPr>
            </w:pPr>
            <w:r>
              <w:rPr>
                <w:rFonts w:eastAsia="Calibri"/>
              </w:rPr>
              <w:t>Understanding of operating procedures and be a keen observer</w:t>
            </w:r>
          </w:p>
          <w:p w14:paraId="3AC96E39" w14:textId="77777777" w:rsidR="00E269E7" w:rsidRDefault="00E269E7">
            <w:pPr>
              <w:ind w:left="702"/>
              <w:rPr>
                <w:rFonts w:eastAsia="Calibri"/>
              </w:rPr>
            </w:pPr>
            <w:r>
              <w:rPr>
                <w:rFonts w:eastAsia="Calibri"/>
              </w:rPr>
              <w:t>Meeting multiple competing demands</w:t>
            </w:r>
          </w:p>
        </w:tc>
        <w:tc>
          <w:tcPr>
            <w:tcW w:w="2245" w:type="dxa"/>
            <w:hideMark/>
          </w:tcPr>
          <w:p w14:paraId="5C965693"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11</w:t>
            </w:r>
          </w:p>
        </w:tc>
      </w:tr>
      <w:tr w:rsidR="00E269E7" w14:paraId="0DB5F884"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7E9B1496" w14:textId="77777777" w:rsidR="00E269E7" w:rsidRDefault="00E269E7">
            <w:pPr>
              <w:ind w:left="702"/>
              <w:rPr>
                <w:rFonts w:eastAsia="Calibri"/>
              </w:rPr>
            </w:pPr>
            <w:r>
              <w:rPr>
                <w:rFonts w:eastAsia="Calibri"/>
              </w:rPr>
              <w:t>Meeting multiple competing demands</w:t>
            </w:r>
          </w:p>
        </w:tc>
        <w:tc>
          <w:tcPr>
            <w:tcW w:w="2245" w:type="dxa"/>
            <w:hideMark/>
          </w:tcPr>
          <w:p w14:paraId="1E71C597"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12</w:t>
            </w:r>
          </w:p>
        </w:tc>
      </w:tr>
      <w:tr w:rsidR="00E269E7" w14:paraId="0344522C"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190B9E72" w14:textId="77777777" w:rsidR="00E269E7" w:rsidRDefault="00E269E7">
            <w:pPr>
              <w:rPr>
                <w:rFonts w:eastAsia="Calibri"/>
                <w:i/>
              </w:rPr>
            </w:pPr>
            <w:r>
              <w:rPr>
                <w:rFonts w:eastAsia="Calibri"/>
                <w:i/>
              </w:rPr>
              <w:t>Subdomain - Analytic Thinking</w:t>
            </w:r>
          </w:p>
        </w:tc>
        <w:tc>
          <w:tcPr>
            <w:tcW w:w="2245" w:type="dxa"/>
          </w:tcPr>
          <w:p w14:paraId="6DCA419F"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p>
        </w:tc>
      </w:tr>
      <w:tr w:rsidR="00E269E7" w14:paraId="42D4BC2A"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6F111A8D" w14:textId="77777777" w:rsidR="00E269E7" w:rsidRDefault="00E269E7">
            <w:pPr>
              <w:ind w:left="702"/>
              <w:rPr>
                <w:rFonts w:eastAsia="Calibri"/>
                <w:b w:val="0"/>
              </w:rPr>
            </w:pPr>
            <w:r>
              <w:rPr>
                <w:rFonts w:eastAsia="Calibri"/>
              </w:rPr>
              <w:t>Ability to research and interpret information</w:t>
            </w:r>
          </w:p>
        </w:tc>
        <w:tc>
          <w:tcPr>
            <w:tcW w:w="2245" w:type="dxa"/>
            <w:hideMark/>
          </w:tcPr>
          <w:p w14:paraId="7E3498BE"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BR 70</w:t>
            </w:r>
          </w:p>
        </w:tc>
      </w:tr>
      <w:tr w:rsidR="00E269E7" w14:paraId="6964293A"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76437CEF" w14:textId="77777777" w:rsidR="00E269E7" w:rsidRDefault="00E269E7">
            <w:pPr>
              <w:ind w:left="702"/>
              <w:rPr>
                <w:rFonts w:eastAsia="Calibri"/>
                <w:b w:val="0"/>
              </w:rPr>
            </w:pPr>
            <w:r>
              <w:rPr>
                <w:rFonts w:eastAsia="Calibri"/>
              </w:rPr>
              <w:t>Strong analytic abilities</w:t>
            </w:r>
          </w:p>
        </w:tc>
        <w:tc>
          <w:tcPr>
            <w:tcW w:w="2245" w:type="dxa"/>
            <w:hideMark/>
          </w:tcPr>
          <w:p w14:paraId="161CC953"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FA 46</w:t>
            </w:r>
          </w:p>
        </w:tc>
      </w:tr>
      <w:tr w:rsidR="00E269E7" w14:paraId="47F5505E"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428E7920" w14:textId="7E9B031E" w:rsidR="00E269E7" w:rsidRDefault="00AE3997">
            <w:pPr>
              <w:ind w:left="702"/>
              <w:rPr>
                <w:rFonts w:eastAsia="Calibri"/>
              </w:rPr>
            </w:pPr>
            <w:r>
              <w:rPr>
                <w:rFonts w:eastAsia="Calibri"/>
              </w:rPr>
              <w:lastRenderedPageBreak/>
              <w:t>Understanding</w:t>
            </w:r>
            <w:r w:rsidR="00E269E7">
              <w:rPr>
                <w:rFonts w:eastAsia="Calibri"/>
              </w:rPr>
              <w:t xml:space="preserve"> cultural backgrounds while processing data</w:t>
            </w:r>
          </w:p>
        </w:tc>
        <w:tc>
          <w:tcPr>
            <w:tcW w:w="2245" w:type="dxa"/>
            <w:hideMark/>
          </w:tcPr>
          <w:p w14:paraId="6EC99F68"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35</w:t>
            </w:r>
          </w:p>
        </w:tc>
      </w:tr>
      <w:tr w:rsidR="00E269E7" w14:paraId="17E8D135"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2918FC18" w14:textId="77777777" w:rsidR="00E269E7" w:rsidRDefault="00E269E7">
            <w:pPr>
              <w:ind w:left="702"/>
              <w:rPr>
                <w:rFonts w:eastAsia="Calibri"/>
                <w:b w:val="0"/>
              </w:rPr>
            </w:pPr>
            <w:r>
              <w:rPr>
                <w:rFonts w:eastAsia="Calibri"/>
              </w:rPr>
              <w:t>Practical computer science skills</w:t>
            </w:r>
          </w:p>
        </w:tc>
        <w:tc>
          <w:tcPr>
            <w:tcW w:w="2245" w:type="dxa"/>
            <w:hideMark/>
          </w:tcPr>
          <w:p w14:paraId="3E8BE54F"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17</w:t>
            </w:r>
          </w:p>
        </w:tc>
      </w:tr>
      <w:tr w:rsidR="00E269E7" w14:paraId="4BAF2718"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59AE98FF" w14:textId="77777777" w:rsidR="00E269E7" w:rsidRDefault="00E269E7">
            <w:pPr>
              <w:ind w:left="702"/>
              <w:rPr>
                <w:rFonts w:eastAsia="Calibri"/>
                <w:b w:val="0"/>
              </w:rPr>
            </w:pPr>
            <w:r>
              <w:rPr>
                <w:rFonts w:eastAsia="Calibri"/>
              </w:rPr>
              <w:t>Self-inquiry</w:t>
            </w:r>
          </w:p>
        </w:tc>
        <w:tc>
          <w:tcPr>
            <w:tcW w:w="2245" w:type="dxa"/>
            <w:hideMark/>
          </w:tcPr>
          <w:p w14:paraId="1A305810"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MAJ/ FA 49</w:t>
            </w:r>
          </w:p>
        </w:tc>
      </w:tr>
      <w:tr w:rsidR="00E269E7" w14:paraId="0DD78D0E"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197B8FEC" w14:textId="77777777" w:rsidR="00E269E7" w:rsidRDefault="00E269E7">
            <w:pPr>
              <w:ind w:left="702"/>
              <w:rPr>
                <w:rFonts w:eastAsia="Calibri"/>
                <w:b w:val="0"/>
              </w:rPr>
            </w:pPr>
            <w:r>
              <w:rPr>
                <w:rFonts w:eastAsia="Calibri"/>
              </w:rPr>
              <w:t>Leveraging education</w:t>
            </w:r>
          </w:p>
        </w:tc>
        <w:tc>
          <w:tcPr>
            <w:tcW w:w="2245" w:type="dxa"/>
            <w:hideMark/>
          </w:tcPr>
          <w:p w14:paraId="344D2029"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92</w:t>
            </w:r>
          </w:p>
        </w:tc>
      </w:tr>
      <w:tr w:rsidR="00E269E7" w14:paraId="2A00456C"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214B027E" w14:textId="77777777" w:rsidR="00E269E7" w:rsidRDefault="00E269E7">
            <w:pPr>
              <w:ind w:left="702"/>
              <w:rPr>
                <w:rFonts w:eastAsia="Calibri"/>
                <w:b w:val="0"/>
              </w:rPr>
            </w:pPr>
            <w:r>
              <w:rPr>
                <w:rFonts w:eastAsia="Calibri"/>
              </w:rPr>
              <w:t>Making Decisions with incomplete data</w:t>
            </w:r>
          </w:p>
        </w:tc>
        <w:tc>
          <w:tcPr>
            <w:tcW w:w="2245" w:type="dxa"/>
            <w:hideMark/>
          </w:tcPr>
          <w:p w14:paraId="55AB5C49"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1LT/ BR 35</w:t>
            </w:r>
          </w:p>
        </w:tc>
      </w:tr>
      <w:tr w:rsidR="00E269E7" w14:paraId="07652428"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6773FF19" w14:textId="77777777" w:rsidR="00E269E7" w:rsidRDefault="00E269E7">
            <w:pPr>
              <w:ind w:left="702"/>
              <w:rPr>
                <w:rFonts w:eastAsia="Calibri"/>
                <w:b w:val="0"/>
              </w:rPr>
            </w:pPr>
            <w:r>
              <w:rPr>
                <w:rFonts w:eastAsia="Calibri"/>
              </w:rPr>
              <w:t>Evaluating effectiveness of solution</w:t>
            </w:r>
          </w:p>
        </w:tc>
        <w:tc>
          <w:tcPr>
            <w:tcW w:w="2245" w:type="dxa"/>
            <w:hideMark/>
          </w:tcPr>
          <w:p w14:paraId="680E4B21"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CPT/ BR 92</w:t>
            </w:r>
          </w:p>
        </w:tc>
      </w:tr>
      <w:tr w:rsidR="00E269E7" w14:paraId="2319F647"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4E28CCFA" w14:textId="77777777" w:rsidR="00E269E7" w:rsidRDefault="00E269E7">
            <w:pPr>
              <w:rPr>
                <w:rFonts w:eastAsia="Calibri"/>
                <w:i/>
              </w:rPr>
            </w:pPr>
            <w:r>
              <w:rPr>
                <w:rFonts w:eastAsia="Calibri"/>
                <w:i/>
              </w:rPr>
              <w:t>Subdomain - Verbal Reasoning</w:t>
            </w:r>
          </w:p>
        </w:tc>
        <w:tc>
          <w:tcPr>
            <w:tcW w:w="2245" w:type="dxa"/>
          </w:tcPr>
          <w:p w14:paraId="0E4C6060"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p>
        </w:tc>
      </w:tr>
      <w:tr w:rsidR="00E269E7" w14:paraId="0F070B29" w14:textId="77777777" w:rsidTr="00E269E7">
        <w:tc>
          <w:tcPr>
            <w:cnfStyle w:val="001000000000" w:firstRow="0" w:lastRow="0" w:firstColumn="1" w:lastColumn="0" w:oddVBand="0" w:evenVBand="0" w:oddHBand="0" w:evenHBand="0" w:firstRowFirstColumn="0" w:firstRowLastColumn="0" w:lastRowFirstColumn="0" w:lastRowLastColumn="0"/>
            <w:tcW w:w="6549" w:type="dxa"/>
            <w:hideMark/>
          </w:tcPr>
          <w:p w14:paraId="3609CC7F" w14:textId="77777777" w:rsidR="00E269E7" w:rsidRDefault="00E269E7">
            <w:pPr>
              <w:ind w:left="702"/>
              <w:rPr>
                <w:rFonts w:eastAsia="Calibri"/>
                <w:b w:val="0"/>
              </w:rPr>
            </w:pPr>
            <w:r>
              <w:rPr>
                <w:rFonts w:eastAsia="Calibri"/>
              </w:rPr>
              <w:t>Ability to adapt to ambiguity</w:t>
            </w:r>
          </w:p>
        </w:tc>
        <w:tc>
          <w:tcPr>
            <w:tcW w:w="2245" w:type="dxa"/>
            <w:hideMark/>
          </w:tcPr>
          <w:p w14:paraId="30F701A6" w14:textId="77777777" w:rsidR="00E269E7" w:rsidRDefault="00E269E7">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MAJ/ BR 70</w:t>
            </w:r>
          </w:p>
        </w:tc>
      </w:tr>
      <w:tr w:rsidR="00E269E7" w14:paraId="6B3276E1" w14:textId="77777777" w:rsidTr="00E2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9" w:type="dxa"/>
            <w:hideMark/>
          </w:tcPr>
          <w:p w14:paraId="1C43CCCF" w14:textId="77777777" w:rsidR="00E269E7" w:rsidRDefault="00E269E7">
            <w:pPr>
              <w:ind w:left="702"/>
              <w:rPr>
                <w:rFonts w:eastAsia="Calibri"/>
                <w:b w:val="0"/>
              </w:rPr>
            </w:pPr>
            <w:r>
              <w:rPr>
                <w:rFonts w:eastAsia="Calibri"/>
              </w:rPr>
              <w:t>Communicating realistic expectations to leadership</w:t>
            </w:r>
          </w:p>
        </w:tc>
        <w:tc>
          <w:tcPr>
            <w:tcW w:w="2245" w:type="dxa"/>
            <w:hideMark/>
          </w:tcPr>
          <w:p w14:paraId="7014DB6A" w14:textId="77777777" w:rsidR="00E269E7" w:rsidRDefault="00E269E7">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CPT/ BR 25</w:t>
            </w:r>
          </w:p>
        </w:tc>
      </w:tr>
    </w:tbl>
    <w:p w14:paraId="7869C0FF" w14:textId="77777777" w:rsidR="00B67D90" w:rsidRPr="00D0316D" w:rsidRDefault="00B67D90">
      <w:pPr>
        <w:spacing w:after="0" w:line="240" w:lineRule="auto"/>
        <w:rPr>
          <w:rFonts w:ascii="Times New Roman" w:eastAsia="Calibri" w:hAnsi="Times New Roman" w:cs="Times New Roman"/>
          <w:sz w:val="16"/>
          <w:szCs w:val="24"/>
        </w:rPr>
      </w:pPr>
      <w:r w:rsidRPr="00D0316D">
        <w:rPr>
          <w:rFonts w:ascii="Times New Roman" w:eastAsia="Calibri" w:hAnsi="Times New Roman" w:cs="Times New Roman"/>
          <w:sz w:val="16"/>
          <w:szCs w:val="24"/>
        </w:rPr>
        <w:t>*</w:t>
      </w:r>
      <w:r w:rsidRPr="00D0316D">
        <w:rPr>
          <w:rFonts w:ascii="Times New Roman" w:eastAsia="SimSun" w:hAnsi="Times New Roman" w:cs="Times New Roman"/>
          <w:sz w:val="24"/>
          <w:szCs w:val="24"/>
        </w:rPr>
        <w:t xml:space="preserve"> </w:t>
      </w:r>
      <w:r w:rsidRPr="00D0316D">
        <w:rPr>
          <w:rFonts w:ascii="Times New Roman" w:eastAsia="Calibri" w:hAnsi="Times New Roman" w:cs="Times New Roman"/>
          <w:sz w:val="16"/>
          <w:szCs w:val="24"/>
        </w:rPr>
        <w:t>Also part of Communication Talent Domain</w:t>
      </w:r>
    </w:p>
    <w:p w14:paraId="0C1DFC2A" w14:textId="3598D6B0" w:rsidR="00B67D90" w:rsidRDefault="00B67D90">
      <w:pPr>
        <w:spacing w:after="0" w:line="240" w:lineRule="auto"/>
        <w:rPr>
          <w:rFonts w:ascii="Times New Roman" w:eastAsia="Calibri" w:hAnsi="Times New Roman" w:cs="Times New Roman"/>
          <w:sz w:val="16"/>
          <w:szCs w:val="24"/>
        </w:rPr>
      </w:pPr>
      <w:r w:rsidRPr="00D0316D">
        <w:rPr>
          <w:rFonts w:ascii="Times New Roman" w:eastAsia="Calibri" w:hAnsi="Times New Roman" w:cs="Times New Roman"/>
          <w:sz w:val="16"/>
          <w:szCs w:val="24"/>
        </w:rPr>
        <w:t>**Bold and italics was a major subtheme that encapsulated several lower-level themes.</w:t>
      </w:r>
    </w:p>
    <w:p w14:paraId="4370F9E0" w14:textId="40EA37E2" w:rsidR="00E269E7" w:rsidRPr="00D0316D" w:rsidRDefault="00E269E7">
      <w:pPr>
        <w:spacing w:after="0" w:line="240" w:lineRule="auto"/>
        <w:rPr>
          <w:rFonts w:ascii="Times New Roman" w:eastAsia="Calibri" w:hAnsi="Times New Roman" w:cs="Times New Roman"/>
          <w:sz w:val="16"/>
          <w:szCs w:val="24"/>
        </w:rPr>
      </w:pPr>
      <w:r w:rsidRPr="00E269E7">
        <w:rPr>
          <w:rFonts w:ascii="Times New Roman" w:eastAsia="Calibri" w:hAnsi="Times New Roman" w:cs="Times New Roman"/>
          <w:sz w:val="16"/>
          <w:szCs w:val="24"/>
          <w:vertAlign w:val="superscript"/>
        </w:rPr>
        <w:t xml:space="preserve">1 </w:t>
      </w:r>
      <w:r w:rsidRPr="00E269E7">
        <w:rPr>
          <w:rFonts w:ascii="Times New Roman" w:eastAsia="Calibri" w:hAnsi="Times New Roman" w:cs="Times New Roman"/>
          <w:sz w:val="16"/>
          <w:szCs w:val="24"/>
        </w:rPr>
        <w:t>Note: BR NA =  Branch Number Not Reported</w:t>
      </w:r>
    </w:p>
    <w:p w14:paraId="755F7EBE" w14:textId="77777777" w:rsidR="00B67D90" w:rsidRPr="00D0316D" w:rsidRDefault="00B67D90" w:rsidP="00CE0B25">
      <w:pPr>
        <w:spacing w:after="0" w:line="240" w:lineRule="auto"/>
        <w:rPr>
          <w:rFonts w:ascii="Times New Roman" w:eastAsia="SimSun" w:hAnsi="Times New Roman" w:cs="Times New Roman"/>
          <w:sz w:val="24"/>
          <w:szCs w:val="24"/>
        </w:rPr>
      </w:pPr>
    </w:p>
    <w:p w14:paraId="6B8E34A9" w14:textId="77777777" w:rsidR="00B67D90" w:rsidRPr="00D0316D" w:rsidRDefault="00B67D90">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br w:type="page"/>
      </w:r>
    </w:p>
    <w:p w14:paraId="49871820" w14:textId="366B33C0" w:rsidR="00B67D90" w:rsidRDefault="00B67D90">
      <w:pPr>
        <w:keepNext/>
        <w:spacing w:after="0" w:line="240" w:lineRule="auto"/>
        <w:ind w:left="3690"/>
        <w:outlineLvl w:val="0"/>
        <w:rPr>
          <w:rFonts w:ascii="Times New Roman" w:eastAsia="SimSun" w:hAnsi="Times New Roman" w:cs="Arial"/>
          <w:b/>
          <w:bCs/>
          <w:kern w:val="32"/>
          <w:sz w:val="24"/>
          <w:szCs w:val="24"/>
        </w:rPr>
      </w:pPr>
      <w:bookmarkStart w:id="127" w:name="_Toc124931059"/>
      <w:bookmarkStart w:id="128" w:name="_Toc229144742"/>
      <w:r w:rsidRPr="007D4EA8">
        <w:rPr>
          <w:rFonts w:ascii="Times New Roman" w:eastAsia="SimSun" w:hAnsi="Times New Roman" w:cs="Arial"/>
          <w:b/>
          <w:bCs/>
          <w:kern w:val="32"/>
          <w:sz w:val="24"/>
          <w:szCs w:val="24"/>
        </w:rPr>
        <w:lastRenderedPageBreak/>
        <w:t>Discussion</w:t>
      </w:r>
      <w:bookmarkEnd w:id="127"/>
      <w:bookmarkEnd w:id="128"/>
    </w:p>
    <w:p w14:paraId="5EB570A5" w14:textId="46EDADEC" w:rsidR="00B67D90" w:rsidRPr="00D0316D" w:rsidRDefault="00B67D90" w:rsidP="007D4EA8">
      <w:pPr>
        <w:spacing w:after="0" w:line="240" w:lineRule="auto"/>
        <w:ind w:firstLine="720"/>
        <w:rPr>
          <w:rFonts w:ascii="Times New Roman" w:eastAsia="SimSun" w:hAnsi="Times New Roman" w:cs="Times New Roman"/>
          <w:sz w:val="24"/>
          <w:szCs w:val="24"/>
        </w:rPr>
      </w:pPr>
      <w:bookmarkStart w:id="129" w:name="_Hlk522892317"/>
      <w:r w:rsidRPr="003444AC">
        <w:rPr>
          <w:rFonts w:ascii="Times New Roman" w:eastAsia="SimSun" w:hAnsi="Times New Roman" w:cs="Times New Roman"/>
          <w:sz w:val="24"/>
          <w:szCs w:val="24"/>
        </w:rPr>
        <w:t>This report compiled results from 2,234 company grade officer</w:t>
      </w:r>
      <w:r w:rsidR="00CE0B25" w:rsidRPr="00D0316D">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and 1,820 field grade officers using an explanatory sequential design. By using </w:t>
      </w:r>
      <w:r w:rsidR="005C008F" w:rsidRPr="00D0316D">
        <w:rPr>
          <w:rFonts w:ascii="Times New Roman" w:eastAsia="SimSun" w:hAnsi="Times New Roman" w:cs="Times New Roman"/>
          <w:sz w:val="24"/>
          <w:szCs w:val="24"/>
        </w:rPr>
        <w:t>metaphorically</w:t>
      </w:r>
      <w:r w:rsidRPr="00D0316D">
        <w:rPr>
          <w:rFonts w:ascii="Times New Roman" w:eastAsia="SimSun" w:hAnsi="Times New Roman" w:cs="Times New Roman"/>
          <w:sz w:val="24"/>
          <w:szCs w:val="24"/>
        </w:rPr>
        <w:t xml:space="preserve"> reconstruction of existing duty and job-related experiences, we gain</w:t>
      </w:r>
      <w:r w:rsidR="00A75FE3">
        <w:rPr>
          <w:rFonts w:ascii="Times New Roman" w:eastAsia="SimSun" w:hAnsi="Times New Roman" w:cs="Times New Roman"/>
          <w:sz w:val="24"/>
          <w:szCs w:val="24"/>
        </w:rPr>
        <w:t>ed</w:t>
      </w:r>
      <w:r w:rsidRPr="00D0316D">
        <w:rPr>
          <w:rFonts w:ascii="Times New Roman" w:eastAsia="SimSun" w:hAnsi="Times New Roman" w:cs="Times New Roman"/>
          <w:sz w:val="24"/>
          <w:szCs w:val="24"/>
        </w:rPr>
        <w:t xml:space="preserve"> a greater understanding of how key KSBs allow officers to be successful in their positions. We also gained </w:t>
      </w:r>
      <w:r w:rsidR="00473F87">
        <w:rPr>
          <w:rFonts w:ascii="Times New Roman" w:eastAsia="SimSun" w:hAnsi="Times New Roman" w:cs="Times New Roman"/>
          <w:sz w:val="24"/>
          <w:szCs w:val="24"/>
        </w:rPr>
        <w:t xml:space="preserve">an </w:t>
      </w:r>
      <w:r w:rsidRPr="00D0316D">
        <w:rPr>
          <w:rFonts w:ascii="Times New Roman" w:eastAsia="SimSun" w:hAnsi="Times New Roman" w:cs="Times New Roman"/>
          <w:sz w:val="24"/>
          <w:szCs w:val="24"/>
        </w:rPr>
        <w:t xml:space="preserve">extensive understanding and concept mapping by accurately identifying, explaining, and exploring five talent domains, seven sub-domains, and a dozen more specific experiences related to officer position requirements. Further, this additional knowledge and understanding of the depth and complexity of relevant KSBs can help enhance assessment accuracy and support future </w:t>
      </w:r>
      <w:r w:rsidR="005C008F" w:rsidRPr="00D0316D">
        <w:rPr>
          <w:rFonts w:ascii="Times New Roman" w:eastAsia="SimSun" w:hAnsi="Times New Roman" w:cs="Times New Roman"/>
          <w:sz w:val="24"/>
          <w:szCs w:val="24"/>
        </w:rPr>
        <w:t>endeavor</w:t>
      </w:r>
      <w:r w:rsidR="005C008F">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w:t>
      </w:r>
      <w:r w:rsidR="0060132F">
        <w:rPr>
          <w:rFonts w:ascii="Times New Roman" w:eastAsia="SimSun" w:hAnsi="Times New Roman" w:cs="Times New Roman"/>
          <w:sz w:val="24"/>
          <w:szCs w:val="24"/>
        </w:rPr>
        <w:t>in</w:t>
      </w:r>
      <w:r w:rsidR="0060132F" w:rsidRPr="00D0316D">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personnel analyses.  Specifically, it can inform the identification of appropriate assessments to be used in selection, assignment alignment, measuring training effectiveness, and performance evaluation for promotions and higher-level talent management. Therefore, several important KSBs need to be highlighted that are related to important talent domains, talent sub-domains, and their interactions.</w:t>
      </w:r>
    </w:p>
    <w:p w14:paraId="74D3556B"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71AF4ECB" w14:textId="1FA539E7" w:rsidR="00B67D90" w:rsidRPr="00D0316D" w:rsidRDefault="00B67D90" w:rsidP="007D4EA8">
      <w:pPr>
        <w:spacing w:after="0" w:line="24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First, it is important to note that while over 21 Talents and 63 ATAP KSB-Ps (Ness et al., 2022) were assessed across 18 Branches and 13 major Functional Areas, only a few made the critical importance designation. Thus, only six of the </w:t>
      </w:r>
      <w:del w:id="4001" w:author="Hermes Agent (APA Review)" w:date="2026-08-31T00:00:00Z">
        <w:r>
          <w:rPr>
            <w:rFonts w:ascii="Times New Roman" w:eastAsia="SimSun" w:hAnsi="Times New Roman" w:cs="Times New Roman"/>
            <w:sz w:val="24"/>
            <w:szCs w:val="24"/>
          </w:rPr>
          <w:delText xml:space="preserve">twenty percent (6/23)</w:delText>
        </w:r>
      </w:del>
      <w:ins w:id="4002" w:author="Hermes Agent (APA Review)" w:date="2026-08-31T00:00:00Z">
        <w:r>
          <w:rPr>
            <w:rFonts w:ascii="Times New Roman" w:eastAsia="SimSun" w:hAnsi="Times New Roman" w:cs="Times New Roman"/>
            <w:sz w:val="24"/>
            <w:szCs w:val="24"/>
          </w:rPr>
          <w:t xml:space="preserve">top-ranked</w:t>
        </w:r>
      </w:ins>
      <w:r>
        <w:rPr>
          <w:rFonts w:ascii="Times New Roman" w:eastAsia="SimSun" w:hAnsi="Times New Roman" w:cs="Times New Roman"/>
          <w:sz w:val="24"/>
          <w:szCs w:val="24"/>
        </w:rPr>
        <w:t xml:space="preserve"> of most important core skills and abilities, and the top five of the 21 talents were kept for future analysis. Five of the 21 talents were rated as most important (combined mean value above 3.2/4) for officers to be successful at their jobs: </w:t>
      </w:r>
      <w:r w:rsidRPr="00D0316D">
        <w:rPr>
          <w:rFonts w:ascii="Times New Roman" w:eastAsia="SimSun" w:hAnsi="Times New Roman" w:cs="Times New Roman"/>
          <w:i/>
          <w:sz w:val="24"/>
          <w:szCs w:val="24"/>
        </w:rPr>
        <w:t xml:space="preserve">Communicator, Interpersonal, Detail-focused, Problem solver, </w:t>
      </w:r>
      <w:r w:rsidRPr="00D0316D">
        <w:rPr>
          <w:rFonts w:ascii="Times New Roman" w:eastAsia="SimSun" w:hAnsi="Times New Roman" w:cs="Times New Roman"/>
          <w:sz w:val="24"/>
          <w:szCs w:val="24"/>
        </w:rPr>
        <w:t xml:space="preserve">and </w:t>
      </w:r>
      <w:r w:rsidRPr="00D0316D">
        <w:rPr>
          <w:rFonts w:ascii="Times New Roman" w:eastAsia="SimSun" w:hAnsi="Times New Roman" w:cs="Times New Roman"/>
          <w:i/>
          <w:sz w:val="24"/>
          <w:szCs w:val="24"/>
        </w:rPr>
        <w:t>Multi-tasker</w:t>
      </w:r>
      <w:r w:rsidRPr="00D0316D">
        <w:rPr>
          <w:rFonts w:ascii="Times New Roman" w:eastAsia="SimSun" w:hAnsi="Times New Roman" w:cs="Times New Roman"/>
          <w:sz w:val="24"/>
          <w:szCs w:val="24"/>
        </w:rPr>
        <w:t xml:space="preserve"> talents.</w:t>
      </w:r>
    </w:p>
    <w:p w14:paraId="1BC322CC"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0DB3F680" w14:textId="77A0730B" w:rsidR="00AE3997"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Interestingly, the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talent was rated highest in terms of importance (</w:t>
      </w:r>
      <w:r w:rsidRPr="00D0316D">
        <w:rPr>
          <w:rFonts w:ascii="Times New Roman" w:eastAsia="SimSun" w:hAnsi="Times New Roman" w:cs="Times New Roman"/>
          <w:i/>
          <w:sz w:val="24"/>
          <w:szCs w:val="24"/>
        </w:rPr>
        <w:t>M</w:t>
      </w:r>
      <w:r w:rsidRPr="00D0316D">
        <w:rPr>
          <w:rFonts w:ascii="Times New Roman" w:eastAsia="SimSun" w:hAnsi="Times New Roman" w:cs="Times New Roman"/>
          <w:sz w:val="24"/>
          <w:szCs w:val="24"/>
        </w:rPr>
        <w:t xml:space="preserve"> = 3.64) compared to the already high value of five domain talents (11% higher than the second highest rated talent). The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talent also has a universal high ranking across all branches and functional areas. Diving into the </w:t>
      </w:r>
      <w:r w:rsidRPr="00D0316D">
        <w:rPr>
          <w:rFonts w:ascii="Times New Roman" w:eastAsia="SimSun" w:hAnsi="Times New Roman" w:cs="Times New Roman"/>
          <w:i/>
          <w:sz w:val="24"/>
          <w:szCs w:val="24"/>
        </w:rPr>
        <w:t>communicator</w:t>
      </w:r>
      <w:r w:rsidRPr="00D0316D">
        <w:rPr>
          <w:rFonts w:ascii="Times New Roman" w:eastAsia="SimSun" w:hAnsi="Times New Roman" w:cs="Times New Roman"/>
          <w:sz w:val="24"/>
          <w:szCs w:val="24"/>
        </w:rPr>
        <w:t xml:space="preserve"> concept, this talent can be characterized by written and verbal skills that emphasize being precise, efficient, and compelling.  Results noted that the ability to communicate large amounts of information effectively can be a generalist skill to master in order to be successful at communication. Many officers mentioned the skill is generally not innate, and most gained this talent through experience</w:t>
      </w:r>
      <w:r w:rsidR="0034294C">
        <w:rPr>
          <w:rFonts w:ascii="Times New Roman" w:eastAsia="SimSun" w:hAnsi="Times New Roman" w:cs="Times New Roman"/>
          <w:sz w:val="24"/>
          <w:szCs w:val="24"/>
        </w:rPr>
        <w:t xml:space="preserve">, </w:t>
      </w:r>
      <w:r w:rsidR="005C008F">
        <w:rPr>
          <w:rFonts w:ascii="Times New Roman" w:eastAsia="SimSun" w:hAnsi="Times New Roman" w:cs="Times New Roman"/>
          <w:sz w:val="24"/>
          <w:szCs w:val="24"/>
        </w:rPr>
        <w:t>stating</w:t>
      </w:r>
      <w:r w:rsidR="005C008F" w:rsidRPr="00D0316D">
        <w:rPr>
          <w:rFonts w:ascii="Times New Roman" w:eastAsia="SimSun" w:hAnsi="Times New Roman" w:cs="Times New Roman"/>
          <w:sz w:val="24"/>
          <w:szCs w:val="24"/>
        </w:rPr>
        <w:t xml:space="preserve"> that</w:t>
      </w:r>
      <w:r w:rsidRPr="00D0316D">
        <w:rPr>
          <w:rFonts w:ascii="Times New Roman" w:eastAsia="SimSun" w:hAnsi="Times New Roman" w:cs="Times New Roman"/>
          <w:sz w:val="24"/>
          <w:szCs w:val="24"/>
        </w:rPr>
        <w:t xml:space="preserve"> it was polished over one’s career trajectory</w:t>
      </w:r>
      <w:r w:rsidR="006E3FB1">
        <w:rPr>
          <w:rFonts w:ascii="Times New Roman" w:eastAsia="SimSun" w:hAnsi="Times New Roman" w:cs="Times New Roman"/>
          <w:sz w:val="24"/>
          <w:szCs w:val="24"/>
        </w:rPr>
        <w:t xml:space="preserve"> </w:t>
      </w:r>
      <w:r w:rsidR="00D22227">
        <w:rPr>
          <w:rFonts w:ascii="Times New Roman" w:eastAsia="SimSun" w:hAnsi="Times New Roman" w:cs="Times New Roman"/>
          <w:sz w:val="24"/>
          <w:szCs w:val="24"/>
        </w:rPr>
        <w:t xml:space="preserve">(e.g., </w:t>
      </w:r>
      <w:r w:rsidRPr="00D0316D">
        <w:rPr>
          <w:rFonts w:ascii="Times New Roman" w:eastAsia="SimSun" w:hAnsi="Times New Roman" w:cs="Times New Roman"/>
          <w:sz w:val="24"/>
          <w:szCs w:val="24"/>
        </w:rPr>
        <w:t>while working as an XO or battalion S1</w:t>
      </w:r>
      <w:r w:rsidR="000430AA">
        <w:rPr>
          <w:rFonts w:ascii="Times New Roman" w:eastAsia="SimSun" w:hAnsi="Times New Roman" w:cs="Times New Roman"/>
          <w:sz w:val="24"/>
          <w:szCs w:val="24"/>
        </w:rPr>
        <w:t>)</w:t>
      </w:r>
      <w:r w:rsidRPr="00D0316D">
        <w:rPr>
          <w:rFonts w:ascii="Times New Roman" w:eastAsia="SimSun" w:hAnsi="Times New Roman" w:cs="Times New Roman"/>
          <w:sz w:val="24"/>
          <w:szCs w:val="24"/>
        </w:rPr>
        <w:t>. While most officers are usually trained as generalists, many officers mentioned some knowledge-based preparation is very useful for later careers to help them excel among their peers. Officers indicated that useful developmental training included (but was not limited to), English language proficiency, law school logic, regional history and culture, time sensitivity and management training, communication planning techniques and assessing effectiveness of communication.</w:t>
      </w:r>
    </w:p>
    <w:p w14:paraId="6D6EAE51" w14:textId="77777777"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 </w:t>
      </w:r>
    </w:p>
    <w:p w14:paraId="4A223AE8" w14:textId="351C4473"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Some officers mentioned the importance of being concise and avoiding extraneous or ostentatious words. Concurrent with published communication guides, “if you use fancy words and jargon when talking to someone who uses simple language, you create distance between the two of you, make </w:t>
      </w:r>
      <w:r w:rsidR="00451F5B">
        <w:rPr>
          <w:rFonts w:ascii="Times New Roman" w:eastAsia="SimSun" w:hAnsi="Times New Roman" w:cs="Times New Roman"/>
          <w:sz w:val="24"/>
          <w:szCs w:val="24"/>
        </w:rPr>
        <w:t xml:space="preserve">the </w:t>
      </w:r>
      <w:r w:rsidRPr="00D0316D">
        <w:rPr>
          <w:rFonts w:ascii="Times New Roman" w:eastAsia="SimSun" w:hAnsi="Times New Roman" w:cs="Times New Roman"/>
          <w:sz w:val="24"/>
          <w:szCs w:val="24"/>
        </w:rPr>
        <w:t xml:space="preserve">recipient feel less involved and are more likely to behave passively” (Kortleve, 2021; pg. 21). Interestingly, results indicated </w:t>
      </w:r>
      <w:r w:rsidRPr="00D0316D">
        <w:rPr>
          <w:rFonts w:ascii="Times New Roman" w:eastAsia="SimSun" w:hAnsi="Times New Roman" w:cs="Times New Roman"/>
          <w:sz w:val="24"/>
          <w:szCs w:val="24"/>
        </w:rPr>
        <w:lastRenderedPageBreak/>
        <w:t xml:space="preserve">that effective communication cannot be gained through ‘soft skills’ workshops alone, but that this skill is gained through actual experiences, with hand-on practices and day-to-day work. </w:t>
      </w:r>
      <w:r w:rsidR="00FC7B4A" w:rsidRPr="00D0316D">
        <w:rPr>
          <w:rFonts w:ascii="Times New Roman" w:eastAsia="SimSun" w:hAnsi="Times New Roman" w:cs="Times New Roman"/>
          <w:sz w:val="24"/>
          <w:szCs w:val="24"/>
        </w:rPr>
        <w:t>Based on our findings</w:t>
      </w:r>
      <w:r w:rsidRPr="00D0316D">
        <w:rPr>
          <w:rFonts w:ascii="Times New Roman" w:eastAsia="SimSun" w:hAnsi="Times New Roman" w:cs="Times New Roman"/>
          <w:sz w:val="24"/>
          <w:szCs w:val="24"/>
        </w:rPr>
        <w:t xml:space="preserve">, it appears the key to enhancing one’s talent as a communicator is </w:t>
      </w:r>
      <w:r w:rsidR="00FC7B4A" w:rsidRPr="00D0316D">
        <w:rPr>
          <w:rFonts w:ascii="Times New Roman" w:eastAsia="SimSun" w:hAnsi="Times New Roman" w:cs="Times New Roman"/>
          <w:sz w:val="24"/>
          <w:szCs w:val="24"/>
        </w:rPr>
        <w:t xml:space="preserve">to </w:t>
      </w:r>
      <w:r w:rsidRPr="00D0316D">
        <w:rPr>
          <w:rFonts w:ascii="Times New Roman" w:eastAsia="SimSun" w:hAnsi="Times New Roman" w:cs="Times New Roman"/>
          <w:sz w:val="24"/>
          <w:szCs w:val="24"/>
        </w:rPr>
        <w:t xml:space="preserve">employ both education and hands-on experience.  </w:t>
      </w:r>
    </w:p>
    <w:p w14:paraId="6904DEF0"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1E3ABC43" w14:textId="5E8D95A0"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Effective communicators are perceptive of their audience and appropriately tailor their message to listeners, whether it is “two levels above or below”, keeping one’s ego in check, or showing humility by recognizing one does not have all the answers. </w:t>
      </w:r>
      <w:r w:rsidR="00A95FC0">
        <w:rPr>
          <w:rFonts w:ascii="Times New Roman" w:eastAsia="SimSun" w:hAnsi="Times New Roman" w:cs="Times New Roman"/>
          <w:sz w:val="24"/>
          <w:szCs w:val="24"/>
        </w:rPr>
        <w:t>One example of effective communication</w:t>
      </w:r>
      <w:r w:rsidR="00323950">
        <w:rPr>
          <w:rFonts w:ascii="Times New Roman" w:eastAsia="SimSun" w:hAnsi="Times New Roman" w:cs="Times New Roman"/>
          <w:sz w:val="24"/>
          <w:szCs w:val="24"/>
        </w:rPr>
        <w:t xml:space="preserve"> is</w:t>
      </w:r>
      <w:r w:rsidRPr="00D0316D">
        <w:rPr>
          <w:rFonts w:ascii="Times New Roman" w:eastAsia="SimSun" w:hAnsi="Times New Roman" w:cs="Times New Roman"/>
          <w:sz w:val="24"/>
          <w:szCs w:val="24"/>
        </w:rPr>
        <w:t xml:space="preserve"> not being afraid to say</w:t>
      </w:r>
      <w:r w:rsidR="00BA60C1">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“I don’t know” and be</w:t>
      </w:r>
      <w:r w:rsidR="00A95FC0">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willing to learn the technical knowledge of counterparts. Related</w:t>
      </w:r>
      <w:r w:rsidR="0020177E">
        <w:rPr>
          <w:rFonts w:ascii="Times New Roman" w:eastAsia="SimSun" w:hAnsi="Times New Roman" w:cs="Times New Roman"/>
          <w:sz w:val="24"/>
          <w:szCs w:val="24"/>
        </w:rPr>
        <w:t>ly</w:t>
      </w:r>
      <w:r w:rsidRPr="00D0316D">
        <w:rPr>
          <w:rFonts w:ascii="Times New Roman" w:eastAsia="SimSun" w:hAnsi="Times New Roman" w:cs="Times New Roman"/>
          <w:sz w:val="24"/>
          <w:szCs w:val="24"/>
        </w:rPr>
        <w:t>, effective communicators are sensitive to time constraints, can condense large volumes of information, and avoid grammatical issues in their modes of communication. Last</w:t>
      </w:r>
      <w:r w:rsidR="001E7D40">
        <w:rPr>
          <w:rFonts w:ascii="Times New Roman" w:eastAsia="SimSun" w:hAnsi="Times New Roman" w:cs="Times New Roman"/>
          <w:sz w:val="24"/>
          <w:szCs w:val="24"/>
        </w:rPr>
        <w:t>ly</w:t>
      </w:r>
      <w:r w:rsidRPr="00D0316D">
        <w:rPr>
          <w:rFonts w:ascii="Times New Roman" w:eastAsia="SimSun" w:hAnsi="Times New Roman" w:cs="Times New Roman"/>
          <w:sz w:val="24"/>
          <w:szCs w:val="24"/>
        </w:rPr>
        <w:t>, effective communicators perceive when and where to speak up, actively listen, and have the courage to follow what is said. Officers are given increased responsibility for planning and supervising the tactical employment of soldiers, thus understanding the nuances of effective communication can help one be successful in their positions.</w:t>
      </w:r>
    </w:p>
    <w:p w14:paraId="3AD50AF7"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4E5511FB" w14:textId="0913D7F3"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Comparing current findings with previous studies (Ferguson et al., 2020; Fletcher 2021; Legree &amp; Heffner, 2019; Putka et al., 2021), this study offered insight into an officer’s career trajectory by identifying problem instances, </w:t>
      </w:r>
      <w:r w:rsidR="00FC7B4A" w:rsidRPr="00D0316D">
        <w:rPr>
          <w:rFonts w:ascii="Times New Roman" w:eastAsia="SimSun" w:hAnsi="Times New Roman" w:cs="Times New Roman"/>
          <w:sz w:val="24"/>
          <w:szCs w:val="24"/>
        </w:rPr>
        <w:t xml:space="preserve">reflecting </w:t>
      </w:r>
      <w:r w:rsidRPr="00D0316D">
        <w:rPr>
          <w:rFonts w:ascii="Times New Roman" w:eastAsia="SimSun" w:hAnsi="Times New Roman" w:cs="Times New Roman"/>
          <w:sz w:val="24"/>
          <w:szCs w:val="24"/>
        </w:rPr>
        <w:t>on semantics, and combin</w:t>
      </w:r>
      <w:r w:rsidR="00FC7B4A" w:rsidRPr="00D0316D">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memories of similar experiences. </w:t>
      </w:r>
      <w:r w:rsidR="005C008F" w:rsidRPr="00D0316D">
        <w:rPr>
          <w:rFonts w:ascii="Times New Roman" w:eastAsia="SimSun" w:hAnsi="Times New Roman" w:cs="Times New Roman"/>
          <w:sz w:val="24"/>
          <w:szCs w:val="24"/>
        </w:rPr>
        <w:t>Interpersonal</w:t>
      </w:r>
      <w:r w:rsidRPr="00D0316D">
        <w:rPr>
          <w:rFonts w:ascii="Times New Roman" w:eastAsia="SimSun" w:hAnsi="Times New Roman" w:cs="Times New Roman"/>
          <w:sz w:val="24"/>
          <w:szCs w:val="24"/>
        </w:rPr>
        <w:t xml:space="preserve"> talent is often acknowledged as one of the most important skills an Army leader can </w:t>
      </w:r>
      <w:r w:rsidR="00FC7B4A" w:rsidRPr="00D0316D">
        <w:rPr>
          <w:rFonts w:ascii="Times New Roman" w:eastAsia="SimSun" w:hAnsi="Times New Roman" w:cs="Times New Roman"/>
          <w:sz w:val="24"/>
          <w:szCs w:val="24"/>
        </w:rPr>
        <w:t>possess</w:t>
      </w:r>
      <w:r w:rsidRPr="00D0316D">
        <w:rPr>
          <w:rFonts w:ascii="Times New Roman" w:eastAsia="SimSun" w:hAnsi="Times New Roman" w:cs="Times New Roman"/>
          <w:sz w:val="24"/>
          <w:szCs w:val="24"/>
        </w:rPr>
        <w:t xml:space="preserve">; however, </w:t>
      </w:r>
      <w:r w:rsidR="00FC7B4A" w:rsidRPr="00D0316D">
        <w:rPr>
          <w:rFonts w:ascii="Times New Roman" w:eastAsia="SimSun" w:hAnsi="Times New Roman" w:cs="Times New Roman"/>
          <w:sz w:val="24"/>
          <w:szCs w:val="24"/>
        </w:rPr>
        <w:t xml:space="preserve">common definitions of communication do not provide contextual information </w:t>
      </w:r>
      <w:r w:rsidR="00974146">
        <w:rPr>
          <w:rFonts w:ascii="Times New Roman" w:eastAsia="SimSun" w:hAnsi="Times New Roman" w:cs="Times New Roman"/>
          <w:sz w:val="24"/>
          <w:szCs w:val="24"/>
        </w:rPr>
        <w:t>regarding</w:t>
      </w:r>
      <w:r w:rsidRPr="00D0316D">
        <w:rPr>
          <w:rFonts w:ascii="Times New Roman" w:eastAsia="SimSun" w:hAnsi="Times New Roman" w:cs="Times New Roman"/>
          <w:sz w:val="24"/>
          <w:szCs w:val="24"/>
        </w:rPr>
        <w:t xml:space="preserve"> how people interpret events and interpersonal interactions. </w:t>
      </w:r>
      <w:r w:rsidR="005C008F" w:rsidRPr="00D0316D">
        <w:rPr>
          <w:rFonts w:ascii="Times New Roman" w:eastAsia="SimSun" w:hAnsi="Times New Roman" w:cs="Times New Roman"/>
          <w:sz w:val="24"/>
          <w:szCs w:val="24"/>
        </w:rPr>
        <w:t>Interpersonal</w:t>
      </w:r>
      <w:r w:rsidRPr="00D0316D">
        <w:rPr>
          <w:rFonts w:ascii="Times New Roman" w:eastAsia="SimSun" w:hAnsi="Times New Roman" w:cs="Times New Roman"/>
          <w:sz w:val="24"/>
          <w:szCs w:val="24"/>
        </w:rPr>
        <w:t xml:space="preserve"> talent often involves dealing with interactive, complex problems, or relationships that are content-dependent. </w:t>
      </w:r>
      <w:r w:rsidR="00FC7B4A" w:rsidRPr="00D0316D">
        <w:rPr>
          <w:rFonts w:ascii="Times New Roman" w:eastAsia="SimSun" w:hAnsi="Times New Roman" w:cs="Times New Roman"/>
          <w:sz w:val="24"/>
          <w:szCs w:val="24"/>
        </w:rPr>
        <w:t>Our findings</w:t>
      </w:r>
      <w:r w:rsidRPr="00D0316D">
        <w:rPr>
          <w:rFonts w:ascii="Times New Roman" w:eastAsia="SimSun" w:hAnsi="Times New Roman" w:cs="Times New Roman"/>
          <w:sz w:val="24"/>
          <w:szCs w:val="24"/>
        </w:rPr>
        <w:t xml:space="preserve"> suggest </w:t>
      </w:r>
      <w:r w:rsidR="00113987">
        <w:rPr>
          <w:rFonts w:ascii="Times New Roman" w:eastAsia="SimSun" w:hAnsi="Times New Roman" w:cs="Times New Roman"/>
          <w:sz w:val="24"/>
          <w:szCs w:val="24"/>
        </w:rPr>
        <w:t xml:space="preserve">there are </w:t>
      </w:r>
      <w:r w:rsidRPr="00D0316D">
        <w:rPr>
          <w:rFonts w:ascii="Times New Roman" w:eastAsia="SimSun" w:hAnsi="Times New Roman" w:cs="Times New Roman"/>
          <w:sz w:val="24"/>
          <w:szCs w:val="24"/>
        </w:rPr>
        <w:t>several facets of interpersonal skills including intercultural interaction, social skills, and effective team building.</w:t>
      </w:r>
    </w:p>
    <w:p w14:paraId="5EFA370C"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309FBA81" w14:textId="76F70643"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The cultur</w:t>
      </w:r>
      <w:r w:rsidR="00FE73D0">
        <w:rPr>
          <w:rFonts w:ascii="Times New Roman" w:eastAsia="SimSun" w:hAnsi="Times New Roman" w:cs="Times New Roman"/>
          <w:sz w:val="24"/>
          <w:szCs w:val="24"/>
        </w:rPr>
        <w:t>al</w:t>
      </w:r>
      <w:r w:rsidRPr="00D0316D">
        <w:rPr>
          <w:rFonts w:ascii="Times New Roman" w:eastAsia="SimSun" w:hAnsi="Times New Roman" w:cs="Times New Roman"/>
          <w:sz w:val="24"/>
          <w:szCs w:val="24"/>
        </w:rPr>
        <w:t xml:space="preserve"> aspect of </w:t>
      </w:r>
      <w:r w:rsidR="005C008F" w:rsidRPr="005C008F">
        <w:rPr>
          <w:rFonts w:ascii="Times New Roman" w:eastAsia="SimSun" w:hAnsi="Times New Roman" w:cs="Times New Roman"/>
          <w:i/>
          <w:iCs/>
          <w:sz w:val="24"/>
          <w:szCs w:val="24"/>
        </w:rPr>
        <w:t>interpersonal</w:t>
      </w:r>
      <w:r w:rsidRPr="005C008F">
        <w:rPr>
          <w:rFonts w:ascii="Times New Roman" w:eastAsia="SimSun" w:hAnsi="Times New Roman" w:cs="Times New Roman"/>
          <w:i/>
          <w:iCs/>
          <w:sz w:val="24"/>
          <w:szCs w:val="24"/>
        </w:rPr>
        <w:t xml:space="preserve"> talent</w:t>
      </w:r>
      <w:r w:rsidRPr="00D0316D">
        <w:rPr>
          <w:rFonts w:ascii="Times New Roman" w:eastAsia="SimSun" w:hAnsi="Times New Roman" w:cs="Times New Roman"/>
          <w:sz w:val="24"/>
          <w:szCs w:val="24"/>
        </w:rPr>
        <w:t xml:space="preserve"> can further be broken down into cultural awareness, cross-cultural fluency, and knowledge of international history.  Interestingly, many aspects of interpersonal talent can be developed. Although language education is not an easily learned skill, gaining a deeper knowledge of history can facilitate one’s interpersonal talent.  Cultural awareness can also be developed through training, though gaining both cultural knowledge and experience is necessary for success. For example, having the skill of interpersonal cultural adaptability can be described as having the ability to work effectively with other coalition partners, and deal with interpersonal conflicts between U.S. Soldiers and Soldiers from other cultures.  Cultural awareness also entails effective verbal communication skills, planning communication ahead of time to ensure one’s message can be understood by all in the audience, and being culturally sensitive in choosing words. </w:t>
      </w:r>
    </w:p>
    <w:p w14:paraId="58D90574"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7AC2A50D" w14:textId="71CE9A94"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Other components of interpersonal talent involve social skills and effective team </w:t>
      </w:r>
      <w:r w:rsidR="005C008F" w:rsidRPr="00D0316D">
        <w:rPr>
          <w:rFonts w:ascii="Times New Roman" w:eastAsia="SimSun" w:hAnsi="Times New Roman" w:cs="Times New Roman"/>
          <w:sz w:val="24"/>
          <w:szCs w:val="24"/>
        </w:rPr>
        <w:t>building. Specifically</w:t>
      </w:r>
      <w:r w:rsidRPr="00D0316D">
        <w:rPr>
          <w:rFonts w:ascii="Times New Roman" w:eastAsia="SimSun" w:hAnsi="Times New Roman" w:cs="Times New Roman"/>
          <w:sz w:val="24"/>
          <w:szCs w:val="24"/>
        </w:rPr>
        <w:t xml:space="preserve">, officers indicated social skills require higher levels of interpersonal social awareness, interpersonal negotiation skills, and self-awareness/ recognition of self-conscious biases. Similar to Schmitt (2012), social skills in the literature often refer to having a wide range of social perceptiveness, coordination, </w:t>
      </w:r>
      <w:r w:rsidRPr="00D0316D">
        <w:rPr>
          <w:rFonts w:ascii="Times New Roman" w:eastAsia="SimSun" w:hAnsi="Times New Roman" w:cs="Times New Roman"/>
          <w:sz w:val="24"/>
          <w:szCs w:val="24"/>
        </w:rPr>
        <w:lastRenderedPageBreak/>
        <w:t xml:space="preserve">persuasion, negotiation, instructing, and service orientation. In terms of military jobs, social skills often </w:t>
      </w:r>
      <w:r w:rsidR="00FC7B4A" w:rsidRPr="00D0316D">
        <w:rPr>
          <w:rFonts w:ascii="Times New Roman" w:eastAsia="SimSun" w:hAnsi="Times New Roman" w:cs="Times New Roman"/>
          <w:sz w:val="24"/>
          <w:szCs w:val="24"/>
        </w:rPr>
        <w:t>include</w:t>
      </w:r>
      <w:r w:rsidRPr="00D0316D">
        <w:rPr>
          <w:rFonts w:ascii="Times New Roman" w:eastAsia="SimSun" w:hAnsi="Times New Roman" w:cs="Times New Roman"/>
          <w:sz w:val="24"/>
          <w:szCs w:val="24"/>
        </w:rPr>
        <w:t xml:space="preserve"> conflict resolution, active listening, and negotiation for the benefit of operation and </w:t>
      </w:r>
      <w:r w:rsidR="005C008F" w:rsidRPr="00D0316D">
        <w:rPr>
          <w:rFonts w:ascii="Times New Roman" w:eastAsia="SimSun" w:hAnsi="Times New Roman" w:cs="Times New Roman"/>
          <w:sz w:val="24"/>
          <w:szCs w:val="24"/>
        </w:rPr>
        <w:t>collaboration. Lastly</w:t>
      </w:r>
      <w:r w:rsidRPr="00D0316D">
        <w:rPr>
          <w:rFonts w:ascii="Times New Roman" w:eastAsia="SimSun" w:hAnsi="Times New Roman" w:cs="Times New Roman"/>
          <w:sz w:val="24"/>
          <w:szCs w:val="24"/>
        </w:rPr>
        <w:t xml:space="preserve">, interpersonal talent involves effective team building. In the U.S. Army, building an effective team often involves </w:t>
      </w:r>
      <w:r w:rsidR="00FC7B4A" w:rsidRPr="00D0316D">
        <w:rPr>
          <w:rFonts w:ascii="Times New Roman" w:eastAsia="SimSun" w:hAnsi="Times New Roman" w:cs="Times New Roman"/>
          <w:sz w:val="24"/>
          <w:szCs w:val="24"/>
        </w:rPr>
        <w:t xml:space="preserve">developing </w:t>
      </w:r>
      <w:r w:rsidRPr="00D0316D">
        <w:rPr>
          <w:rFonts w:ascii="Times New Roman" w:eastAsia="SimSun" w:hAnsi="Times New Roman" w:cs="Times New Roman"/>
          <w:sz w:val="24"/>
          <w:szCs w:val="24"/>
        </w:rPr>
        <w:t>strong interpersonal relationships, the ability to assemble a team quickly, and quickly build</w:t>
      </w:r>
      <w:r w:rsidR="00FC7B4A" w:rsidRPr="00D0316D">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a shared desire to work together towards the same outcome. </w:t>
      </w:r>
    </w:p>
    <w:p w14:paraId="5B3DB90E"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1842DAC9" w14:textId="7F5F177E"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Detail-focused as a talent also showed several </w:t>
      </w:r>
      <w:r w:rsidR="00FC7B4A" w:rsidRPr="00D0316D">
        <w:rPr>
          <w:rFonts w:ascii="Times New Roman" w:eastAsia="SimSun" w:hAnsi="Times New Roman" w:cs="Times New Roman"/>
          <w:sz w:val="24"/>
          <w:szCs w:val="24"/>
        </w:rPr>
        <w:t xml:space="preserve">important </w:t>
      </w:r>
      <w:r w:rsidRPr="00D0316D">
        <w:rPr>
          <w:rFonts w:ascii="Times New Roman" w:eastAsia="SimSun" w:hAnsi="Times New Roman" w:cs="Times New Roman"/>
          <w:sz w:val="24"/>
          <w:szCs w:val="24"/>
        </w:rPr>
        <w:t>sub-themes, which were related to experiences and Army officer training, such as that in Army War College curricula. Our findings showed that understanding the basic tactical details of specialized equipment and doctrine related to one’s branch or functional area facilitates successful job performance. Our study concurs with a recent review from the General Officer Management Office (GOMO; Taylor, 2018) which showed that Army War College training curricula provides useful, detail-focused, tactical</w:t>
      </w:r>
      <w:r w:rsidR="00FC7B4A" w:rsidRPr="00D0316D">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and operational training.  Further, general experience related to maneuvers, equipment, and ability to synchronize technical details of information that are relevant is the key to develop</w:t>
      </w:r>
      <w:r w:rsidR="00F31A2B" w:rsidRPr="00D0316D">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detail focused talent. </w:t>
      </w:r>
    </w:p>
    <w:p w14:paraId="25003FE2"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57D01C9F" w14:textId="7DA2E211" w:rsidR="00B67D90" w:rsidRPr="00D0316D" w:rsidRDefault="00B67D90" w:rsidP="00B02F39">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Finally, we found the problem solver talent to be related to observation of the problem, analytical skills, and verbal reasoning. A theme that emerged within the Problem Solver talent was that a critical aspect of the problem-solving process is observation and gathering relevant information, which fits into the information gathering stage of the creative problem-solving process (Illies &amp; Reiter-Palmon, 2004; Reiter-Palmon et al., 1997). The problem solver talent also showed two other important sub-domains (analytical thinking, and verbal reasoning). Many Army jobs require analytical thinking, which often involves data-processing skills, analyzing large amount of information using sound research methods, and supportive data skills for data-driven decision making. Meanwhile, verbal reasoning facilitates one’s ability to adapt, </w:t>
      </w:r>
      <w:r w:rsidR="00F31A2B" w:rsidRPr="00D0316D">
        <w:rPr>
          <w:rFonts w:ascii="Times New Roman" w:eastAsia="SimSun" w:hAnsi="Times New Roman" w:cs="Times New Roman"/>
          <w:sz w:val="24"/>
          <w:szCs w:val="24"/>
        </w:rPr>
        <w:t>is liked to</w:t>
      </w:r>
      <w:r w:rsidRPr="00D0316D">
        <w:rPr>
          <w:rFonts w:ascii="Times New Roman" w:eastAsia="SimSun" w:hAnsi="Times New Roman" w:cs="Times New Roman"/>
          <w:sz w:val="24"/>
          <w:szCs w:val="24"/>
        </w:rPr>
        <w:t xml:space="preserve"> negotiation of realistic expectations, and the ability to clarify </w:t>
      </w:r>
      <w:r w:rsidR="00FD0A76">
        <w:rPr>
          <w:rFonts w:ascii="Times New Roman" w:eastAsia="SimSun" w:hAnsi="Times New Roman" w:cs="Times New Roman"/>
          <w:sz w:val="24"/>
          <w:szCs w:val="24"/>
        </w:rPr>
        <w:t xml:space="preserve">ambiguous </w:t>
      </w:r>
      <w:r w:rsidRPr="00D0316D">
        <w:rPr>
          <w:rFonts w:ascii="Times New Roman" w:eastAsia="SimSun" w:hAnsi="Times New Roman" w:cs="Times New Roman"/>
          <w:sz w:val="24"/>
          <w:szCs w:val="24"/>
        </w:rPr>
        <w:t>information. Together, problem observation, analytic skills, and verbal reasoning contribute to one’s success in problem solving.</w:t>
      </w:r>
    </w:p>
    <w:p w14:paraId="16298FC1" w14:textId="77777777" w:rsidR="002A50FA" w:rsidRPr="00D0316D" w:rsidRDefault="002A50FA" w:rsidP="007D4EA8">
      <w:pPr>
        <w:spacing w:after="0" w:line="240" w:lineRule="auto"/>
        <w:ind w:firstLine="720"/>
        <w:rPr>
          <w:rFonts w:ascii="Times New Roman" w:eastAsia="SimSun" w:hAnsi="Times New Roman" w:cs="Times New Roman"/>
          <w:sz w:val="24"/>
          <w:szCs w:val="24"/>
        </w:rPr>
      </w:pPr>
    </w:p>
    <w:p w14:paraId="65E6E42A" w14:textId="77777777" w:rsidR="00B67D90" w:rsidRPr="00D0316D" w:rsidRDefault="00B67D90" w:rsidP="007D4EA8">
      <w:pPr>
        <w:keepNext/>
        <w:spacing w:after="0" w:line="240" w:lineRule="auto"/>
        <w:outlineLvl w:val="2"/>
        <w:rPr>
          <w:rFonts w:ascii="Times New Roman" w:eastAsia="SimSun" w:hAnsi="Times New Roman" w:cs="Arial"/>
          <w:i/>
          <w:kern w:val="32"/>
          <w:sz w:val="24"/>
          <w:szCs w:val="26"/>
        </w:rPr>
      </w:pPr>
      <w:bookmarkStart w:id="130" w:name="_Toc124931060"/>
      <w:bookmarkStart w:id="131" w:name="_Toc229144743"/>
      <w:r w:rsidRPr="00D0316D">
        <w:rPr>
          <w:rFonts w:ascii="Times New Roman" w:eastAsia="SimSun" w:hAnsi="Times New Roman" w:cs="Arial"/>
          <w:i/>
          <w:kern w:val="32"/>
          <w:sz w:val="24"/>
          <w:szCs w:val="26"/>
        </w:rPr>
        <w:t>Improving KSB use and KSB modeling</w:t>
      </w:r>
      <w:bookmarkEnd w:id="130"/>
      <w:bookmarkEnd w:id="131"/>
    </w:p>
    <w:p w14:paraId="65CC0861" w14:textId="5E87D846"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The officer assignment problem is well-studied (e.g., Putka et al., 2021) with much of the literature in this area focusing on applying new algorithms to ﬁnd</w:t>
      </w:r>
      <w:r w:rsidR="00F31A2B" w:rsidRPr="00D0316D">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an optimal solution in polynomial time. Yet, these studies often assume a suitable objective function exists to capture the quality of the assignments (</w:t>
      </w:r>
      <w:r w:rsidRPr="00D0316D">
        <w:rPr>
          <w:rFonts w:ascii="Times New Roman" w:eastAsia="SimSun" w:hAnsi="Times New Roman" w:cs="Times New Roman"/>
          <w:i/>
          <w:iCs/>
          <w:sz w:val="24"/>
          <w:szCs w:val="24"/>
        </w:rPr>
        <w:t>matche</w:t>
      </w:r>
      <w:r w:rsidRPr="00D0316D">
        <w:rPr>
          <w:rFonts w:ascii="Times New Roman" w:eastAsia="SimSun" w:hAnsi="Times New Roman" w:cs="Times New Roman"/>
          <w:sz w:val="24"/>
          <w:szCs w:val="24"/>
        </w:rPr>
        <w:t>s the quality of the officer) without identifying the objective function first, or which one is for use (Fletcher, 2021). These types of stud</w:t>
      </w:r>
      <w:r w:rsidR="005B5C35">
        <w:rPr>
          <w:rFonts w:ascii="Times New Roman" w:eastAsia="SimSun" w:hAnsi="Times New Roman" w:cs="Times New Roman"/>
          <w:sz w:val="24"/>
          <w:szCs w:val="24"/>
        </w:rPr>
        <w:t>ies</w:t>
      </w:r>
      <w:r w:rsidRPr="00D0316D">
        <w:rPr>
          <w:rFonts w:ascii="Times New Roman" w:eastAsia="SimSun" w:hAnsi="Times New Roman" w:cs="Times New Roman"/>
          <w:sz w:val="24"/>
          <w:szCs w:val="24"/>
        </w:rPr>
        <w:t xml:space="preserve"> are also limited, with a strong assumption that the developed algorithm applications will stay functional, and relatively easy for direct military use or </w:t>
      </w:r>
      <w:r w:rsidR="000426F0">
        <w:rPr>
          <w:rFonts w:ascii="Times New Roman" w:eastAsia="SimSun" w:hAnsi="Times New Roman" w:cs="Times New Roman"/>
          <w:sz w:val="24"/>
          <w:szCs w:val="24"/>
        </w:rPr>
        <w:t xml:space="preserve">can be </w:t>
      </w:r>
      <w:r w:rsidRPr="00D0316D">
        <w:rPr>
          <w:rFonts w:ascii="Times New Roman" w:eastAsia="SimSun" w:hAnsi="Times New Roman" w:cs="Times New Roman"/>
          <w:sz w:val="24"/>
          <w:szCs w:val="24"/>
        </w:rPr>
        <w:t>easily migrated to military content (Fletcher, 2021).</w:t>
      </w:r>
    </w:p>
    <w:p w14:paraId="09F49799"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5C476F4F" w14:textId="15B29EB7" w:rsidR="00AE3997"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results from these analyses </w:t>
      </w:r>
      <w:r w:rsidR="00F31A2B" w:rsidRPr="00D0316D">
        <w:rPr>
          <w:rFonts w:ascii="Times New Roman" w:eastAsia="SimSun" w:hAnsi="Times New Roman" w:cs="Times New Roman"/>
          <w:sz w:val="24"/>
          <w:szCs w:val="24"/>
        </w:rPr>
        <w:t>supplemented</w:t>
      </w:r>
      <w:r w:rsidRPr="00D0316D">
        <w:rPr>
          <w:rFonts w:ascii="Times New Roman" w:eastAsia="SimSun" w:hAnsi="Times New Roman" w:cs="Times New Roman"/>
          <w:sz w:val="24"/>
          <w:szCs w:val="24"/>
        </w:rPr>
        <w:t xml:space="preserve"> previous </w:t>
      </w:r>
      <w:r w:rsidR="00F31A2B" w:rsidRPr="00D0316D">
        <w:rPr>
          <w:rFonts w:ascii="Times New Roman" w:eastAsia="SimSun" w:hAnsi="Times New Roman" w:cs="Times New Roman"/>
          <w:sz w:val="24"/>
          <w:szCs w:val="24"/>
        </w:rPr>
        <w:t xml:space="preserve">studies </w:t>
      </w:r>
      <w:r w:rsidRPr="00D0316D">
        <w:rPr>
          <w:rFonts w:ascii="Times New Roman" w:eastAsia="SimSun" w:hAnsi="Times New Roman" w:cs="Times New Roman"/>
          <w:sz w:val="24"/>
          <w:szCs w:val="24"/>
        </w:rPr>
        <w:t xml:space="preserve">in many ways. First, </w:t>
      </w:r>
      <w:r w:rsidR="0052606A">
        <w:rPr>
          <w:rFonts w:ascii="Times New Roman" w:eastAsia="SimSun" w:hAnsi="Times New Roman" w:cs="Times New Roman"/>
          <w:sz w:val="24"/>
          <w:szCs w:val="24"/>
        </w:rPr>
        <w:t>the</w:t>
      </w:r>
      <w:r w:rsidR="00C77043">
        <w:rPr>
          <w:rFonts w:ascii="Times New Roman" w:eastAsia="SimSun" w:hAnsi="Times New Roman" w:cs="Times New Roman"/>
          <w:sz w:val="24"/>
          <w:szCs w:val="24"/>
        </w:rPr>
        <w:t xml:space="preserve">se results </w:t>
      </w:r>
      <w:r w:rsidR="008650FE">
        <w:rPr>
          <w:rFonts w:ascii="Times New Roman" w:eastAsia="SimSun" w:hAnsi="Times New Roman" w:cs="Times New Roman"/>
          <w:sz w:val="24"/>
          <w:szCs w:val="24"/>
        </w:rPr>
        <w:t xml:space="preserve">help </w:t>
      </w:r>
      <w:r w:rsidRPr="00D0316D">
        <w:rPr>
          <w:rFonts w:ascii="Times New Roman" w:eastAsia="SimSun" w:hAnsi="Times New Roman" w:cs="Times New Roman"/>
          <w:sz w:val="24"/>
          <w:szCs w:val="24"/>
        </w:rPr>
        <w:t>develop an idea of</w:t>
      </w:r>
      <w:r w:rsidR="008650FE">
        <w:rPr>
          <w:rFonts w:ascii="Times New Roman" w:eastAsia="SimSun" w:hAnsi="Times New Roman" w:cs="Times New Roman"/>
          <w:sz w:val="24"/>
          <w:szCs w:val="24"/>
        </w:rPr>
        <w:t xml:space="preserve"> the</w:t>
      </w:r>
      <w:del w:id="1054" w:author="Hermes Agent (APA Review)" w:date="2026-08-31T00:00:00Z">
        <w:r>
          <w:rPr>
            <w:rFonts w:ascii="Times New Roman" w:eastAsia="SimSun" w:hAnsi="Times New Roman" w:cs="Times New Roman"/>
            <w:sz w:val="24"/>
            <w:szCs w:val="24"/>
          </w:rPr>
          <w:delText xml:space="preserve">thus the </w:delText>
        </w:r>
      </w:del>
      <w:r>
        <w:rPr>
          <w:rFonts w:ascii="Times New Roman" w:eastAsia="SimSun" w:hAnsi="Times New Roman" w:cs="Times New Roman"/>
          <w:sz w:val="24"/>
          <w:szCs w:val="24"/>
        </w:rPr>
        <w:t xml:space="preserve"> baseline KSBs expected of a soldier, regardless of branch or functional area. Specifically, we can determine which KSBs are typically seen as universal, </w:t>
      </w:r>
      <w:del w:id="1053" w:author="Hermes Agent (APA Review)" w:date="2026-08-31T00:00:00Z">
        <w:r>
          <w:rPr>
            <w:rFonts w:ascii="Times New Roman" w:eastAsia="SimSun" w:hAnsi="Times New Roman" w:cs="Times New Roman"/>
            <w:sz w:val="24"/>
            <w:szCs w:val="24"/>
          </w:rPr>
          <w:delText xml:space="preserve">80/20</w:delText>
        </w:r>
      </w:del>
      <w:r>
        <w:rPr>
          <w:rFonts w:ascii="Times New Roman" w:eastAsia="SimSun" w:hAnsi="Times New Roman" w:cs="Times New Roman"/>
          <w:sz w:val="24"/>
          <w:szCs w:val="24"/>
        </w:rPr>
        <w:t xml:space="preserve">s </w:t>
      </w:r>
      <w:ins w:id="1051" w:author="Hermes Agent (APA Review)" w:date="2026-08-31T00:00:00Z">
        <w:r>
          <w:rPr>
            <w:rFonts w:ascii="Times New Roman" w:eastAsia="SimSun" w:hAnsi="Times New Roman" w:cs="Times New Roman"/>
            <w:sz w:val="24"/>
            <w:szCs w:val="24"/>
          </w:rPr>
          <w:t xml:space="preserve">suggesting that a small subset of KSBs accounts for a disproportionate share of critical performance requirements</w:t>
        </w:r>
      </w:ins>
      <w:del w:id="1052" w:author="Hermes Agent (APA Review)" w:date="2026-08-31T00:00:00Z">
        <w:r>
          <w:rPr>
            <w:rFonts w:ascii="Times New Roman" w:eastAsia="SimSun" w:hAnsi="Times New Roman" w:cs="Times New Roman"/>
            <w:sz w:val="24"/>
            <w:szCs w:val="24"/>
          </w:rPr>
          <w:delText xml:space="preserve"> effect is at least relevant in the KSB rating</w:delText>
        </w:r>
      </w:del>
      <w:r w:rsidRPr="00D0316D">
        <w:rPr>
          <w:rFonts w:ascii="Times New Roman" w:eastAsia="SimSun" w:hAnsi="Times New Roman" w:cs="Times New Roman"/>
          <w:sz w:val="24"/>
          <w:szCs w:val="24"/>
        </w:rPr>
        <w:lastRenderedPageBreak/>
        <w:t xml:space="preserve">and </w:t>
      </w:r>
      <w:r w:rsidR="006919B0" w:rsidRPr="00D0316D">
        <w:rPr>
          <w:rFonts w:ascii="Times New Roman" w:eastAsia="SimSun" w:hAnsi="Times New Roman" w:cs="Times New Roman"/>
          <w:sz w:val="24"/>
          <w:szCs w:val="24"/>
        </w:rPr>
        <w:t>analysis and</w:t>
      </w:r>
      <w:r w:rsidRPr="00D0316D">
        <w:rPr>
          <w:rFonts w:ascii="Times New Roman" w:eastAsia="SimSun" w:hAnsi="Times New Roman" w:cs="Times New Roman"/>
          <w:sz w:val="24"/>
          <w:szCs w:val="24"/>
        </w:rPr>
        <w:t xml:space="preserve"> is important to the development of Army-specific KSB modeling. Consequently, we can build more branch-specific soldier profiles by then determining which KSBs are critical to performance for positions within a given branch, which can improve the use of matching algorithms. For example, </w:t>
      </w:r>
      <w:r w:rsidR="00F31A2B" w:rsidRPr="00D0316D">
        <w:rPr>
          <w:rFonts w:ascii="Times New Roman" w:eastAsia="SimSun" w:hAnsi="Times New Roman" w:cs="Times New Roman"/>
          <w:sz w:val="24"/>
          <w:szCs w:val="24"/>
        </w:rPr>
        <w:t xml:space="preserve">the </w:t>
      </w:r>
      <w:r w:rsidR="00F31A2B" w:rsidRPr="00D0316D">
        <w:rPr>
          <w:rFonts w:ascii="Times New Roman" w:eastAsia="SimSun" w:hAnsi="Times New Roman" w:cs="Times New Roman"/>
          <w:i/>
          <w:iCs/>
          <w:sz w:val="24"/>
          <w:szCs w:val="24"/>
        </w:rPr>
        <w:t xml:space="preserve">Communicator </w:t>
      </w:r>
      <w:r w:rsidR="00F31A2B" w:rsidRPr="00D0316D">
        <w:rPr>
          <w:rFonts w:ascii="Times New Roman" w:eastAsia="SimSun" w:hAnsi="Times New Roman" w:cs="Times New Roman"/>
          <w:sz w:val="24"/>
          <w:szCs w:val="24"/>
        </w:rPr>
        <w:t>talent refers to being</w:t>
      </w:r>
      <w:r w:rsidRPr="00D0316D">
        <w:rPr>
          <w:rFonts w:ascii="Times New Roman" w:eastAsia="SimSun" w:hAnsi="Times New Roman" w:cs="Times New Roman"/>
          <w:iCs/>
          <w:sz w:val="24"/>
          <w:szCs w:val="24"/>
        </w:rPr>
        <w:t xml:space="preserve"> </w:t>
      </w:r>
      <w:r w:rsidRPr="00D0316D">
        <w:rPr>
          <w:rFonts w:ascii="Times New Roman" w:eastAsia="SimSun" w:hAnsi="Times New Roman" w:cs="Times New Roman"/>
          <w:sz w:val="24"/>
          <w:szCs w:val="24"/>
        </w:rPr>
        <w:t>precise and efficient, which can be developed and gained from experience, and is important, regardless of branch. These universal KSBs can then serve as a baseline profile, to which branch-specific KSBs can then be added to matching algorithms.</w:t>
      </w:r>
    </w:p>
    <w:p w14:paraId="5F6A6B5F" w14:textId="440AF4A7"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 </w:t>
      </w:r>
    </w:p>
    <w:p w14:paraId="10A5F834" w14:textId="713BDC25"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Second, critical interventions to improving KSB use and KSB alignment of job assignments might require precision access to the domain knowledge and physical engagement rating</w:t>
      </w:r>
      <w:r w:rsidR="003F49DA">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in activities that display skills, techniques, </w:t>
      </w:r>
      <w:r w:rsidR="00F82C77">
        <w:rPr>
          <w:rFonts w:ascii="Times New Roman" w:eastAsia="SimSun" w:hAnsi="Times New Roman" w:cs="Times New Roman"/>
          <w:sz w:val="24"/>
          <w:szCs w:val="24"/>
        </w:rPr>
        <w:t xml:space="preserve">and </w:t>
      </w:r>
      <w:r w:rsidRPr="00D0316D">
        <w:rPr>
          <w:rFonts w:ascii="Times New Roman" w:eastAsia="SimSun" w:hAnsi="Times New Roman" w:cs="Times New Roman"/>
          <w:sz w:val="24"/>
          <w:szCs w:val="24"/>
        </w:rPr>
        <w:t>commitment toward professional job-related behaviors. Talent as a multi-tasker is about learning how to prioritize and manag</w:t>
      </w:r>
      <w:r w:rsidR="00D07B67">
        <w:rPr>
          <w:rFonts w:ascii="Times New Roman" w:eastAsia="SimSun" w:hAnsi="Times New Roman" w:cs="Times New Roman"/>
          <w:sz w:val="24"/>
          <w:szCs w:val="24"/>
        </w:rPr>
        <w:t>e</w:t>
      </w:r>
      <w:r w:rsidRPr="00D0316D">
        <w:rPr>
          <w:rFonts w:ascii="Times New Roman" w:eastAsia="SimSun" w:hAnsi="Times New Roman" w:cs="Times New Roman"/>
          <w:sz w:val="24"/>
          <w:szCs w:val="24"/>
        </w:rPr>
        <w:t xml:space="preserve"> and synthesiz</w:t>
      </w:r>
      <w:r w:rsidR="00D07B67">
        <w:rPr>
          <w:rFonts w:ascii="Times New Roman" w:eastAsia="SimSun" w:hAnsi="Times New Roman" w:cs="Times New Roman"/>
          <w:sz w:val="24"/>
          <w:szCs w:val="24"/>
        </w:rPr>
        <w:t>e</w:t>
      </w:r>
      <w:r w:rsidRPr="00D0316D">
        <w:rPr>
          <w:rFonts w:ascii="Times New Roman" w:eastAsia="SimSun" w:hAnsi="Times New Roman" w:cs="Times New Roman"/>
          <w:sz w:val="24"/>
          <w:szCs w:val="24"/>
        </w:rPr>
        <w:t xml:space="preserve"> multi</w:t>
      </w:r>
      <w:r w:rsidR="00B24FF9">
        <w:rPr>
          <w:rFonts w:ascii="Times New Roman" w:eastAsia="SimSun" w:hAnsi="Times New Roman" w:cs="Times New Roman"/>
          <w:sz w:val="24"/>
          <w:szCs w:val="24"/>
        </w:rPr>
        <w:t>ple</w:t>
      </w:r>
      <w:r w:rsidRPr="00D0316D">
        <w:rPr>
          <w:rFonts w:ascii="Times New Roman" w:eastAsia="SimSun" w:hAnsi="Times New Roman" w:cs="Times New Roman"/>
          <w:sz w:val="24"/>
          <w:szCs w:val="24"/>
        </w:rPr>
        <w:t xml:space="preserve"> project</w:t>
      </w:r>
      <w:r w:rsidR="0090242C">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at the same time.  Assessing talent can only be done in the background, as long as the person is social, multi-task oriented, able to delegate effectively</w:t>
      </w:r>
      <w:r w:rsidR="00F31A2B" w:rsidRPr="00D0316D">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and use</w:t>
      </w:r>
      <w:r w:rsidR="00ED07C3">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their assets to accomplish the mission. </w:t>
      </w:r>
    </w:p>
    <w:p w14:paraId="4662B71B" w14:textId="77777777" w:rsidR="00AE3997" w:rsidRPr="00D0316D" w:rsidRDefault="00B67D90" w:rsidP="007D4EA8">
      <w:pPr>
        <w:spacing w:after="0" w:line="240" w:lineRule="auto"/>
        <w:ind w:firstLine="720"/>
        <w:rPr>
          <w:rFonts w:ascii="Times New Roman" w:eastAsia="SimSun" w:hAnsi="Times New Roman" w:cs="Times New Roman"/>
          <w:sz w:val="24"/>
          <w:szCs w:val="24"/>
        </w:rPr>
      </w:pPr>
      <w:del w:id="1019" w:author="Hermes Agent (APA Review)" w:date="2026-08-31T00:00:00Z">
        <w:r>
          <w:rPr>
            <w:rFonts w:ascii="Times New Roman" w:eastAsia="SimSun" w:hAnsi="Times New Roman" w:cs="Times New Roman"/>
            <w:sz w:val="24"/>
            <w:szCs w:val="24"/>
          </w:rPr>
          <w:delText xml:space="preserve">Last</w:delText>
        </w:r>
      </w:del>
      <w:del w:id="1020" w:author="Hermes Agent (APA Review)" w:date="2026-08-31T00:00:00Z">
        <w:r>
          <w:rPr>
            <w:rFonts w:ascii="Times New Roman" w:eastAsia="SimSun" w:hAnsi="Times New Roman" w:cs="Times New Roman"/>
            <w:sz w:val="24"/>
            <w:szCs w:val="24"/>
          </w:rPr>
          <w:delText xml:space="preserve">ly</w:delText>
        </w:r>
      </w:del>
    </w:p>
    <w:p w14:paraId="4A2F8A74" w14:textId="457C957E" w:rsidR="00B67D90" w:rsidRPr="00D0316D" w:rsidRDefault="00B67D90" w:rsidP="00B02F39">
      <w:pPr>
        <w:spacing w:after="0" w:line="24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 the objective function of the quality, and the talents, </w:t>
      </w:r>
      <w:ins w:id="1021" w:author="Hermes Agent (APA Review)" w:date="2026-08-31T00:00:00Z">
        <w:r>
          <w:rPr>
            <w:rFonts w:ascii="Times New Roman" w:eastAsia="SimSun" w:hAnsi="Times New Roman" w:cs="Times New Roman"/>
            <w:sz w:val="24"/>
            <w:szCs w:val="24"/>
          </w:rPr>
          <w:t xml:space="preserve">Lastly,</w:t>
        </w:r>
      </w:ins>
      <w:del w:id="1022" w:author="Hermes Agent (APA Review)" w:date="2026-08-31T00:00:00Z">
        <w:r>
          <w:rPr>
            <w:rFonts w:ascii="Times New Roman" w:eastAsia="SimSun" w:hAnsi="Times New Roman" w:cs="Times New Roman"/>
            <w:sz w:val="24"/>
            <w:szCs w:val="24"/>
          </w:rPr>
          <w:delText xml:space="preserve">Last,</w:delText>
        </w:r>
      </w:del>
      <w:r w:rsidR="00F72702" w:rsidRPr="00D0316D">
        <w:rPr>
          <w:rFonts w:ascii="Times New Roman" w:eastAsia="SimSun" w:hAnsi="Times New Roman" w:cs="Times New Roman"/>
          <w:sz w:val="24"/>
          <w:szCs w:val="24"/>
        </w:rPr>
        <w:t>are often</w:t>
      </w:r>
      <w:r w:rsidRPr="00D0316D">
        <w:rPr>
          <w:rFonts w:ascii="Times New Roman" w:eastAsia="SimSun" w:hAnsi="Times New Roman" w:cs="Times New Roman"/>
          <w:sz w:val="24"/>
          <w:szCs w:val="24"/>
        </w:rPr>
        <w:t xml:space="preserve"> acquired through real practice and hands-on functional internships. Thus, the results </w:t>
      </w:r>
      <w:r w:rsidR="000101E3">
        <w:rPr>
          <w:rFonts w:ascii="Times New Roman" w:eastAsia="SimSun" w:hAnsi="Times New Roman" w:cs="Times New Roman"/>
          <w:sz w:val="24"/>
          <w:szCs w:val="24"/>
        </w:rPr>
        <w:t xml:space="preserve">suggest </w:t>
      </w:r>
      <w:r w:rsidR="005C008F">
        <w:rPr>
          <w:rFonts w:ascii="Times New Roman" w:eastAsia="SimSun" w:hAnsi="Times New Roman" w:cs="Times New Roman"/>
          <w:sz w:val="24"/>
          <w:szCs w:val="24"/>
        </w:rPr>
        <w:t>that</w:t>
      </w:r>
      <w:r w:rsidR="005C008F" w:rsidRPr="00D0316D">
        <w:rPr>
          <w:rFonts w:ascii="Times New Roman" w:eastAsia="SimSun" w:hAnsi="Times New Roman" w:cs="Times New Roman"/>
          <w:sz w:val="24"/>
          <w:szCs w:val="24"/>
        </w:rPr>
        <w:t xml:space="preserve"> the</w:t>
      </w:r>
      <w:r w:rsidRPr="00D0316D">
        <w:rPr>
          <w:rFonts w:ascii="Times New Roman" w:eastAsia="SimSun" w:hAnsi="Times New Roman" w:cs="Times New Roman"/>
          <w:sz w:val="24"/>
          <w:szCs w:val="24"/>
        </w:rPr>
        <w:t xml:space="preserve"> assessment of the KSB qualifications should often be developmental and sophisticated, with effective monitored practices.  For example, most officers indicated that effective communication is the most critical talent in their job. However, more analyses noted it is only achievable after developing a deep understanding of skills related to cultural, social, verbal reasoning, and teamwork relationship skills. Focusing on developing complementary and sophisticated communication skill training might be a critical element needed to improve the current officer training programs.  However, as results </w:t>
      </w:r>
      <w:r w:rsidR="00596958">
        <w:rPr>
          <w:rFonts w:ascii="Times New Roman" w:eastAsia="SimSun" w:hAnsi="Times New Roman" w:cs="Times New Roman"/>
          <w:sz w:val="24"/>
          <w:szCs w:val="24"/>
        </w:rPr>
        <w:t>suggest</w:t>
      </w:r>
      <w:r w:rsidRPr="00D0316D">
        <w:rPr>
          <w:rFonts w:ascii="Times New Roman" w:eastAsia="SimSun" w:hAnsi="Times New Roman" w:cs="Times New Roman"/>
          <w:sz w:val="24"/>
          <w:szCs w:val="24"/>
        </w:rPr>
        <w:t xml:space="preserve"> , such training interventions and effectiveness can be designed through hands-on training, and cross-functional internship</w:t>
      </w:r>
      <w:r w:rsidR="00596958">
        <w:rPr>
          <w:rFonts w:ascii="Times New Roman" w:eastAsia="SimSun" w:hAnsi="Times New Roman" w:cs="Times New Roman"/>
          <w:sz w:val="24"/>
          <w:szCs w:val="24"/>
        </w:rPr>
        <w:t>s</w:t>
      </w:r>
      <w:r w:rsidRPr="00D0316D">
        <w:rPr>
          <w:rFonts w:ascii="Times New Roman" w:eastAsia="SimSun" w:hAnsi="Times New Roman" w:cs="Times New Roman"/>
          <w:sz w:val="24"/>
          <w:szCs w:val="24"/>
        </w:rPr>
        <w:t>, through on-the-job training and effective monitor</w:t>
      </w:r>
      <w:r w:rsidR="00596958">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and feedback when in duty stations.  </w:t>
      </w:r>
    </w:p>
    <w:p w14:paraId="2EE05072" w14:textId="77777777" w:rsidR="002A50FA" w:rsidRPr="00D0316D" w:rsidRDefault="002A50FA" w:rsidP="007D4EA8">
      <w:pPr>
        <w:spacing w:after="0" w:line="240" w:lineRule="auto"/>
        <w:ind w:firstLine="720"/>
        <w:rPr>
          <w:rFonts w:ascii="Times New Roman" w:eastAsia="SimSun" w:hAnsi="Times New Roman" w:cs="Times New Roman"/>
          <w:sz w:val="24"/>
          <w:szCs w:val="24"/>
        </w:rPr>
      </w:pPr>
    </w:p>
    <w:p w14:paraId="1CDF5A63" w14:textId="77777777" w:rsidR="00B67D90" w:rsidRPr="00D0316D" w:rsidRDefault="00B67D90" w:rsidP="007D4EA8">
      <w:pPr>
        <w:keepNext/>
        <w:spacing w:after="0" w:line="240" w:lineRule="auto"/>
        <w:outlineLvl w:val="2"/>
        <w:rPr>
          <w:rFonts w:ascii="Times New Roman" w:eastAsia="SimSun" w:hAnsi="Times New Roman" w:cs="Arial"/>
          <w:b/>
          <w:bCs/>
          <w:kern w:val="32"/>
          <w:sz w:val="24"/>
          <w:szCs w:val="26"/>
        </w:rPr>
      </w:pPr>
      <w:bookmarkStart w:id="132" w:name="_Toc124931061"/>
      <w:bookmarkStart w:id="133" w:name="_Toc229144744"/>
      <w:r w:rsidRPr="00D0316D">
        <w:rPr>
          <w:rFonts w:ascii="Times New Roman" w:eastAsia="SimSun" w:hAnsi="Times New Roman" w:cs="Arial"/>
          <w:b/>
          <w:bCs/>
          <w:kern w:val="32"/>
          <w:sz w:val="24"/>
          <w:szCs w:val="26"/>
        </w:rPr>
        <w:t>Strengths of the Study</w:t>
      </w:r>
      <w:bookmarkEnd w:id="132"/>
      <w:bookmarkEnd w:id="133"/>
    </w:p>
    <w:p w14:paraId="3F9B3E10" w14:textId="38AA92EC"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Army </w:t>
      </w:r>
      <w:r w:rsidR="00A524BE">
        <w:rPr>
          <w:rFonts w:ascii="Times New Roman" w:eastAsia="SimSun" w:hAnsi="Times New Roman" w:cs="Times New Roman"/>
          <w:sz w:val="24"/>
          <w:szCs w:val="24"/>
        </w:rPr>
        <w:t>Modernization</w:t>
      </w:r>
      <w:r w:rsidR="00A524BE" w:rsidRPr="00D0316D">
        <w:rPr>
          <w:rFonts w:ascii="Times New Roman" w:eastAsia="SimSun" w:hAnsi="Times New Roman" w:cs="Times New Roman"/>
          <w:sz w:val="24"/>
          <w:szCs w:val="24"/>
        </w:rPr>
        <w:t xml:space="preserve"> Strategy (</w:t>
      </w:r>
      <w:r w:rsidR="00A524BE">
        <w:rPr>
          <w:rFonts w:ascii="Times New Roman" w:eastAsia="SimSun" w:hAnsi="Times New Roman" w:cs="Times New Roman"/>
          <w:sz w:val="24"/>
          <w:szCs w:val="24"/>
        </w:rPr>
        <w:t>2021</w:t>
      </w:r>
      <w:r w:rsidRPr="00D0316D">
        <w:rPr>
          <w:rFonts w:ascii="Times New Roman" w:eastAsia="SimSun" w:hAnsi="Times New Roman" w:cs="Times New Roman"/>
          <w:sz w:val="24"/>
          <w:szCs w:val="24"/>
        </w:rPr>
        <w:t>) and the Army Modernization Strategy (2019) call for a modernized, data-driven talent management system in order to support strategic workforce planning, reduce talent gaps, and increase overall Army readiness. An essential component to modernizing how the Army manages and assigns its people is identifying the proper talents required by Army officers. The results of the previously studied quantitative data indicated the top five skills required by officers, which allowed us to dig deeper into narrative inquiries provided by participants to further understand why these talents were important and what experiences and education facilitated their development.</w:t>
      </w:r>
    </w:p>
    <w:p w14:paraId="7CB21283"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41A8CB32" w14:textId="45AF5468"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collection of qualitative data gives richer and more comprehensive insights into participants’ ratings of importance/criticality. </w:t>
      </w:r>
      <w:r w:rsidR="00FF375E" w:rsidRPr="00FF375E">
        <w:rPr>
          <w:rFonts w:ascii="Times New Roman" w:eastAsia="SimSun" w:hAnsi="Times New Roman" w:cs="Times New Roman"/>
          <w:sz w:val="24"/>
          <w:szCs w:val="24"/>
        </w:rPr>
        <w:t xml:space="preserve">Our analysis drew upon several related theoretical perspectives: </w:t>
      </w:r>
      <w:r w:rsidR="00FF375E" w:rsidRPr="007D6F4D">
        <w:rPr>
          <w:rFonts w:ascii="Times New Roman" w:eastAsia="SimSun" w:hAnsi="Times New Roman" w:cs="Times New Roman"/>
          <w:sz w:val="24"/>
          <w:szCs w:val="24"/>
        </w:rPr>
        <w:t>symbolic interactionism</w:t>
      </w:r>
      <w:r w:rsidR="00FF375E" w:rsidRPr="00FF375E">
        <w:rPr>
          <w:rFonts w:ascii="Times New Roman" w:eastAsia="SimSun" w:hAnsi="Times New Roman" w:cs="Times New Roman"/>
          <w:sz w:val="24"/>
          <w:szCs w:val="24"/>
        </w:rPr>
        <w:t xml:space="preserve"> (Blumer, 1969), which focuses on how individuals create meaning through social interaction; </w:t>
      </w:r>
      <w:r w:rsidR="00FF375E" w:rsidRPr="007D6F4D">
        <w:rPr>
          <w:rFonts w:ascii="Times New Roman" w:eastAsia="SimSun" w:hAnsi="Times New Roman" w:cs="Times New Roman"/>
          <w:sz w:val="24"/>
          <w:szCs w:val="24"/>
        </w:rPr>
        <w:t>labeling theory</w:t>
      </w:r>
      <w:r w:rsidR="00FF375E" w:rsidRPr="00FF375E">
        <w:rPr>
          <w:rFonts w:ascii="Times New Roman" w:eastAsia="SimSun" w:hAnsi="Times New Roman" w:cs="Times New Roman"/>
          <w:sz w:val="24"/>
          <w:szCs w:val="24"/>
        </w:rPr>
        <w:t xml:space="preserve"> (Becker, 1963), which examines how societal labels can influence individuals' identities and behaviors; and </w:t>
      </w:r>
      <w:r w:rsidR="00FF375E" w:rsidRPr="007D6F4D">
        <w:rPr>
          <w:rFonts w:ascii="Times New Roman" w:eastAsia="SimSun" w:hAnsi="Times New Roman" w:cs="Times New Roman"/>
          <w:sz w:val="24"/>
          <w:szCs w:val="24"/>
        </w:rPr>
        <w:t>ethnomethodology</w:t>
      </w:r>
      <w:r w:rsidR="00FF375E" w:rsidRPr="00FF375E">
        <w:rPr>
          <w:rFonts w:ascii="Times New Roman" w:eastAsia="SimSun" w:hAnsi="Times New Roman" w:cs="Times New Roman"/>
          <w:sz w:val="24"/>
          <w:szCs w:val="24"/>
        </w:rPr>
        <w:t xml:space="preserve"> (Garfinkel, 1967), which explores the methods people use to </w:t>
      </w:r>
      <w:r w:rsidR="00FF375E" w:rsidRPr="00FF375E">
        <w:rPr>
          <w:rFonts w:ascii="Times New Roman" w:eastAsia="SimSun" w:hAnsi="Times New Roman" w:cs="Times New Roman"/>
          <w:sz w:val="24"/>
          <w:szCs w:val="24"/>
        </w:rPr>
        <w:lastRenderedPageBreak/>
        <w:t>make sense of their everyday world and produce social order.</w:t>
      </w:r>
      <w:r w:rsidR="00FF375E" w:rsidRPr="00C86FB4">
        <w:rPr>
          <w:rFonts w:ascii="Times New Roman" w:eastAsia="SimSun" w:hAnsi="Times New Roman" w:cs="Times New Roman"/>
          <w:sz w:val="24"/>
          <w:szCs w:val="24"/>
        </w:rPr>
        <w:t xml:space="preserve"> </w:t>
      </w:r>
      <w:r w:rsidRPr="00D0316D">
        <w:rPr>
          <w:rFonts w:ascii="Times New Roman" w:eastAsia="SimSun" w:hAnsi="Times New Roman" w:cs="Times New Roman"/>
          <w:sz w:val="24"/>
          <w:szCs w:val="24"/>
        </w:rPr>
        <w:t xml:space="preserve">Further, by using an exploratory sequential design, it also allowed for a contextual understanding of </w:t>
      </w:r>
      <w:r w:rsidR="00F31A2B" w:rsidRPr="00D0316D">
        <w:rPr>
          <w:rFonts w:ascii="Times New Roman" w:eastAsia="SimSun" w:hAnsi="Times New Roman" w:cs="Times New Roman"/>
          <w:sz w:val="24"/>
          <w:szCs w:val="24"/>
        </w:rPr>
        <w:t xml:space="preserve">previously obtained </w:t>
      </w:r>
      <w:r w:rsidRPr="00D0316D">
        <w:rPr>
          <w:rFonts w:ascii="Times New Roman" w:eastAsia="SimSun" w:hAnsi="Times New Roman" w:cs="Times New Roman"/>
          <w:sz w:val="24"/>
          <w:szCs w:val="24"/>
        </w:rPr>
        <w:t>quantitative results</w:t>
      </w:r>
      <w:r w:rsidR="00F31A2B" w:rsidRPr="00D0316D">
        <w:rPr>
          <w:rFonts w:ascii="Times New Roman" w:eastAsia="SimSun" w:hAnsi="Times New Roman" w:cs="Times New Roman"/>
          <w:sz w:val="24"/>
          <w:szCs w:val="24"/>
        </w:rPr>
        <w:t xml:space="preserve"> (Boyle et al., 2022)</w:t>
      </w:r>
      <w:r w:rsidRPr="00D0316D">
        <w:rPr>
          <w:rFonts w:ascii="Times New Roman" w:eastAsia="SimSun" w:hAnsi="Times New Roman" w:cs="Times New Roman"/>
          <w:sz w:val="24"/>
          <w:szCs w:val="24"/>
        </w:rPr>
        <w:t xml:space="preserve">. Specifically, this approach explained </w:t>
      </w:r>
      <w:r w:rsidRPr="00D0316D">
        <w:rPr>
          <w:rFonts w:ascii="Times New Roman" w:eastAsia="SimSun" w:hAnsi="Times New Roman" w:cs="Times New Roman"/>
          <w:i/>
          <w:sz w:val="24"/>
          <w:szCs w:val="24"/>
        </w:rPr>
        <w:t>why</w:t>
      </w:r>
      <w:r w:rsidRPr="00D0316D">
        <w:rPr>
          <w:rFonts w:ascii="Times New Roman" w:eastAsia="SimSun" w:hAnsi="Times New Roman" w:cs="Times New Roman"/>
          <w:sz w:val="24"/>
          <w:szCs w:val="24"/>
        </w:rPr>
        <w:t xml:space="preserve"> these talents emerged as important and </w:t>
      </w:r>
      <w:r w:rsidRPr="00D0316D">
        <w:rPr>
          <w:rFonts w:ascii="Times New Roman" w:eastAsia="SimSun" w:hAnsi="Times New Roman" w:cs="Times New Roman"/>
          <w:i/>
          <w:sz w:val="24"/>
          <w:szCs w:val="24"/>
        </w:rPr>
        <w:t>how</w:t>
      </w:r>
      <w:r w:rsidRPr="00D0316D">
        <w:rPr>
          <w:rFonts w:ascii="Times New Roman" w:eastAsia="SimSun" w:hAnsi="Times New Roman" w:cs="Times New Roman"/>
          <w:sz w:val="24"/>
          <w:szCs w:val="24"/>
        </w:rPr>
        <w:t xml:space="preserve"> they were developed. For instance, we found many individuals indicated that education and training play a significant role in how talents are developed, a finding that would not have emerged from observing the quantitative data alone. For example, in terms of Communication, while the simple definition of being a good communicator is efficient, and compelling, the open-ended questions showed that good communicators also possess the ability to be flexible in their communication style and adapt their communication to the audience. In addition, they also possess a high level of operational, technical, and military-specific knowledge.</w:t>
      </w:r>
    </w:p>
    <w:p w14:paraId="6848F04A"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03881FC6" w14:textId="037614B2"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One significant benefit of this study was </w:t>
      </w:r>
      <w:r w:rsidR="00096C84">
        <w:rPr>
          <w:rFonts w:ascii="Times New Roman" w:eastAsia="SimSun" w:hAnsi="Times New Roman" w:cs="Times New Roman"/>
          <w:sz w:val="24"/>
          <w:szCs w:val="24"/>
        </w:rPr>
        <w:t>that it enabled</w:t>
      </w:r>
      <w:r w:rsidR="008D2A95">
        <w:rPr>
          <w:rFonts w:ascii="Times New Roman" w:eastAsia="SimSun" w:hAnsi="Times New Roman" w:cs="Times New Roman"/>
          <w:sz w:val="24"/>
          <w:szCs w:val="24"/>
        </w:rPr>
        <w:t xml:space="preserve"> a</w:t>
      </w:r>
      <w:r w:rsidRPr="00D0316D">
        <w:rPr>
          <w:rFonts w:ascii="Times New Roman" w:eastAsia="SimSun" w:hAnsi="Times New Roman" w:cs="Times New Roman"/>
          <w:sz w:val="24"/>
          <w:szCs w:val="24"/>
        </w:rPr>
        <w:t xml:space="preserve"> better understanding </w:t>
      </w:r>
      <w:r w:rsidR="008D2A95">
        <w:rPr>
          <w:rFonts w:ascii="Times New Roman" w:eastAsia="SimSun" w:hAnsi="Times New Roman" w:cs="Times New Roman"/>
          <w:sz w:val="24"/>
          <w:szCs w:val="24"/>
        </w:rPr>
        <w:t xml:space="preserve">of </w:t>
      </w:r>
      <w:r w:rsidRPr="00D0316D">
        <w:rPr>
          <w:rFonts w:ascii="Times New Roman" w:eastAsia="SimSun" w:hAnsi="Times New Roman" w:cs="Times New Roman"/>
          <w:sz w:val="24"/>
          <w:szCs w:val="24"/>
        </w:rPr>
        <w:t xml:space="preserve">situational and experiential influences on </w:t>
      </w:r>
      <w:r w:rsidR="008D2A95">
        <w:rPr>
          <w:rFonts w:ascii="Times New Roman" w:eastAsia="SimSun" w:hAnsi="Times New Roman" w:cs="Times New Roman"/>
          <w:sz w:val="24"/>
          <w:szCs w:val="24"/>
        </w:rPr>
        <w:t xml:space="preserve">the </w:t>
      </w:r>
      <w:r w:rsidRPr="00D0316D">
        <w:rPr>
          <w:rFonts w:ascii="Times New Roman" w:eastAsia="SimSun" w:hAnsi="Times New Roman" w:cs="Times New Roman"/>
          <w:sz w:val="24"/>
          <w:szCs w:val="24"/>
        </w:rPr>
        <w:t xml:space="preserve">development of job-related skills and abilities. Using job analyses in the Army has been a frequent method of gathering information on individual capacities, as well as job-specific requirements. However, a common problem with many job analytic approaches is that it is often difficult to determine how situations, both past and present, play a role in human cognition, affect, and behavior in work performance (Dalal et al., 2021). Additionally, job analytic approaches frequently struggle to capture information regarding the specific social and structural contexts in which work tasks are performed, such as level of autonomy in decision-making, social interactions, and interdependence with other individuals or work groups (Dierdorff &amp; Morgeson, 2007; Dierdorff &amp; Morgeson, 2010). By using reconstructive analysis of experiences and examples officers shared, we </w:t>
      </w:r>
      <w:r w:rsidR="00F72702">
        <w:rPr>
          <w:rFonts w:ascii="Times New Roman" w:eastAsia="SimSun" w:hAnsi="Times New Roman" w:cs="Times New Roman"/>
          <w:sz w:val="24"/>
          <w:szCs w:val="24"/>
        </w:rPr>
        <w:t>obtained</w:t>
      </w:r>
      <w:r w:rsidRPr="00D0316D">
        <w:rPr>
          <w:rFonts w:ascii="Times New Roman" w:eastAsia="SimSun" w:hAnsi="Times New Roman" w:cs="Times New Roman"/>
          <w:sz w:val="24"/>
          <w:szCs w:val="24"/>
        </w:rPr>
        <w:t xml:space="preserve"> more comprehensive look at situational characteristics that led to the development of officer attributes that contributed to their work performance. Applying this deeper understanding of developmental experiences to matching algorithms may increase person-job fit, thus increasing Soldier job satisfaction, organizational commitment, and retention efforts.</w:t>
      </w:r>
    </w:p>
    <w:p w14:paraId="3D615CF5"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1837A3E8" w14:textId="22AC38A5"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An outcome of identifying the specific behaviors that make up a particular talent, along with experiences that helped develop these behaviors, is providing support for the recently developed ATAF taxonomy. The ATAF encompasse</w:t>
      </w:r>
      <w:r w:rsidR="00D64C26">
        <w:rPr>
          <w:rFonts w:ascii="Times New Roman" w:eastAsia="SimSun" w:hAnsi="Times New Roman" w:cs="Times New Roman"/>
          <w:sz w:val="24"/>
          <w:szCs w:val="24"/>
        </w:rPr>
        <w:t>s</w:t>
      </w:r>
      <w:r w:rsidRPr="00D0316D">
        <w:rPr>
          <w:rFonts w:ascii="Times New Roman" w:eastAsia="SimSun" w:hAnsi="Times New Roman" w:cs="Times New Roman"/>
          <w:sz w:val="24"/>
          <w:szCs w:val="24"/>
        </w:rPr>
        <w:t xml:space="preserve"> all KSBs that applied to Army service members. A critical component to </w:t>
      </w:r>
      <w:r w:rsidR="00F72702" w:rsidRPr="00D0316D">
        <w:rPr>
          <w:rFonts w:ascii="Times New Roman" w:eastAsia="SimSun" w:hAnsi="Times New Roman" w:cs="Times New Roman"/>
          <w:sz w:val="24"/>
          <w:szCs w:val="24"/>
        </w:rPr>
        <w:t>ensure</w:t>
      </w:r>
      <w:r w:rsidRPr="00D0316D">
        <w:rPr>
          <w:rFonts w:ascii="Times New Roman" w:eastAsia="SimSun" w:hAnsi="Times New Roman" w:cs="Times New Roman"/>
          <w:sz w:val="24"/>
          <w:szCs w:val="24"/>
        </w:rPr>
        <w:t xml:space="preserve"> all KSBs are represented is determining that all behaviors are accounted for and considered. The results of this qualitative analysis have allowed us to identify specific behaviors related to each talent, which can be linked to measurable KSBs in the ATAF. </w:t>
      </w:r>
    </w:p>
    <w:p w14:paraId="2997BEDE" w14:textId="77777777" w:rsidR="00B67D90" w:rsidRPr="00D0316D" w:rsidRDefault="00B67D90" w:rsidP="007D4EA8">
      <w:pPr>
        <w:spacing w:after="0" w:line="240" w:lineRule="auto"/>
        <w:ind w:firstLine="720"/>
        <w:rPr>
          <w:rFonts w:ascii="Times New Roman" w:eastAsia="SimSun" w:hAnsi="Times New Roman" w:cs="Times New Roman"/>
          <w:sz w:val="24"/>
          <w:szCs w:val="24"/>
        </w:rPr>
      </w:pPr>
    </w:p>
    <w:p w14:paraId="3D821E58" w14:textId="77777777" w:rsidR="00B67D90" w:rsidRPr="00D0316D" w:rsidRDefault="00B67D90" w:rsidP="007D4EA8">
      <w:pPr>
        <w:spacing w:after="0" w:line="240" w:lineRule="auto"/>
        <w:rPr>
          <w:rFonts w:ascii="Times New Roman" w:eastAsia="SimSun" w:hAnsi="Times New Roman" w:cs="Times New Roman"/>
          <w:b/>
          <w:bCs/>
          <w:iCs/>
          <w:sz w:val="24"/>
          <w:szCs w:val="24"/>
        </w:rPr>
      </w:pPr>
      <w:r w:rsidRPr="00D0316D">
        <w:rPr>
          <w:rFonts w:ascii="Times New Roman" w:eastAsia="SimSun" w:hAnsi="Times New Roman" w:cs="Times New Roman"/>
          <w:b/>
          <w:bCs/>
          <w:iCs/>
          <w:sz w:val="24"/>
          <w:szCs w:val="24"/>
        </w:rPr>
        <w:t>Limitations of the study</w:t>
      </w:r>
    </w:p>
    <w:p w14:paraId="43D2EBB0" w14:textId="77777777" w:rsidR="00B67D90" w:rsidRPr="00D0316D" w:rsidRDefault="00B67D90" w:rsidP="007D4EA8">
      <w:pPr>
        <w:spacing w:after="0" w:line="240" w:lineRule="auto"/>
        <w:ind w:firstLine="720"/>
        <w:rPr>
          <w:rFonts w:ascii="Times New Roman" w:eastAsia="SimSun" w:hAnsi="Times New Roman" w:cs="Times New Roman"/>
          <w:sz w:val="24"/>
          <w:szCs w:val="24"/>
        </w:rPr>
      </w:pPr>
      <w:bookmarkStart w:id="134" w:name="_Hlk178944783"/>
      <w:r w:rsidRPr="00D0316D">
        <w:rPr>
          <w:rFonts w:ascii="Times New Roman" w:eastAsia="SimSun" w:hAnsi="Times New Roman" w:cs="Times New Roman"/>
          <w:sz w:val="24"/>
          <w:szCs w:val="24"/>
        </w:rPr>
        <w:t xml:space="preserve">This analysis was focused on the most critical talents across the entire Army; </w:t>
      </w:r>
      <w:bookmarkEnd w:id="134"/>
      <w:r w:rsidRPr="00D0316D">
        <w:rPr>
          <w:rFonts w:ascii="Times New Roman" w:eastAsia="SimSun" w:hAnsi="Times New Roman" w:cs="Times New Roman"/>
          <w:sz w:val="24"/>
          <w:szCs w:val="24"/>
        </w:rPr>
        <w:t xml:space="preserve">however, many of these talents differ according to branch/functional area, as well as by rank. Further analysis should focus on themes that emerge within various branches/functional areas, which would provide an even more detailed picture of different aspects of each talent and how it relates to one’s position. Future analysis can re-examine these themes while considering one’s rank, which may provide additional insights into how experience and education relate to leadership and career progression. </w:t>
      </w:r>
    </w:p>
    <w:p w14:paraId="35178E5D"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0DA890FD" w14:textId="7DB9633C"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lastRenderedPageBreak/>
        <w:t>Some method</w:t>
      </w:r>
      <w:r w:rsidR="00CB0EDC">
        <w:rPr>
          <w:rFonts w:ascii="Times New Roman" w:eastAsia="SimSun" w:hAnsi="Times New Roman" w:cs="Times New Roman"/>
          <w:sz w:val="24"/>
          <w:szCs w:val="24"/>
        </w:rPr>
        <w:t>ological</w:t>
      </w:r>
      <w:r w:rsidRPr="00D0316D">
        <w:rPr>
          <w:rFonts w:ascii="Times New Roman" w:eastAsia="SimSun" w:hAnsi="Times New Roman" w:cs="Times New Roman"/>
          <w:sz w:val="24"/>
          <w:szCs w:val="24"/>
        </w:rPr>
        <w:t xml:space="preserve"> limitations were discussed in sampling area, analytical techniques, </w:t>
      </w:r>
      <w:r w:rsidR="00F72702" w:rsidRPr="00D0316D">
        <w:rPr>
          <w:rFonts w:ascii="Times New Roman" w:eastAsia="SimSun" w:hAnsi="Times New Roman" w:cs="Times New Roman"/>
          <w:sz w:val="24"/>
          <w:szCs w:val="24"/>
        </w:rPr>
        <w:t>natural</w:t>
      </w:r>
      <w:r w:rsidRPr="00D0316D">
        <w:rPr>
          <w:rFonts w:ascii="Times New Roman" w:eastAsia="SimSun" w:hAnsi="Times New Roman" w:cs="Times New Roman"/>
          <w:sz w:val="24"/>
          <w:szCs w:val="24"/>
        </w:rPr>
        <w:t xml:space="preserve"> human participation, and military career complications. In the study on previous military career survivors (Moore, 2014; Rincon, 2020), the potential for bias was heightened because of the investigator’s reactivity to the </w:t>
      </w:r>
      <w:r w:rsidR="00F72702" w:rsidRPr="00D0316D">
        <w:rPr>
          <w:rFonts w:ascii="Times New Roman" w:eastAsia="SimSun" w:hAnsi="Times New Roman" w:cs="Times New Roman"/>
          <w:sz w:val="24"/>
          <w:szCs w:val="24"/>
        </w:rPr>
        <w:t>intensity of</w:t>
      </w:r>
      <w:r w:rsidRPr="00D0316D">
        <w:rPr>
          <w:rFonts w:ascii="Times New Roman" w:eastAsia="SimSun" w:hAnsi="Times New Roman" w:cs="Times New Roman"/>
          <w:sz w:val="24"/>
          <w:szCs w:val="24"/>
        </w:rPr>
        <w:t xml:space="preserve"> the requirement of career path, meanwhile ignoring the factors like personal, health, and family commitment resides. The second limitation, includ</w:t>
      </w:r>
      <w:r w:rsidR="00D33757">
        <w:rPr>
          <w:rFonts w:ascii="Times New Roman" w:eastAsia="SimSun" w:hAnsi="Times New Roman" w:cs="Times New Roman"/>
          <w:sz w:val="24"/>
          <w:szCs w:val="24"/>
        </w:rPr>
        <w:t>ing</w:t>
      </w:r>
      <w:r w:rsidRPr="00D0316D">
        <w:rPr>
          <w:rFonts w:ascii="Times New Roman" w:eastAsia="SimSun" w:hAnsi="Times New Roman" w:cs="Times New Roman"/>
          <w:sz w:val="24"/>
          <w:szCs w:val="24"/>
        </w:rPr>
        <w:t xml:space="preserve"> the reactivity, may have been generated solely by the participants’ voiced comments and intentions. It is possible that the study </w:t>
      </w:r>
      <w:r w:rsidR="00F72702" w:rsidRPr="00D0316D">
        <w:rPr>
          <w:rFonts w:ascii="Times New Roman" w:eastAsia="SimSun" w:hAnsi="Times New Roman" w:cs="Times New Roman"/>
          <w:sz w:val="24"/>
          <w:szCs w:val="24"/>
        </w:rPr>
        <w:t>design,</w:t>
      </w:r>
      <w:r w:rsidRPr="00D0316D">
        <w:rPr>
          <w:rFonts w:ascii="Times New Roman" w:eastAsia="SimSun" w:hAnsi="Times New Roman" w:cs="Times New Roman"/>
          <w:sz w:val="24"/>
          <w:szCs w:val="24"/>
        </w:rPr>
        <w:t xml:space="preserve"> quantitative questions, and lengthy survey items may have influenced responses. However, the investigators instituted project summary and privacy statements before the survey to provide the space between what should study and what is actually collected and indicated data would be stored anonymously. Anonymity also </w:t>
      </w:r>
      <w:r w:rsidR="00F72702" w:rsidRPr="00D0316D">
        <w:rPr>
          <w:rFonts w:ascii="Times New Roman" w:eastAsia="SimSun" w:hAnsi="Times New Roman" w:cs="Times New Roman"/>
          <w:sz w:val="24"/>
          <w:szCs w:val="24"/>
        </w:rPr>
        <w:t>ensures</w:t>
      </w:r>
      <w:r w:rsidRPr="00D0316D">
        <w:rPr>
          <w:rFonts w:ascii="Times New Roman" w:eastAsia="SimSun" w:hAnsi="Times New Roman" w:cs="Times New Roman"/>
          <w:sz w:val="24"/>
          <w:szCs w:val="24"/>
        </w:rPr>
        <w:t xml:space="preserve"> safety for voicing </w:t>
      </w:r>
      <w:r w:rsidR="00A74412">
        <w:rPr>
          <w:rFonts w:ascii="Times New Roman" w:eastAsia="SimSun" w:hAnsi="Times New Roman" w:cs="Times New Roman"/>
          <w:sz w:val="24"/>
          <w:szCs w:val="24"/>
        </w:rPr>
        <w:t>one’s</w:t>
      </w:r>
      <w:r w:rsidRPr="00D0316D">
        <w:rPr>
          <w:rFonts w:ascii="Times New Roman" w:eastAsia="SimSun" w:hAnsi="Times New Roman" w:cs="Times New Roman"/>
          <w:sz w:val="24"/>
          <w:szCs w:val="24"/>
        </w:rPr>
        <w:t xml:space="preserve"> perspectives and making the purpose of study on military career successes. Another limitation of the sequential design is the circular analysis that might introduce demand characteristics biases (Nichols &amp; Maner, 2008)</w:t>
      </w:r>
      <w:r w:rsidR="00447B9E">
        <w:rPr>
          <w:rFonts w:ascii="Times New Roman" w:eastAsia="SimSun" w:hAnsi="Times New Roman" w:cs="Times New Roman"/>
          <w:sz w:val="24"/>
          <w:szCs w:val="24"/>
        </w:rPr>
        <w:t>,</w:t>
      </w:r>
      <w:r w:rsidRPr="00D0316D">
        <w:rPr>
          <w:rFonts w:ascii="Times New Roman" w:eastAsia="SimSun" w:hAnsi="Times New Roman" w:cs="Times New Roman"/>
          <w:sz w:val="24"/>
          <w:szCs w:val="24"/>
        </w:rPr>
        <w:t xml:space="preserve"> </w:t>
      </w:r>
      <w:r w:rsidR="00C6619C" w:rsidRPr="00C86FB4">
        <w:rPr>
          <w:rFonts w:ascii="Times New Roman" w:eastAsia="SimSun" w:hAnsi="Times New Roman" w:cs="Times New Roman"/>
          <w:sz w:val="24"/>
          <w:szCs w:val="24"/>
        </w:rPr>
        <w:t xml:space="preserve">which refers to a situation where the initial qualitative findings inadvertently influence the subsequent quantitative data collection or interpretation, potentially introducing </w:t>
      </w:r>
      <w:r w:rsidR="00C6619C" w:rsidRPr="007D6F4D">
        <w:rPr>
          <w:rFonts w:ascii="Times New Roman" w:eastAsia="SimSun" w:hAnsi="Times New Roman" w:cs="Times New Roman"/>
          <w:sz w:val="24"/>
          <w:szCs w:val="24"/>
        </w:rPr>
        <w:t>demand characteristics biases</w:t>
      </w:r>
      <w:r w:rsidR="00C6619C" w:rsidRPr="00447B9E">
        <w:rPr>
          <w:rFonts w:ascii="Times New Roman" w:eastAsia="SimSun" w:hAnsi="Times New Roman" w:cs="Times New Roman"/>
          <w:sz w:val="24"/>
          <w:szCs w:val="24"/>
        </w:rPr>
        <w:t>.</w:t>
      </w:r>
      <w:r w:rsidR="00C6619C" w:rsidRPr="00C86FB4">
        <w:rPr>
          <w:rFonts w:ascii="Times New Roman" w:eastAsia="SimSun" w:hAnsi="Times New Roman" w:cs="Times New Roman"/>
          <w:sz w:val="24"/>
          <w:szCs w:val="24"/>
        </w:rPr>
        <w:t xml:space="preserve"> Demand characteristics occur when participants consciously or unconsciously alter their responses based on their perceptions of the study's purpose or the researcher's </w:t>
      </w:r>
      <w:r w:rsidR="00F72702" w:rsidRPr="00C86FB4">
        <w:rPr>
          <w:rFonts w:ascii="Times New Roman" w:eastAsia="SimSun" w:hAnsi="Times New Roman" w:cs="Times New Roman"/>
          <w:sz w:val="24"/>
          <w:szCs w:val="24"/>
        </w:rPr>
        <w:t>expectations</w:t>
      </w:r>
      <w:r w:rsidR="00F72702">
        <w:rPr>
          <w:rFonts w:ascii="Times New Roman" w:eastAsia="SimSun" w:hAnsi="Times New Roman" w:cs="Times New Roman"/>
          <w:sz w:val="24"/>
          <w:szCs w:val="24"/>
        </w:rPr>
        <w:t>.</w:t>
      </w:r>
      <w:r w:rsidR="00F72702" w:rsidRPr="00D0316D">
        <w:rPr>
          <w:rFonts w:ascii="Times New Roman" w:eastAsia="SimSun" w:hAnsi="Times New Roman" w:cs="Times New Roman"/>
          <w:sz w:val="24"/>
          <w:szCs w:val="24"/>
        </w:rPr>
        <w:t xml:space="preserve"> Interpretation</w:t>
      </w:r>
      <w:r w:rsidRPr="00D0316D">
        <w:rPr>
          <w:rFonts w:ascii="Times New Roman" w:eastAsia="SimSun" w:hAnsi="Times New Roman" w:cs="Times New Roman"/>
          <w:sz w:val="24"/>
          <w:szCs w:val="24"/>
        </w:rPr>
        <w:t xml:space="preserve"> of causality of study results should proceed with prudence. The investigators conferred regularly with SMEs and theorists in hermeneutic phenomenology to reduce the bias demonstrated by the investigator’s difficulty in maintaining a balance between immersion and reflection.</w:t>
      </w:r>
    </w:p>
    <w:p w14:paraId="0093435A" w14:textId="77777777" w:rsidR="002A50FA" w:rsidRPr="00D0316D" w:rsidRDefault="002A50FA" w:rsidP="007D4EA8">
      <w:pPr>
        <w:spacing w:after="0" w:line="240" w:lineRule="auto"/>
        <w:ind w:firstLine="720"/>
        <w:rPr>
          <w:rFonts w:ascii="Times New Roman" w:eastAsia="SimSun" w:hAnsi="Times New Roman" w:cs="Times New Roman"/>
          <w:sz w:val="24"/>
          <w:szCs w:val="24"/>
        </w:rPr>
      </w:pPr>
    </w:p>
    <w:p w14:paraId="1ADD677E" w14:textId="77777777" w:rsidR="00B67D90" w:rsidRPr="00D0316D" w:rsidRDefault="00B67D90" w:rsidP="007D4EA8">
      <w:pPr>
        <w:keepNext/>
        <w:spacing w:after="0" w:line="240" w:lineRule="auto"/>
        <w:outlineLvl w:val="2"/>
        <w:rPr>
          <w:rFonts w:ascii="Times New Roman" w:eastAsia="SimSun" w:hAnsi="Times New Roman" w:cs="Arial"/>
          <w:b/>
          <w:bCs/>
          <w:kern w:val="32"/>
          <w:sz w:val="24"/>
          <w:szCs w:val="26"/>
        </w:rPr>
      </w:pPr>
      <w:bookmarkStart w:id="135" w:name="_Toc124931062"/>
      <w:bookmarkStart w:id="136" w:name="_Toc229144745"/>
      <w:r w:rsidRPr="00D0316D">
        <w:rPr>
          <w:rFonts w:ascii="Times New Roman" w:eastAsia="SimSun" w:hAnsi="Times New Roman" w:cs="Arial"/>
          <w:b/>
          <w:bCs/>
          <w:kern w:val="32"/>
          <w:sz w:val="24"/>
          <w:szCs w:val="26"/>
        </w:rPr>
        <w:t>Future Directions</w:t>
      </w:r>
      <w:bookmarkEnd w:id="135"/>
      <w:bookmarkEnd w:id="136"/>
    </w:p>
    <w:p w14:paraId="3AD81A66" w14:textId="446C5843"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The results also showed the complexity of how </w:t>
      </w:r>
      <w:r w:rsidRPr="00D0316D">
        <w:rPr>
          <w:rFonts w:ascii="Times New Roman" w:eastAsia="SimSun" w:hAnsi="Times New Roman" w:cs="Times New Roman"/>
          <w:iCs/>
          <w:sz w:val="24"/>
          <w:szCs w:val="24"/>
        </w:rPr>
        <w:t>talent</w:t>
      </w:r>
      <w:r w:rsidRPr="00D0316D">
        <w:rPr>
          <w:rFonts w:ascii="Times New Roman" w:eastAsia="SimSun" w:hAnsi="Times New Roman" w:cs="Times New Roman"/>
          <w:i/>
          <w:iCs/>
          <w:sz w:val="24"/>
          <w:szCs w:val="24"/>
        </w:rPr>
        <w:t>s</w:t>
      </w:r>
      <w:r w:rsidRPr="00D0316D">
        <w:rPr>
          <w:rFonts w:ascii="Times New Roman" w:eastAsia="SimSun" w:hAnsi="Times New Roman" w:cs="Times New Roman"/>
          <w:sz w:val="24"/>
          <w:szCs w:val="24"/>
        </w:rPr>
        <w:t xml:space="preserve"> relate to performance. </w:t>
      </w:r>
      <w:r w:rsidR="00824494" w:rsidRPr="00D0316D">
        <w:rPr>
          <w:rFonts w:ascii="Times New Roman" w:eastAsia="SimSun" w:hAnsi="Times New Roman" w:cs="Times New Roman"/>
          <w:sz w:val="24"/>
          <w:szCs w:val="24"/>
        </w:rPr>
        <w:t>Future</w:t>
      </w:r>
      <w:r w:rsidRPr="00D0316D">
        <w:rPr>
          <w:rFonts w:ascii="Times New Roman" w:eastAsia="SimSun" w:hAnsi="Times New Roman" w:cs="Times New Roman"/>
          <w:sz w:val="24"/>
          <w:szCs w:val="24"/>
        </w:rPr>
        <w:t xml:space="preserve"> studies </w:t>
      </w:r>
      <w:r w:rsidR="00824494" w:rsidRPr="00D0316D">
        <w:rPr>
          <w:rFonts w:ascii="Times New Roman" w:eastAsia="SimSun" w:hAnsi="Times New Roman" w:cs="Times New Roman"/>
          <w:sz w:val="24"/>
          <w:szCs w:val="24"/>
        </w:rPr>
        <w:t>can</w:t>
      </w:r>
      <w:r w:rsidRPr="00D0316D">
        <w:rPr>
          <w:rFonts w:ascii="Times New Roman" w:eastAsia="SimSun" w:hAnsi="Times New Roman" w:cs="Times New Roman"/>
          <w:sz w:val="24"/>
          <w:szCs w:val="24"/>
        </w:rPr>
        <w:t xml:space="preserve"> determine other contextual factors and how soldier assignments influence how individuals rate the criticality of each </w:t>
      </w:r>
      <w:r w:rsidRPr="00D0316D">
        <w:rPr>
          <w:rFonts w:ascii="Times New Roman" w:eastAsia="SimSun" w:hAnsi="Times New Roman" w:cs="Times New Roman"/>
          <w:iCs/>
          <w:sz w:val="24"/>
          <w:szCs w:val="24"/>
        </w:rPr>
        <w:t>talent</w:t>
      </w:r>
      <w:r w:rsidRPr="00D0316D">
        <w:rPr>
          <w:rFonts w:ascii="Times New Roman" w:eastAsia="SimSun" w:hAnsi="Times New Roman" w:cs="Times New Roman"/>
          <w:sz w:val="24"/>
          <w:szCs w:val="24"/>
        </w:rPr>
        <w:t xml:space="preserve">. For example, how might current location (e.g., overseas or CONUS), types of assignments, recent deployments, or training influence an individual’s perception of which </w:t>
      </w:r>
      <w:r w:rsidRPr="00D0316D">
        <w:rPr>
          <w:rFonts w:ascii="Times New Roman" w:eastAsia="SimSun" w:hAnsi="Times New Roman" w:cs="Times New Roman"/>
          <w:iCs/>
          <w:sz w:val="24"/>
          <w:szCs w:val="24"/>
        </w:rPr>
        <w:t>talents</w:t>
      </w:r>
      <w:r w:rsidRPr="00D0316D">
        <w:rPr>
          <w:rFonts w:ascii="Times New Roman" w:eastAsia="SimSun" w:hAnsi="Times New Roman" w:cs="Times New Roman"/>
          <w:sz w:val="24"/>
          <w:szCs w:val="24"/>
        </w:rPr>
        <w:t xml:space="preserve"> are most important to their job? </w:t>
      </w:r>
    </w:p>
    <w:p w14:paraId="5D5E6DDC"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0F799BCA" w14:textId="35FAE5BF"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By understanding what education and experiences facilitate development of critical talents, the Army can better identify opportunities for training, along with specific topics that should be included in training. To facilitate the discussion and exploration, a concept mapping and a network view of the relationship has been developed to help explore the concepts in depth (Appendix F). For example, a theme that emerged regarding cultural awareness training was that it was more effective when the training allowed interaction with others from different cultures. </w:t>
      </w:r>
      <w:r w:rsidR="00824494" w:rsidRPr="00D0316D">
        <w:rPr>
          <w:rFonts w:ascii="Times New Roman" w:eastAsia="SimSun" w:hAnsi="Times New Roman" w:cs="Times New Roman"/>
          <w:sz w:val="24"/>
          <w:szCs w:val="24"/>
        </w:rPr>
        <w:t>Future studies could identify</w:t>
      </w:r>
      <w:r w:rsidRPr="00D0316D">
        <w:rPr>
          <w:rFonts w:ascii="Times New Roman" w:eastAsia="SimSun" w:hAnsi="Times New Roman" w:cs="Times New Roman"/>
          <w:sz w:val="24"/>
          <w:szCs w:val="24"/>
        </w:rPr>
        <w:t xml:space="preserve"> other specific features that make training and educational experiences more effective. Similarly, future projects can focus on identifying broadening assignments that develop particular talents which will prepare officers for future positions. In short, by identifying what features </w:t>
      </w:r>
      <w:r w:rsidR="00824494" w:rsidRPr="00D0316D">
        <w:rPr>
          <w:rFonts w:ascii="Times New Roman" w:eastAsia="SimSun" w:hAnsi="Times New Roman" w:cs="Times New Roman"/>
          <w:sz w:val="24"/>
          <w:szCs w:val="24"/>
        </w:rPr>
        <w:t xml:space="preserve">characterize </w:t>
      </w:r>
      <w:r w:rsidRPr="00D0316D">
        <w:rPr>
          <w:rFonts w:ascii="Times New Roman" w:eastAsia="SimSun" w:hAnsi="Times New Roman" w:cs="Times New Roman"/>
          <w:sz w:val="24"/>
          <w:szCs w:val="24"/>
        </w:rPr>
        <w:t>effective training and education, we can enhance both individual and Army-wide readiness.</w:t>
      </w:r>
    </w:p>
    <w:p w14:paraId="3E8D6888"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475A5AF7" w14:textId="77777777"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Another area for a future project related to career progression is assisting individuals in understanding job requirements and identifying areas in which they can </w:t>
      </w:r>
      <w:r w:rsidRPr="00D0316D">
        <w:rPr>
          <w:rFonts w:ascii="Times New Roman" w:eastAsia="SimSun" w:hAnsi="Times New Roman" w:cs="Times New Roman"/>
          <w:sz w:val="24"/>
          <w:szCs w:val="24"/>
        </w:rPr>
        <w:lastRenderedPageBreak/>
        <w:t>improve in order to better match themselves to positions. As the Army continues to move to focus on matching individuals to positions based on their strengths, it will become increasingly important to develop reliable and valid assessments beyond self-evaluation. Future studies can focus on developing Army-specific measures of top talents required by branch and rank, which should facilitate better person-job matching, job satisfaction, retention, and career progress for officers.</w:t>
      </w:r>
    </w:p>
    <w:p w14:paraId="7060939D" w14:textId="77777777" w:rsidR="00B67D90" w:rsidRPr="00D0316D" w:rsidRDefault="00B67D90" w:rsidP="007D4EA8">
      <w:pPr>
        <w:spacing w:after="0" w:line="240" w:lineRule="auto"/>
        <w:ind w:firstLine="720"/>
        <w:rPr>
          <w:rFonts w:ascii="Times New Roman" w:eastAsia="SimSun" w:hAnsi="Times New Roman" w:cs="Times New Roman"/>
          <w:sz w:val="24"/>
          <w:szCs w:val="24"/>
        </w:rPr>
      </w:pPr>
    </w:p>
    <w:p w14:paraId="440BDEBA" w14:textId="77777777" w:rsidR="00B67D90" w:rsidRPr="00D0316D" w:rsidRDefault="00B67D90" w:rsidP="007D4EA8">
      <w:pPr>
        <w:keepNext/>
        <w:numPr>
          <w:ilvl w:val="2"/>
          <w:numId w:val="12"/>
        </w:numPr>
        <w:spacing w:after="240" w:line="240" w:lineRule="auto"/>
        <w:jc w:val="center"/>
        <w:outlineLvl w:val="2"/>
        <w:rPr>
          <w:rFonts w:ascii="Times New Roman" w:eastAsia="SimSun" w:hAnsi="Times New Roman" w:cs="Arial"/>
          <w:b/>
          <w:bCs/>
          <w:kern w:val="32"/>
          <w:sz w:val="24"/>
          <w:szCs w:val="26"/>
        </w:rPr>
      </w:pPr>
      <w:bookmarkStart w:id="137" w:name="_Toc124931063"/>
      <w:bookmarkStart w:id="138" w:name="_Toc229144746"/>
      <w:r w:rsidRPr="00D0316D">
        <w:rPr>
          <w:rFonts w:ascii="Times New Roman" w:eastAsia="SimSun" w:hAnsi="Times New Roman" w:cs="Arial"/>
          <w:b/>
          <w:bCs/>
          <w:kern w:val="32"/>
          <w:sz w:val="24"/>
          <w:szCs w:val="26"/>
        </w:rPr>
        <w:t>Conclusion</w:t>
      </w:r>
      <w:bookmarkEnd w:id="137"/>
      <w:bookmarkEnd w:id="138"/>
    </w:p>
    <w:p w14:paraId="166C669B" w14:textId="754CA1D5"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This detailed qualitative analysis has allowed us to gain a more fine-grain and comprehensive picture of what experiences have developed officers’ attributes and talents required for effective performance. Further, by analyzing these narrative inquiries, we have been better able to understand how education can be highly effective at developing particular talents in Army contexts. </w:t>
      </w:r>
    </w:p>
    <w:p w14:paraId="226F1EA7"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57A90466" w14:textId="052E6345"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One significant benefit of this study was </w:t>
      </w:r>
      <w:r w:rsidR="00824494" w:rsidRPr="00D0316D">
        <w:rPr>
          <w:rFonts w:ascii="Times New Roman" w:eastAsia="SimSun" w:hAnsi="Times New Roman" w:cs="Times New Roman"/>
          <w:sz w:val="24"/>
          <w:szCs w:val="24"/>
        </w:rPr>
        <w:t xml:space="preserve">gaining a </w:t>
      </w:r>
      <w:r w:rsidRPr="00D0316D">
        <w:rPr>
          <w:rFonts w:ascii="Times New Roman" w:eastAsia="SimSun" w:hAnsi="Times New Roman" w:cs="Times New Roman"/>
          <w:sz w:val="24"/>
          <w:szCs w:val="24"/>
        </w:rPr>
        <w:t xml:space="preserve">better understanding </w:t>
      </w:r>
      <w:r w:rsidR="00824494" w:rsidRPr="00D0316D">
        <w:rPr>
          <w:rFonts w:ascii="Times New Roman" w:eastAsia="SimSun" w:hAnsi="Times New Roman" w:cs="Times New Roman"/>
          <w:sz w:val="24"/>
          <w:szCs w:val="24"/>
        </w:rPr>
        <w:t xml:space="preserve">of </w:t>
      </w:r>
      <w:r w:rsidRPr="00D0316D">
        <w:rPr>
          <w:rFonts w:ascii="Times New Roman" w:eastAsia="SimSun" w:hAnsi="Times New Roman" w:cs="Times New Roman"/>
          <w:sz w:val="24"/>
          <w:szCs w:val="24"/>
        </w:rPr>
        <w:t xml:space="preserve">situational and experiential influences on development of job-related skills and abilities. As job analytic approaches rarely consider how past and current situations and experience influence work performance (Dalal et al., 2021), this qualitative approach was a way to overcome this common shortcoming. By using narrative inquiry analysis of experiences and examples officers shared, we gained a more comprehensive look at situational characteristics, such as level of autonomy in decision-making, social interactions, and interdependence, that led to the development of officer attributes that further contributed to their work performance (Dierdorff &amp; Morgeson, 2007; 2010). </w:t>
      </w:r>
    </w:p>
    <w:p w14:paraId="5AD9BAC6" w14:textId="77777777" w:rsidR="00AE3997" w:rsidRPr="00D0316D" w:rsidRDefault="00AE3997" w:rsidP="007D4EA8">
      <w:pPr>
        <w:spacing w:after="0" w:line="240" w:lineRule="auto"/>
        <w:ind w:firstLine="720"/>
        <w:rPr>
          <w:rFonts w:ascii="Times New Roman" w:eastAsia="SimSun" w:hAnsi="Times New Roman" w:cs="Times New Roman"/>
          <w:sz w:val="24"/>
          <w:szCs w:val="24"/>
        </w:rPr>
      </w:pPr>
    </w:p>
    <w:p w14:paraId="0A1AB0D3" w14:textId="1A1A87C4" w:rsidR="00B67D90" w:rsidRPr="003444AC"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Further, narrative analyses allowed us to identify specific behaviors and abilities that nest within each </w:t>
      </w:r>
      <w:r w:rsidRPr="00D0316D">
        <w:rPr>
          <w:rFonts w:ascii="Times New Roman" w:eastAsia="SimSun" w:hAnsi="Times New Roman" w:cs="Times New Roman"/>
          <w:iCs/>
          <w:sz w:val="24"/>
          <w:szCs w:val="24"/>
        </w:rPr>
        <w:t>talent</w:t>
      </w:r>
      <w:r w:rsidRPr="00D0316D">
        <w:rPr>
          <w:rFonts w:ascii="Times New Roman" w:eastAsia="SimSun" w:hAnsi="Times New Roman" w:cs="Times New Roman"/>
          <w:sz w:val="24"/>
          <w:szCs w:val="24"/>
        </w:rPr>
        <w:t xml:space="preserve">. For example, while </w:t>
      </w:r>
      <w:r w:rsidRPr="00D0316D">
        <w:rPr>
          <w:rFonts w:ascii="Times New Roman" w:eastAsia="SimSun" w:hAnsi="Times New Roman" w:cs="Times New Roman"/>
          <w:i/>
          <w:sz w:val="24"/>
          <w:szCs w:val="24"/>
        </w:rPr>
        <w:t>interpersonal skill</w:t>
      </w:r>
      <w:r w:rsidRPr="00D0316D">
        <w:rPr>
          <w:rFonts w:ascii="Times New Roman" w:eastAsia="SimSun" w:hAnsi="Times New Roman" w:cs="Times New Roman"/>
          <w:sz w:val="24"/>
          <w:szCs w:val="24"/>
        </w:rPr>
        <w:t xml:space="preserve"> is defined simply as “skill in understanding how people interpret events and interpersonal interactions”, we could identify clusters of behaviors that defined what it meant to demonstrate effective interpersonal skills and the specific contexts in which they were effective. </w:t>
      </w:r>
    </w:p>
    <w:p w14:paraId="11F165C4" w14:textId="77777777" w:rsidR="00AE3997" w:rsidRPr="003444AC" w:rsidRDefault="00AE3997" w:rsidP="007D4EA8">
      <w:pPr>
        <w:spacing w:after="0" w:line="240" w:lineRule="auto"/>
        <w:ind w:firstLine="720"/>
        <w:rPr>
          <w:rFonts w:ascii="Times New Roman" w:eastAsia="SimSun" w:hAnsi="Times New Roman" w:cs="Times New Roman"/>
          <w:sz w:val="24"/>
          <w:szCs w:val="24"/>
        </w:rPr>
      </w:pPr>
    </w:p>
    <w:p w14:paraId="3CFE341E" w14:textId="09A53F54" w:rsidR="00B67D90" w:rsidRPr="00D0316D" w:rsidRDefault="00B67D90" w:rsidP="007D4EA8">
      <w:pPr>
        <w:spacing w:after="0" w:line="240" w:lineRule="auto"/>
        <w:ind w:firstLine="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An important outcome of identifying these specific behaviors that make up a particular talent, along with experiences that helped develop these behaviors, is providing support for the recently developed ATAF taxonomy. </w:t>
      </w:r>
      <w:r w:rsidR="00A21FB0">
        <w:rPr>
          <w:rFonts w:ascii="Times New Roman" w:eastAsia="SimSun" w:hAnsi="Times New Roman" w:cs="Times New Roman"/>
          <w:sz w:val="24"/>
          <w:szCs w:val="24"/>
        </w:rPr>
        <w:t xml:space="preserve">A </w:t>
      </w:r>
      <w:r w:rsidRPr="00D0316D">
        <w:rPr>
          <w:rFonts w:ascii="Times New Roman" w:eastAsia="SimSun" w:hAnsi="Times New Roman" w:cs="Times New Roman"/>
          <w:sz w:val="24"/>
          <w:szCs w:val="24"/>
        </w:rPr>
        <w:t xml:space="preserve">critical component to ensuring all KSBs are represented is determining that all behaviors are accounted for and considered. The results of this qualitative analysis have allowed us to identify specific behaviors related to each talent, which can be linked to measurable KSBs in the ATAF. </w:t>
      </w:r>
    </w:p>
    <w:bookmarkEnd w:id="129"/>
    <w:p w14:paraId="7F2235D7" w14:textId="77777777" w:rsidR="00B67D90" w:rsidRPr="00D0316D" w:rsidRDefault="00B67D90" w:rsidP="007D4EA8">
      <w:pPr>
        <w:spacing w:after="0" w:line="240" w:lineRule="auto"/>
        <w:ind w:firstLine="720"/>
        <w:rPr>
          <w:rFonts w:ascii="Times New Roman" w:eastAsia="SimSun" w:hAnsi="Times New Roman" w:cs="Times New Roman"/>
          <w:sz w:val="24"/>
          <w:szCs w:val="24"/>
        </w:rPr>
      </w:pPr>
    </w:p>
    <w:p w14:paraId="5E787C3A" w14:textId="77777777" w:rsidR="00B67D90" w:rsidRPr="00D0316D" w:rsidRDefault="00B67D90">
      <w:pPr>
        <w:spacing w:after="0" w:line="240" w:lineRule="auto"/>
        <w:rPr>
          <w:rFonts w:ascii="Times New Roman" w:eastAsia="SimSun" w:hAnsi="Times New Roman" w:cs="Arial"/>
          <w:b/>
          <w:bCs/>
          <w:kern w:val="32"/>
          <w:sz w:val="32"/>
          <w:szCs w:val="32"/>
        </w:rPr>
      </w:pPr>
      <w:r w:rsidRPr="00D0316D">
        <w:rPr>
          <w:rFonts w:ascii="Times New Roman" w:eastAsia="SimSun" w:hAnsi="Times New Roman" w:cs="Times New Roman"/>
          <w:sz w:val="24"/>
          <w:szCs w:val="24"/>
        </w:rPr>
        <w:br w:type="page"/>
      </w:r>
    </w:p>
    <w:p w14:paraId="4F42B87A" w14:textId="4E04108E" w:rsidR="00B67D90" w:rsidRPr="007D6F4D" w:rsidRDefault="00B67D90" w:rsidP="007D4EA8">
      <w:pPr>
        <w:keepNext/>
        <w:spacing w:after="0" w:line="240" w:lineRule="auto"/>
        <w:ind w:left="3690"/>
        <w:outlineLvl w:val="0"/>
        <w:rPr>
          <w:rFonts w:ascii="Times New Roman" w:hAnsi="Times New Roman"/>
          <w:b/>
          <w:kern w:val="32"/>
          <w:sz w:val="24"/>
        </w:rPr>
      </w:pPr>
      <w:bookmarkStart w:id="139" w:name="_Toc124931064"/>
      <w:bookmarkStart w:id="140" w:name="_Toc229144747"/>
      <w:r w:rsidRPr="007D6F4D">
        <w:rPr>
          <w:rFonts w:ascii="Times New Roman" w:hAnsi="Times New Roman"/>
          <w:b/>
          <w:kern w:val="32"/>
          <w:sz w:val="24"/>
        </w:rPr>
        <w:lastRenderedPageBreak/>
        <w:t>References</w:t>
      </w:r>
      <w:bookmarkEnd w:id="139"/>
      <w:bookmarkEnd w:id="140"/>
    </w:p>
    <w:bookmarkEnd w:id="0"/>
    <w:p w14:paraId="2549111E" w14:textId="77777777" w:rsidR="00F76F7D" w:rsidRDefault="00F76F7D">
      <w:pPr>
        <w:spacing w:after="0" w:line="240" w:lineRule="auto"/>
        <w:ind w:left="720" w:hanging="720"/>
        <w:rPr>
          <w:rFonts w:ascii="Times New Roman" w:eastAsia="SimSun" w:hAnsi="Times New Roman" w:cs="Times New Roman"/>
          <w:sz w:val="24"/>
          <w:szCs w:val="24"/>
        </w:rPr>
      </w:pPr>
    </w:p>
    <w:p w14:paraId="4DAC0061" w14:textId="6D530739" w:rsidR="00B67D90" w:rsidRPr="00D0316D" w:rsidRDefault="00B67D90">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Allen, M. (2017). </w:t>
      </w:r>
      <w:r w:rsidRPr="00D0316D">
        <w:rPr>
          <w:rFonts w:ascii="Times New Roman" w:eastAsia="SimSun" w:hAnsi="Times New Roman" w:cs="Times New Roman"/>
          <w:i/>
          <w:iCs/>
          <w:sz w:val="24"/>
          <w:szCs w:val="24"/>
        </w:rPr>
        <w:t>The SAGE Encyclopedia of Communication Research Methods</w:t>
      </w:r>
      <w:r w:rsidRPr="00D0316D">
        <w:rPr>
          <w:rFonts w:ascii="Times New Roman" w:eastAsia="SimSun" w:hAnsi="Times New Roman" w:cs="Times New Roman"/>
          <w:sz w:val="24"/>
          <w:szCs w:val="24"/>
        </w:rPr>
        <w:t>. London, UK: Sage Publications.</w:t>
      </w:r>
    </w:p>
    <w:p w14:paraId="66FD15B7" w14:textId="533E764C" w:rsidR="009751F4" w:rsidRPr="00D0316D" w:rsidRDefault="009751F4"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American Psychological Association. (2023). Thesaurus of Psychological Index Terms . Retrieved April 6, 2023, from https://www.apa.org/pubs/databases/psycinfo/thesaurus</w:t>
      </w:r>
    </w:p>
    <w:p w14:paraId="5A975DD5" w14:textId="679A909F" w:rsidR="00B67D90" w:rsidRPr="00D0316D" w:rsidRDefault="00B67D90" w:rsidP="007D4EA8">
      <w:pPr>
        <w:spacing w:after="0" w:line="240" w:lineRule="auto"/>
        <w:ind w:left="720" w:hanging="720"/>
        <w:rPr>
          <w:rFonts w:ascii="Times New Roman" w:eastAsia="SimSun" w:hAnsi="Times New Roman" w:cs="Times New Roman"/>
          <w:sz w:val="24"/>
          <w:szCs w:val="24"/>
        </w:rPr>
      </w:pPr>
      <w:del w:id="9001" w:author="Hermes Agent (APA Review)" w:date="2026-08-31T00:00:00Z">
        <w:r>
          <w:rPr>
            <w:rFonts w:ascii="Times New Roman" w:eastAsia="SimSun" w:hAnsi="Times New Roman" w:cs="Times New Roman"/>
            <w:sz w:val="24"/>
            <w:szCs w:val="24"/>
          </w:rPr>
          <w:delText xml:space="preserve">Armour, M., Rivaux, S. L., &amp; Bell, H. (2009). Using context to build rigor: Application to two hermeneutic phenomenological studies. Qualitative Social Work, 8(1), 101-122.</w:delText>
        </w:r>
      </w:del>
      <w:ins w:id="9002" w:author="Hermes Agent (APA Review)" w:date="2026-08-31T00:00:00Z">
        <w:r>
          <w:rPr>
            <w:rFonts w:ascii="Times New Roman" w:eastAsia="SimSun" w:hAnsi="Times New Roman" w:cs="Times New Roman"/>
            <w:sz w:val="24"/>
            <w:szCs w:val="24"/>
          </w:rPr>
          <w:t xml:space="preserve">Anthony, S., &amp; Jack, S. (2009). Qualitative case study methodology in nursing research: an integrative review. Journal of Advanced Nursing, 65(6), 1171-1181. https://doi.org/10.1111/j.1365-2648.2009.04998.x</w:t>
        </w:r>
      </w:ins>
    </w:p>
    <w:p w14:paraId="33AACD2C" w14:textId="77777777" w:rsidR="009751F4" w:rsidRPr="00D0316D" w:rsidRDefault="009751F4" w:rsidP="009751F4">
      <w:pPr>
        <w:spacing w:after="0" w:line="240" w:lineRule="auto"/>
        <w:ind w:left="720" w:hanging="720"/>
        <w:rPr>
          <w:rFonts w:ascii="Times New Roman" w:eastAsia="SimSun" w:hAnsi="Times New Roman" w:cs="Times New Roman"/>
          <w:sz w:val="24"/>
          <w:szCs w:val="24"/>
        </w:rPr>
      </w:pPr>
      <w:del w:id="9003" w:author="Hermes Agent (APA Review)" w:date="2026-08-31T00:00:00Z">
        <w:r>
          <w:rPr>
            <w:rFonts w:ascii="Times New Roman" w:eastAsia="SimSun" w:hAnsi="Times New Roman" w:cs="Times New Roman"/>
            <w:sz w:val="24"/>
            <w:szCs w:val="24"/>
          </w:rPr>
          <w:delText xml:space="preserve">ATLAS.ti Scientific Software Development GmbH . (2019). ATLAS.ti 7.5 (Version 7.5) [Computer software]. https://atlasti.com/</w:delText>
        </w:r>
      </w:del>
      <w:ins w:id="9004" w:author="Hermes Agent (APA Review)" w:date="2026-08-31T00:00:00Z">
        <w:r>
          <w:rPr>
            <w:rFonts w:ascii="Times New Roman" w:eastAsia="SimSun" w:hAnsi="Times New Roman" w:cs="Times New Roman"/>
            <w:sz w:val="24"/>
            <w:szCs w:val="24"/>
          </w:rPr>
          <w:t xml:space="preserve">Armour, M., Rivaux, S. L., &amp; Bell, H. (2009). Using context to build rigor: Application to two hermeneutic phenomenological studies. Qualitative Social Work, 8(1), 101-122.</w:t>
        </w:r>
      </w:ins>
    </w:p>
    <w:p w14:paraId="7BF790F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05" w:author="Hermes Agent (APA Review)" w:date="2026-08-31T00:00:00Z">
        <w:r>
          <w:rPr>
            <w:rFonts w:ascii="Times New Roman" w:eastAsia="SimSun" w:hAnsi="Times New Roman" w:cs="Times New Roman"/>
            <w:sz w:val="24"/>
            <w:szCs w:val="24"/>
          </w:rPr>
          <w:delText xml:space="preserve">Anthony, S., &amp; Jack, S. (2009). Qualitative case study methodology in nursing research: an integrative review. Journal of Advanced Nursing, 65(6), 1171-1181.</w:delText>
        </w:r>
      </w:del>
      <w:ins w:id="9006" w:author="Hermes Agent (APA Review)" w:date="2026-08-31T00:00:00Z">
        <w:r>
          <w:rPr>
            <w:rFonts w:ascii="Times New Roman" w:eastAsia="SimSun" w:hAnsi="Times New Roman" w:cs="Times New Roman"/>
            <w:sz w:val="24"/>
            <w:szCs w:val="24"/>
          </w:rPr>
          <w:t xml:space="preserve">ATLAS.ti Scientific Software Development GmbH . (2019). ATLAS.ti 7.5 (Version 7.5) [Computer software]. https://atlasti.com/</w:t>
        </w:r>
      </w:ins>
    </w:p>
    <w:p w14:paraId="6382273B"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Bernard, H. R. &amp; Ryan, G. W. (2010). Finding themes. In H. R. Bernard &amp; G. W. Ryan (Eds), </w:t>
      </w:r>
      <w:r w:rsidRPr="00D0316D">
        <w:rPr>
          <w:rFonts w:ascii="Times New Roman" w:eastAsia="SimSun" w:hAnsi="Times New Roman" w:cs="Times New Roman"/>
          <w:i/>
          <w:iCs/>
          <w:sz w:val="24"/>
          <w:szCs w:val="24"/>
        </w:rPr>
        <w:t xml:space="preserve">Analyzing qualitative data: Systematic approaches </w:t>
      </w:r>
      <w:r w:rsidRPr="00D0316D">
        <w:rPr>
          <w:rFonts w:ascii="Times New Roman" w:eastAsia="SimSun" w:hAnsi="Times New Roman" w:cs="Times New Roman"/>
          <w:sz w:val="24"/>
          <w:szCs w:val="24"/>
        </w:rPr>
        <w:t>(53-73). Thousand Oaks, CA: Sage Publications.</w:t>
      </w:r>
    </w:p>
    <w:p w14:paraId="1327DCE0"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Bleicher, J. (2017). </w:t>
      </w:r>
      <w:r w:rsidRPr="00D0316D">
        <w:rPr>
          <w:rFonts w:ascii="Times New Roman" w:eastAsia="SimSun" w:hAnsi="Times New Roman" w:cs="Times New Roman"/>
          <w:i/>
          <w:iCs/>
          <w:sz w:val="24"/>
          <w:szCs w:val="24"/>
        </w:rPr>
        <w:t>Contemporary hermeneutics: Hermeneutics as method, philosophy and critique</w:t>
      </w:r>
      <w:r w:rsidRPr="00D0316D">
        <w:rPr>
          <w:rFonts w:ascii="Times New Roman" w:eastAsia="SimSun" w:hAnsi="Times New Roman" w:cs="Times New Roman"/>
          <w:sz w:val="24"/>
          <w:szCs w:val="24"/>
        </w:rPr>
        <w:t>. Abingdon, UK: Routledge.</w:t>
      </w:r>
    </w:p>
    <w:p w14:paraId="7B513A10" w14:textId="358CFA32"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Boyle, E. B. (2018, Nov 16). </w:t>
      </w:r>
      <w:r w:rsidRPr="00D0316D">
        <w:rPr>
          <w:rFonts w:ascii="Times New Roman" w:eastAsia="SimSun" w:hAnsi="Times New Roman" w:cs="Times New Roman"/>
          <w:i/>
          <w:iCs/>
          <w:sz w:val="24"/>
          <w:szCs w:val="24"/>
        </w:rPr>
        <w:t>Survey of talent requirements phase 1 analyses: Talents, skills and abilities across branches and functional areas [TMTF Presentation]</w:t>
      </w:r>
      <w:r w:rsidRPr="00D0316D">
        <w:rPr>
          <w:rFonts w:ascii="Times New Roman" w:eastAsia="SimSun" w:hAnsi="Times New Roman" w:cs="Times New Roman"/>
          <w:sz w:val="24"/>
          <w:szCs w:val="24"/>
        </w:rPr>
        <w:t>. TMTF convention, Virginia VA, United States.</w:t>
      </w:r>
    </w:p>
    <w:p w14:paraId="762D7CF5" w14:textId="494B88FF"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Boyle, B. E., Darbor, K. E., Cato, C. R., Kammerer, W., &amp; Thurston, T. (2022). </w:t>
      </w:r>
      <w:r w:rsidRPr="00D0316D">
        <w:rPr>
          <w:rFonts w:ascii="Times New Roman" w:eastAsia="SimSun" w:hAnsi="Times New Roman" w:cs="Times New Roman"/>
          <w:i/>
          <w:iCs/>
          <w:sz w:val="24"/>
          <w:szCs w:val="24"/>
        </w:rPr>
        <w:t xml:space="preserve">Survey of Talent Requirements: Talents, Skills, and Abilities of Army Officers by Branch and Functional Area </w:t>
      </w:r>
      <w:r w:rsidRPr="00D0316D">
        <w:rPr>
          <w:rFonts w:ascii="Times New Roman" w:eastAsia="SimSun" w:hAnsi="Times New Roman" w:cs="Times New Roman"/>
          <w:sz w:val="24"/>
          <w:szCs w:val="24"/>
        </w:rPr>
        <w:t xml:space="preserve">[Technical Report </w:t>
      </w:r>
      <w:r w:rsidR="00D1666B" w:rsidRPr="00D0316D">
        <w:rPr>
          <w:rFonts w:ascii="Times New Roman" w:eastAsia="SimSun" w:hAnsi="Times New Roman" w:cs="Times New Roman"/>
          <w:sz w:val="24"/>
          <w:szCs w:val="24"/>
        </w:rPr>
        <w:t>1418</w:t>
      </w:r>
      <w:r w:rsidRPr="00D0316D">
        <w:rPr>
          <w:rFonts w:ascii="Times New Roman" w:eastAsia="SimSun" w:hAnsi="Times New Roman" w:cs="Times New Roman"/>
          <w:sz w:val="24"/>
          <w:szCs w:val="24"/>
        </w:rPr>
        <w:t xml:space="preserve">]. </w:t>
      </w:r>
      <w:r w:rsidR="00D1666B" w:rsidRPr="00D0316D">
        <w:rPr>
          <w:rFonts w:ascii="Times New Roman" w:eastAsia="SimSun" w:hAnsi="Times New Roman" w:cs="Times New Roman"/>
          <w:sz w:val="24"/>
          <w:szCs w:val="24"/>
        </w:rPr>
        <w:t>Ft Belvoir, VA:</w:t>
      </w:r>
      <w:r w:rsidR="00D1666B" w:rsidRPr="003444AC">
        <w:rPr>
          <w:rFonts w:ascii="Times New Roman" w:eastAsia="SimSun" w:hAnsi="Times New Roman" w:cs="Times New Roman"/>
          <w:sz w:val="24"/>
          <w:szCs w:val="24"/>
        </w:rPr>
        <w:t xml:space="preserve"> Defense Technology I</w:t>
      </w:r>
      <w:r w:rsidR="00D1666B" w:rsidRPr="00D0316D">
        <w:rPr>
          <w:rFonts w:ascii="Times New Roman" w:eastAsia="SimSun" w:hAnsi="Times New Roman" w:cs="Times New Roman"/>
          <w:sz w:val="24"/>
          <w:szCs w:val="24"/>
        </w:rPr>
        <w:t>nformation Center. [DTIC]. www.dtic.mil/</w:t>
      </w:r>
    </w:p>
    <w:p w14:paraId="4A1FBAAA"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07" w:author="Hermes Agent (APA Review)" w:date="2026-08-31T00:00:00Z">
        <w:r>
          <w:rPr>
            <w:rFonts w:ascii="Times New Roman" w:eastAsia="SimSun" w:hAnsi="Times New Roman" w:cs="Times New Roman"/>
            <w:sz w:val="24"/>
            <w:szCs w:val="24"/>
          </w:rPr>
          <w:delText xml:space="preserve">Braun, V., &amp; Clarke, V. (2006). Using thematic analysis in psychology. Qualitative Research in Psychology, 3, 77-101.</w:delText>
        </w:r>
      </w:del>
      <w:ins w:id="9008" w:author="Hermes Agent (APA Review)" w:date="2026-08-31T00:00:00Z">
        <w:r>
          <w:rPr>
            <w:rFonts w:ascii="Times New Roman" w:eastAsia="SimSun" w:hAnsi="Times New Roman" w:cs="Times New Roman"/>
            <w:sz w:val="24"/>
            <w:szCs w:val="24"/>
          </w:rPr>
          <w:t xml:space="preserve">Braun, V., &amp; Clarke, V. (2006). Using thematic analysis in psychology. Qualitative Research in Psychology, 3, 77-101. https://doi.org/10.1191/1478088706qp063oa</w:t>
        </w:r>
      </w:ins>
    </w:p>
    <w:p w14:paraId="3E48E8BF"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Brown, S. E., &amp; Sefiha, O. (2017). </w:t>
      </w:r>
      <w:r w:rsidRPr="00C46635">
        <w:rPr>
          <w:rFonts w:ascii="Times New Roman" w:eastAsia="SimSun" w:hAnsi="Times New Roman" w:cs="Times New Roman"/>
          <w:i/>
          <w:iCs/>
          <w:sz w:val="24"/>
          <w:szCs w:val="24"/>
        </w:rPr>
        <w:t>Routledge Handbook on Deviance</w:t>
      </w:r>
      <w:r w:rsidRPr="00C46635">
        <w:rPr>
          <w:rFonts w:ascii="Times New Roman" w:eastAsia="SimSun" w:hAnsi="Times New Roman" w:cs="Times New Roman"/>
          <w:sz w:val="24"/>
          <w:szCs w:val="24"/>
        </w:rPr>
        <w:t>. Abington, UK: Routledge.</w:t>
      </w:r>
    </w:p>
    <w:p w14:paraId="0E15AAD3" w14:textId="574B0F0F" w:rsidR="00B67D90" w:rsidRPr="00C46635" w:rsidRDefault="00B67D90">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Burke, C. S., Stagl, K. C., Klein, C., Goodwin, G. F., Salas, E., &amp; Halpin, S. M. (2006). What type of leadership behaviors are functional in teams? A meta-analysis. </w:t>
      </w:r>
      <w:r w:rsidRPr="00C46635">
        <w:rPr>
          <w:rFonts w:ascii="Times New Roman" w:eastAsia="SimSun" w:hAnsi="Times New Roman" w:cs="Times New Roman"/>
          <w:i/>
          <w:iCs/>
          <w:sz w:val="24"/>
          <w:szCs w:val="24"/>
        </w:rPr>
        <w:t>The Leadership Quarterly</w:t>
      </w:r>
      <w:r w:rsidRPr="00C46635">
        <w:rPr>
          <w:rFonts w:ascii="Times New Roman" w:eastAsia="SimSun" w:hAnsi="Times New Roman" w:cs="Times New Roman"/>
          <w:sz w:val="24"/>
          <w:szCs w:val="24"/>
        </w:rPr>
        <w:t>, </w:t>
      </w:r>
      <w:r w:rsidRPr="00C46635">
        <w:rPr>
          <w:rFonts w:ascii="Times New Roman" w:eastAsia="SimSun" w:hAnsi="Times New Roman" w:cs="Times New Roman"/>
          <w:i/>
          <w:iCs/>
          <w:sz w:val="24"/>
          <w:szCs w:val="24"/>
        </w:rPr>
        <w:t>17</w:t>
      </w:r>
      <w:r w:rsidRPr="00C46635">
        <w:rPr>
          <w:rFonts w:ascii="Times New Roman" w:eastAsia="SimSun" w:hAnsi="Times New Roman" w:cs="Times New Roman"/>
          <w:sz w:val="24"/>
          <w:szCs w:val="24"/>
        </w:rPr>
        <w:t xml:space="preserve">(3), 288–307. https://doi.org/10.1016/j.leaqua.2006.02.007 </w:t>
      </w:r>
    </w:p>
    <w:p w14:paraId="758D9A86" w14:textId="13C1FFED" w:rsidR="002D2182" w:rsidRPr="00C46635" w:rsidRDefault="002D2182" w:rsidP="007D4EA8">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 xml:space="preserve">Cavanagh, K. (2021, December 6). </w:t>
      </w:r>
      <w:r w:rsidRPr="00C46635">
        <w:rPr>
          <w:rFonts w:ascii="Times New Roman" w:eastAsia="SimSun" w:hAnsi="Times New Roman" w:cs="Times New Roman"/>
          <w:i/>
          <w:iCs/>
          <w:sz w:val="24"/>
          <w:szCs w:val="24"/>
        </w:rPr>
        <w:t>Survey finds junior officers most likely to want to leave Army. Military.com.</w:t>
      </w:r>
      <w:r w:rsidRPr="00C46635">
        <w:rPr>
          <w:rFonts w:ascii="Times New Roman" w:eastAsia="SimSun" w:hAnsi="Times New Roman" w:cs="Times New Roman"/>
          <w:sz w:val="24"/>
          <w:szCs w:val="24"/>
        </w:rPr>
        <w:t xml:space="preserve"> Retrieved from https://www.military.com/daily-news/2021/12/06/survey-finds-junior-officers-most-likely-want-leave-army.html</w:t>
      </w:r>
    </w:p>
    <w:p w14:paraId="70472668" w14:textId="71D36897" w:rsidR="00B67D90" w:rsidRPr="00C46635" w:rsidRDefault="00B67D90" w:rsidP="007D4EA8">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Clandinin, D. J. (2006). </w:t>
      </w:r>
      <w:r w:rsidRPr="00C46635">
        <w:rPr>
          <w:rFonts w:ascii="Times New Roman" w:eastAsia="SimSun" w:hAnsi="Times New Roman" w:cs="Times New Roman"/>
          <w:i/>
          <w:iCs/>
          <w:sz w:val="24"/>
          <w:szCs w:val="24"/>
        </w:rPr>
        <w:t>Handbook of narrative inquiry: Mapping a methodology</w:t>
      </w:r>
      <w:r w:rsidRPr="00C46635">
        <w:rPr>
          <w:rFonts w:ascii="Times New Roman" w:eastAsia="SimSun" w:hAnsi="Times New Roman" w:cs="Times New Roman"/>
          <w:sz w:val="24"/>
          <w:szCs w:val="24"/>
        </w:rPr>
        <w:t>. London, UK: Sage Publications.</w:t>
      </w:r>
    </w:p>
    <w:p w14:paraId="7499681A"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Corsini, R. J. (1999). </w:t>
      </w:r>
      <w:r w:rsidRPr="00C46635">
        <w:rPr>
          <w:rFonts w:ascii="Times New Roman" w:eastAsia="SimSun" w:hAnsi="Times New Roman" w:cs="Times New Roman"/>
          <w:i/>
          <w:iCs/>
          <w:sz w:val="24"/>
          <w:szCs w:val="24"/>
        </w:rPr>
        <w:t>The dictionary of psychology</w:t>
      </w:r>
      <w:r w:rsidRPr="00C46635">
        <w:rPr>
          <w:rFonts w:ascii="Times New Roman" w:eastAsia="SimSun" w:hAnsi="Times New Roman" w:cs="Times New Roman"/>
          <w:sz w:val="24"/>
          <w:szCs w:val="24"/>
        </w:rPr>
        <w:t>. Oxford, UK: Psychology Press.</w:t>
      </w:r>
    </w:p>
    <w:p w14:paraId="3C3BA542"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09" w:author="Hermes Agent (APA Review)" w:date="2026-08-31T00:00:00Z">
        <w:r>
          <w:rPr>
            <w:rFonts w:ascii="Times New Roman" w:eastAsia="SimSun" w:hAnsi="Times New Roman" w:cs="Times New Roman"/>
            <w:sz w:val="24"/>
            <w:szCs w:val="24"/>
          </w:rPr>
          <w:delText xml:space="preserve">Cotterchio, M., Gunn, J., Coffill, T., Tormey, P., &amp; Barry., M. A. (1998). Effect of a manager training program on sanitary conditions in restaurants. Public Health Report. 113, 353–358.</w:delText>
        </w:r>
      </w:del>
      <w:ins w:id="9010" w:author="Hermes Agent (APA Review)" w:date="2026-08-31T00:00:00Z">
        <w:r>
          <w:rPr>
            <w:rFonts w:ascii="Times New Roman" w:eastAsia="SimSun" w:hAnsi="Times New Roman" w:cs="Times New Roman"/>
            <w:sz w:val="24"/>
            <w:szCs w:val="24"/>
          </w:rPr>
          <w:t xml:space="preserve">Cotterchio, M., Gunn, J., Coffill, T., Tormey, P., &amp; Barry, M. A. (1998). Effect of a manager training program on sanitary conditions in restaurants. Public Health Report. 113, 353–358.</w:t>
        </w:r>
      </w:ins>
    </w:p>
    <w:p w14:paraId="573F9989"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Creswell, J. W., &amp; Clark, V. L. P. (2017). </w:t>
      </w:r>
      <w:r w:rsidRPr="00C46635">
        <w:rPr>
          <w:rFonts w:ascii="Times New Roman" w:eastAsia="SimSun" w:hAnsi="Times New Roman" w:cs="Times New Roman"/>
          <w:i/>
          <w:iCs/>
          <w:sz w:val="24"/>
          <w:szCs w:val="24"/>
        </w:rPr>
        <w:t>Designing and conducting mixed methods research</w:t>
      </w:r>
      <w:r w:rsidRPr="00C46635">
        <w:rPr>
          <w:rFonts w:ascii="Times New Roman" w:eastAsia="SimSun" w:hAnsi="Times New Roman" w:cs="Times New Roman"/>
          <w:sz w:val="24"/>
          <w:szCs w:val="24"/>
        </w:rPr>
        <w:t>. Thousand Oaks, CA: Sage Publications.</w:t>
      </w:r>
    </w:p>
    <w:p w14:paraId="3DF1FE54"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lastRenderedPageBreak/>
        <w:t xml:space="preserve">Daly, J., Kellehear, A., &amp; Gliksman, M. (1997). </w:t>
      </w:r>
      <w:r w:rsidRPr="00C46635">
        <w:rPr>
          <w:rFonts w:ascii="Times New Roman" w:eastAsia="SimSun" w:hAnsi="Times New Roman" w:cs="Times New Roman"/>
          <w:i/>
          <w:sz w:val="24"/>
          <w:szCs w:val="24"/>
        </w:rPr>
        <w:t>The public health researcher: A methodological approach.</w:t>
      </w:r>
      <w:r w:rsidRPr="00C46635">
        <w:rPr>
          <w:rFonts w:ascii="Times New Roman" w:eastAsia="SimSun" w:hAnsi="Times New Roman" w:cs="Times New Roman"/>
          <w:sz w:val="24"/>
          <w:szCs w:val="24"/>
        </w:rPr>
        <w:t xml:space="preserve"> Melbourne, Australia: Oxford University Press.</w:t>
      </w:r>
    </w:p>
    <w:p w14:paraId="17D6F8C9" w14:textId="77777777" w:rsidR="00C35D14" w:rsidRPr="00C46635" w:rsidRDefault="00B67D90">
      <w:pPr>
        <w:spacing w:after="0" w:line="240" w:lineRule="auto"/>
        <w:ind w:left="720" w:hanging="720"/>
        <w:rPr>
          <w:rFonts w:ascii="Times New Roman" w:eastAsia="SimSun" w:hAnsi="Times New Roman" w:cs="Times New Roman"/>
          <w:sz w:val="24"/>
          <w:szCs w:val="24"/>
        </w:rPr>
      </w:pPr>
      <w:del w:id="9011" w:author="Hermes Agent (APA Review)" w:date="2026-08-31T00:00:00Z">
        <w:r>
          <w:rPr>
            <w:rFonts w:ascii="Times New Roman" w:eastAsia="SimSun" w:hAnsi="Times New Roman" w:cs="Times New Roman"/>
            <w:sz w:val="24"/>
            <w:szCs w:val="24"/>
          </w:rPr>
          <w:delText xml:space="preserve">Dinkins, C. S. (2005). .inter-viewingShared inquiry: Socratic-hermeneutic  In P.M. </w:delText>
        </w:r>
      </w:del>
      <w:ins w:id="9012" w:author="Hermes Agent (APA Review)" w:date="2026-08-31T00:00:00Z">
        <w:r>
          <w:rPr>
            <w:rFonts w:ascii="Times New Roman" w:eastAsia="SimSun" w:hAnsi="Times New Roman" w:cs="Times New Roman"/>
            <w:sz w:val="24"/>
            <w:szCs w:val="24"/>
          </w:rPr>
          <w:t xml:space="preserve">Department of the Army. (2014). DA Pamphlet 600-3; Commissioned Officer Professional Development and Career Management. https://www.army.mil/e2/c/downloads/376665.pdf</w:t>
        </w:r>
      </w:ins>
    </w:p>
    <w:p w14:paraId="6A59B90A" w14:textId="29A542F0" w:rsidR="00C35D14" w:rsidRPr="00C46635" w:rsidRDefault="00C35D14" w:rsidP="00C35D14">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 xml:space="preserve">Deputy Chief of Staff G1. (2019, October 3). Authority for Army Officers to Opt-out of Promotion Boards. Headquarters, Deputy Chief of Staff, Army G-1. </w:t>
      </w:r>
      <w:r w:rsidRPr="00C46635">
        <w:rPr>
          <w:rFonts w:ascii="Times New Roman" w:hAnsi="Times New Roman" w:cs="Times New Roman"/>
          <w:sz w:val="24"/>
          <w:szCs w:val="24"/>
        </w:rPr>
        <w:t>https://www.army.mil/standto/archive/2019/10/03/</w:t>
      </w:r>
    </w:p>
    <w:p w14:paraId="0F1CB297" w14:textId="0F054494" w:rsidR="00C35D14" w:rsidRPr="00C46635" w:rsidRDefault="00C35D14" w:rsidP="00C35D14">
      <w:pPr>
        <w:spacing w:after="0" w:line="240" w:lineRule="auto"/>
        <w:ind w:left="720" w:hanging="720"/>
        <w:rPr>
          <w:rFonts w:ascii="Times New Roman" w:eastAsia="SimSun" w:hAnsi="Times New Roman" w:cs="Times New Roman"/>
          <w:sz w:val="24"/>
          <w:szCs w:val="24"/>
        </w:rPr>
      </w:pPr>
      <w:del w:id="9013" w:author="Hermes Agent (APA Review)" w:date="2026-08-31T00:00:00Z">
        <w:r>
          <w:rPr>
            <w:rFonts w:ascii="Times New Roman" w:eastAsia="SimSun" w:hAnsi="Times New Roman" w:cs="Times New Roman"/>
            <w:sz w:val="24"/>
            <w:szCs w:val="24"/>
          </w:rPr>
          <w:delText xml:space="preserve">Department of the Army. (2014). DA Pamphlet 600-3; Commissioned Officer Professional Development and Career Management. https://www.army.mil/e2/c/downloads/376665.pdf</w:delText>
        </w:r>
      </w:del>
      <w:ins w:id="9014" w:author="Hermes Agent (APA Review)" w:date="2026-08-31T00:00:00Z">
        <w:r>
          <w:rPr>
            <w:rFonts w:ascii="Times New Roman" w:eastAsia="SimSun" w:hAnsi="Times New Roman" w:cs="Times New Roman"/>
            <w:sz w:val="24"/>
            <w:szCs w:val="24"/>
          </w:rPr>
          <w:t xml:space="preserve">Dinkins, C. S. (2005). Shared inquiry: Socratic-hermeneutic inter-viewing. In P. M. Ironside (Ed.), Beyond method: Philosophical conversations in healthcare research and scholarship (pp. 111-147). Madison, Wisconsin: The University of Wisconsin Press.</w:t>
        </w:r>
      </w:ins>
    </w:p>
    <w:p w14:paraId="07B6A307" w14:textId="07D1D4A2" w:rsidR="00B67D90" w:rsidRPr="00C46635" w:rsidRDefault="00B67D90" w:rsidP="007D4EA8">
      <w:pPr>
        <w:spacing w:after="0" w:line="240" w:lineRule="auto"/>
        <w:ind w:left="720" w:hanging="720"/>
        <w:rPr>
          <w:rFonts w:ascii="Times New Roman" w:eastAsia="SimSun" w:hAnsi="Times New Roman" w:cs="Times New Roman"/>
          <w:sz w:val="24"/>
          <w:szCs w:val="24"/>
        </w:rPr>
      </w:pPr>
      <w:del w:id="9015" w:author="Hermes Agent (APA Review)" w:date="2026-08-31T00:00:00Z">
        <w:r>
          <w:rPr>
            <w:rFonts w:ascii="Times New Roman" w:eastAsia="SimSun" w:hAnsi="Times New Roman" w:cs="Times New Roman"/>
            <w:sz w:val="24"/>
            <w:szCs w:val="24"/>
          </w:rPr>
          <w:delText xml:space="preserve">Ironside (Eds.). Beyond method: Philosophical conversations in healthcare research and scholarship (pp. 111-147). Madison, Wisconsin: The University of Wisconsin Press.</w:delText>
        </w:r>
      </w:del>
      <w:ins w:id="9016" w:author="Hermes Agent (APA Review)" w:date="2026-08-31T00:00:00Z">
        <w:r>
          <w:rPr>
            <w:rFonts w:ascii="Times New Roman" w:eastAsia="SimSun" w:hAnsi="Times New Roman" w:cs="Times New Roman"/>
            <w:sz w:val="24"/>
            <w:szCs w:val="24"/>
          </w:rPr>
          <w:t xml:space="preserve">Dowling, M. (2007). From Husserl to van Manen. A review of different phenomenological approaches. International Journal of Nursing Studies, 44(1),131-142. https://doi.org/10.1016/j.ijnurstu.2005.11.026</w:t>
        </w:r>
      </w:ins>
    </w:p>
    <w:p w14:paraId="0498F41A"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17" w:author="Hermes Agent (APA Review)" w:date="2026-08-31T00:00:00Z">
        <w:r>
          <w:rPr>
            <w:rFonts w:ascii="Times New Roman" w:eastAsia="SimSun" w:hAnsi="Times New Roman" w:cs="Times New Roman"/>
            <w:sz w:val="24"/>
            <w:szCs w:val="24"/>
          </w:rPr>
          <w:delText xml:space="preserve">Dowling, M. (2007). From Husserl to van Manen. A review of different phenomenological approaches. International Journal of Nursing Studies, 44(1),131-142.</w:delText>
        </w:r>
      </w:del>
      <w:ins w:id="9018" w:author="Hermes Agent (APA Review)" w:date="2026-08-31T00:00:00Z">
        <w:r>
          <w:rPr>
            <w:rFonts w:ascii="Times New Roman" w:eastAsia="SimSun" w:hAnsi="Times New Roman" w:cs="Times New Roman"/>
            <w:sz w:val="24"/>
            <w:szCs w:val="24"/>
          </w:rPr>
          <w:t xml:space="preserve">Ferguson, M. D., Hill, R., &amp; Lunday, B. (2020). A scenario-based parametric analysis of the army personnel-to-assignment matching problem. Journal of Defense Analytics and Logistics. Bingley, UK: Emerald Publishing.</w:t>
        </w:r>
      </w:ins>
    </w:p>
    <w:p w14:paraId="7AD93187"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r w:rsidRPr="00C46635">
        <w:rPr>
          <w:rFonts w:ascii="Times New Roman" w:eastAsia="SimSun" w:hAnsi="Times New Roman" w:cs="Times New Roman"/>
          <w:sz w:val="24"/>
          <w:szCs w:val="24"/>
        </w:rPr>
        <w:t>Fishbein, M., &amp; Ajzen, I. (2011). </w:t>
      </w:r>
      <w:r w:rsidRPr="00C46635">
        <w:rPr>
          <w:rFonts w:ascii="Times New Roman" w:eastAsia="SimSun" w:hAnsi="Times New Roman" w:cs="Times New Roman"/>
          <w:i/>
          <w:iCs/>
          <w:sz w:val="24"/>
          <w:szCs w:val="24"/>
        </w:rPr>
        <w:t>Predicting and changing behavior: The reasoned action approach</w:t>
      </w:r>
      <w:r w:rsidRPr="00C46635">
        <w:rPr>
          <w:rFonts w:ascii="Times New Roman" w:eastAsia="SimSun" w:hAnsi="Times New Roman" w:cs="Times New Roman"/>
          <w:sz w:val="24"/>
          <w:szCs w:val="24"/>
        </w:rPr>
        <w:t>. Abingdon, UK: Taylor &amp; Francis.</w:t>
      </w:r>
    </w:p>
    <w:p w14:paraId="794E0F10"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19" w:author="Hermes Agent (APA Review)" w:date="2026-08-31T00:00:00Z">
        <w:r>
          <w:rPr>
            <w:rFonts w:ascii="Times New Roman" w:eastAsia="SimSun" w:hAnsi="Times New Roman" w:cs="Times New Roman"/>
            <w:sz w:val="24"/>
            <w:szCs w:val="24"/>
          </w:rPr>
          <w:delText xml:space="preserve">Ferguson, M. D., Hill, R., &amp; Lunday, B. (2020). A scenario-based parametric analysis of the army personnel-to-assignment matching problem. Journal of Defense Analytics and Logistics. Bingley, UK: Emerald Publishing.</w:delText>
        </w:r>
      </w:del>
      <w:ins w:id="9020" w:author="Hermes Agent (APA Review)" w:date="2026-08-31T00:00:00Z">
        <w:r>
          <w:rPr>
            <w:rFonts w:ascii="Times New Roman" w:eastAsia="SimSun" w:hAnsi="Times New Roman" w:cs="Times New Roman"/>
            <w:sz w:val="24"/>
            <w:szCs w:val="24"/>
          </w:rPr>
          <w:t xml:space="preserve">Fletcher, M. T. (2021). Balancing Talent and Cost: Multi-Objective Optimization of U.S. Army Officer Assignments. Raleigh, NC: North Carolina State Univ.</w:t>
        </w:r>
      </w:ins>
    </w:p>
    <w:p w14:paraId="42A4BEF1"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21" w:author="Hermes Agent (APA Review)" w:date="2026-08-31T00:00:00Z">
        <w:r>
          <w:rPr>
            <w:rFonts w:ascii="Times New Roman" w:eastAsia="SimSun" w:hAnsi="Times New Roman" w:cs="Times New Roman"/>
            <w:sz w:val="24"/>
            <w:szCs w:val="24"/>
          </w:rPr>
          <w:delText xml:space="preserve">Fletcher, M. T. (2021). Balancing Talent and Cost: Multi-Objective Optimization of U.S. Army Officer Assignments. Raleigh, NC: North Carolina State Univ.</w:delText>
        </w:r>
      </w:del>
      <w:ins w:id="9022" w:author="Hermes Agent (APA Review)" w:date="2026-08-31T00:00:00Z">
        <w:r>
          <w:rPr>
            <w:rFonts w:ascii="Times New Roman" w:eastAsia="SimSun" w:hAnsi="Times New Roman" w:cs="Times New Roman"/>
            <w:sz w:val="24"/>
            <w:szCs w:val="24"/>
          </w:rPr>
          <w:t xml:space="preserve">Flyvbjerg, B. (2006). Five misunderstandings about case-study research. Qualitative Inquiry, 12(2), 219-245. https://doi.org/10.1177/1077800405284363</w:t>
        </w:r>
      </w:ins>
    </w:p>
    <w:p w14:paraId="453DED35"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23" w:author="Hermes Agent (APA Review)" w:date="2026-08-31T00:00:00Z">
        <w:r>
          <w:rPr>
            <w:rFonts w:ascii="Times New Roman" w:eastAsia="SimSun" w:hAnsi="Times New Roman" w:cs="Times New Roman"/>
            <w:sz w:val="24"/>
            <w:szCs w:val="24"/>
          </w:rPr>
          <w:delText xml:space="preserve">Flyvbjerg, B. (2006). Five misunderstandings about case-study research. Qualitative Inquiry, 12(2), 219-245.</w:delText>
        </w:r>
      </w:del>
      <w:ins w:id="9024" w:author="Hermes Agent (APA Review)" w:date="2026-08-31T00:00:00Z">
        <w:r>
          <w:rPr>
            <w:rFonts w:ascii="Times New Roman" w:eastAsia="SimSun" w:hAnsi="Times New Roman" w:cs="Times New Roman"/>
            <w:sz w:val="24"/>
            <w:szCs w:val="24"/>
          </w:rPr>
          <w:t xml:space="preserve">Franklin, B. E., Hamer, M., Hanna, M., Kinsey, M., &amp; Richardson, J. (2005). Key concepts in journalism studies. Thousand Oaks, CA: Sage Publications.</w:t>
        </w:r>
      </w:ins>
    </w:p>
    <w:p w14:paraId="73C1D2EE"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25" w:author="Hermes Agent (APA Review)" w:date="2026-08-31T00:00:00Z">
        <w:r>
          <w:rPr>
            <w:rFonts w:ascii="Times New Roman" w:eastAsia="SimSun" w:hAnsi="Times New Roman" w:cs="Times New Roman"/>
            <w:sz w:val="24"/>
            <w:szCs w:val="24"/>
          </w:rPr>
          <w:delText xml:space="preserve">Franklin, B. E., Hamer, M., Hanna, M., Kinsey, M., &amp; Richardson, J. (2005). Key concepts in journalism studies. Thousand Oaks, CA: Sage Publications.</w:delText>
        </w:r>
      </w:del>
      <w:ins w:id="9026" w:author="Hermes Agent (APA Review)" w:date="2026-08-31T00:00:00Z">
        <w:r>
          <w:rPr>
            <w:rFonts w:ascii="Times New Roman" w:eastAsia="SimSun" w:hAnsi="Times New Roman" w:cs="Times New Roman"/>
            <w:sz w:val="24"/>
            <w:szCs w:val="24"/>
          </w:rPr>
          <w:t xml:space="preserve">Freeman, M. (2011). Validity in dialogic encounters with hermeneutic truths. Qualitative Inquiry, 17(6), 543-551. https://doi.org/10.1177/1077800411409887</w:t>
        </w:r>
      </w:ins>
    </w:p>
    <w:p w14:paraId="6DC5FC01"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27" w:author="Hermes Agent (APA Review)" w:date="2026-08-31T00:00:00Z">
        <w:r>
          <w:rPr>
            <w:rFonts w:ascii="Times New Roman" w:eastAsia="SimSun" w:hAnsi="Times New Roman" w:cs="Times New Roman"/>
            <w:sz w:val="24"/>
            <w:szCs w:val="24"/>
          </w:rPr>
          <w:delText xml:space="preserve">Freeman, M. (2011). Validity in dialogic encounters with hermeneutic truths. Qualitative Inquiry, 17(6), 543-551.</w:delText>
        </w:r>
      </w:del>
      <w:ins w:id="9028" w:author="Hermes Agent (APA Review)" w:date="2026-08-31T00:00:00Z">
        <w:r>
          <w:rPr>
            <w:rFonts w:ascii="Times New Roman" w:eastAsia="SimSun" w:hAnsi="Times New Roman" w:cs="Times New Roman"/>
            <w:sz w:val="24"/>
            <w:szCs w:val="24"/>
          </w:rPr>
          <w:t xml:space="preserve">Fugard, A. J., &amp; Potts, H. W. (2015). Supporting thinking on sample sizes for thematic analyses: a quantitative tool. International Journal of Social Research Methodology, 18(6), 669-684. https://doi.org/10.1080/13645579.2015.1005453</w:t>
        </w:r>
      </w:ins>
    </w:p>
    <w:p w14:paraId="5F61A2D4" w14:textId="77777777" w:rsidR="00B67D90" w:rsidRPr="00C46635" w:rsidRDefault="00B67D90" w:rsidP="007D4EA8">
      <w:pPr>
        <w:spacing w:after="0" w:line="240" w:lineRule="auto"/>
        <w:ind w:left="720" w:hanging="720"/>
        <w:rPr>
          <w:rFonts w:ascii="Times New Roman" w:eastAsia="SimSun" w:hAnsi="Times New Roman" w:cs="Times New Roman"/>
          <w:sz w:val="24"/>
          <w:szCs w:val="24"/>
        </w:rPr>
      </w:pPr>
      <w:del w:id="9029" w:author="Hermes Agent (APA Review)" w:date="2026-08-31T00:00:00Z">
        <w:r>
          <w:rPr>
            <w:rFonts w:ascii="Times New Roman" w:eastAsia="SimSun" w:hAnsi="Times New Roman" w:cs="Times New Roman"/>
            <w:sz w:val="24"/>
            <w:szCs w:val="24"/>
          </w:rPr>
          <w:delText xml:space="preserve">Fugard, A. J., &amp; Potts, H. W. (2015). Supporting thinking on sample sizes for thematic analyses: a quantitative tool. International Journal of Social Research Methodology, 18(6), 669-684.</w:delText>
        </w:r>
      </w:del>
      <w:ins w:id="9030" w:author="Hermes Agent (APA Review)" w:date="2026-08-31T00:00:00Z">
        <w:r>
          <w:rPr>
            <w:rFonts w:ascii="Times New Roman" w:eastAsia="SimSun" w:hAnsi="Times New Roman" w:cs="Times New Roman"/>
            <w:sz w:val="24"/>
            <w:szCs w:val="24"/>
          </w:rPr>
          <w:t xml:space="preserve">Gephart, R. (2004). Qualitative research and the academy of management journal, Academy of Management Journal, 47(4), 454-62. https://doi.org/10.5465/amj.2004.14438580</w:t>
        </w:r>
      </w:ins>
    </w:p>
    <w:p w14:paraId="3FB09195"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31" w:author="Hermes Agent (APA Review)" w:date="2026-08-31T00:00:00Z">
        <w:r>
          <w:rPr>
            <w:rFonts w:ascii="Times New Roman" w:eastAsia="SimSun" w:hAnsi="Times New Roman" w:cs="Times New Roman"/>
            <w:sz w:val="24"/>
            <w:szCs w:val="24"/>
          </w:rPr>
          <w:delText xml:space="preserve">Gephart, R. (2004). Qualitative research and the academy of management journal, Academy of Management Journal, 47(4), 454-62.</w:delText>
        </w:r>
      </w:del>
      <w:ins w:id="9032" w:author="Hermes Agent (APA Review)" w:date="2026-08-31T00:00:00Z">
        <w:r>
          <w:rPr>
            <w:rFonts w:ascii="Times New Roman" w:eastAsia="SimSun" w:hAnsi="Times New Roman" w:cs="Times New Roman"/>
            <w:sz w:val="24"/>
            <w:szCs w:val="24"/>
          </w:rPr>
          <w:t xml:space="preserve">Glaser, B. G., &amp; Strauss, A. L. (1967). The discovery of grounded theory. London, UK: Weidenfeld and Nicholson.</w:t>
        </w:r>
      </w:ins>
    </w:p>
    <w:p w14:paraId="73CDD08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33" w:author="Hermes Agent (APA Review)" w:date="2026-08-31T00:00:00Z">
        <w:r>
          <w:rPr>
            <w:rFonts w:ascii="Times New Roman" w:eastAsia="SimSun" w:hAnsi="Times New Roman" w:cs="Times New Roman"/>
            <w:sz w:val="24"/>
            <w:szCs w:val="24"/>
          </w:rPr>
          <w:delText xml:space="preserve">Glaser, B. G., &amp; Strauss, A. L. (1967). The discovery of grounded theory. London, UK: Weidenfeld and Nicholson.</w:delText>
        </w:r>
      </w:del>
      <w:ins w:id="9034" w:author="Hermes Agent (APA Review)" w:date="2026-08-31T00:00:00Z">
        <w:r>
          <w:rPr>
            <w:rFonts w:ascii="Times New Roman" w:eastAsia="SimSun" w:hAnsi="Times New Roman" w:cs="Times New Roman"/>
            <w:sz w:val="24"/>
            <w:szCs w:val="24"/>
          </w:rPr>
          <w:t xml:space="preserve">Glaser, B. G., &amp; Strauss, A. L. (2017). Discovery of grounded theory: Strategies for qualitative research. Abingdon, UK: Routledge.</w:t>
        </w:r>
      </w:ins>
    </w:p>
    <w:p w14:paraId="39C69FBE"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35" w:author="Hermes Agent (APA Review)" w:date="2026-08-31T00:00:00Z">
        <w:r>
          <w:rPr>
            <w:rFonts w:ascii="Times New Roman" w:eastAsia="SimSun" w:hAnsi="Times New Roman" w:cs="Times New Roman"/>
            <w:sz w:val="24"/>
            <w:szCs w:val="24"/>
          </w:rPr>
          <w:delText xml:space="preserve">Glaser, B. G., &amp; Strauss, A. L. (2017). Discovery of grounded theory: Strategies for qualitative research. Abingdon, UK: Routledge.</w:delText>
        </w:r>
      </w:del>
      <w:ins w:id="9036" w:author="Hermes Agent (APA Review)" w:date="2026-08-31T00:00:00Z">
        <w:r>
          <w:rPr>
            <w:rFonts w:ascii="Times New Roman" w:eastAsia="SimSun" w:hAnsi="Times New Roman" w:cs="Times New Roman"/>
            <w:sz w:val="24"/>
            <w:szCs w:val="24"/>
          </w:rPr>
          <w:t xml:space="preserve">Gwet, K. L. (2010). Handbook of inter-rater reliability: The definitive guide to measuring the extent of agreement among multiple raters. Gaithersburg, MD: Advanced Analytics.</w:t>
        </w:r>
      </w:ins>
    </w:p>
    <w:p w14:paraId="13EB12DE"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37" w:author="Hermes Agent (APA Review)" w:date="2026-08-31T00:00:00Z">
        <w:r>
          <w:rPr>
            <w:rFonts w:ascii="Times New Roman" w:eastAsia="SimSun" w:hAnsi="Times New Roman" w:cs="Times New Roman"/>
            <w:sz w:val="24"/>
            <w:szCs w:val="24"/>
          </w:rPr>
          <w:delText xml:space="preserve">Gwet, K. L. (2010). Handbook of inter-rater reliability: The definitive guide to measuring the extent of agreement among multiple raters. Gaithersburg, MD: Advanced Analytics.</w:delText>
        </w:r>
      </w:del>
      <w:ins w:id="9038" w:author="Hermes Agent (APA Review)" w:date="2026-08-31T00:00:00Z">
        <w:r>
          <w:rPr>
            <w:rFonts w:ascii="Times New Roman" w:eastAsia="SimSun" w:hAnsi="Times New Roman" w:cs="Times New Roman"/>
            <w:sz w:val="24"/>
            <w:szCs w:val="24"/>
          </w:rPr>
          <w:t xml:space="preserve">Hair, J. (2006). Multivariate data analysis (6th ed.). Upper Saddle River, N.J.: Pearson Prentice Hall.</w:t>
        </w:r>
      </w:ins>
    </w:p>
    <w:p w14:paraId="3C3F9621"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39" w:author="Hermes Agent (APA Review)" w:date="2026-08-31T00:00:00Z">
        <w:r>
          <w:rPr>
            <w:rFonts w:ascii="Times New Roman" w:eastAsia="SimSun" w:hAnsi="Times New Roman" w:cs="Times New Roman"/>
            <w:sz w:val="24"/>
            <w:szCs w:val="24"/>
          </w:rPr>
          <w:delText xml:space="preserve">Hair, J. (2006). Multivariate data analysis (6th ed.). Upper Saddle River, N.J.: Pearson Prentice Hall.</w:delText>
        </w:r>
      </w:del>
      <w:ins w:id="9040" w:author="Hermes Agent (APA Review)" w:date="2026-08-31T00:00:00Z">
        <w:r>
          <w:rPr>
            <w:rFonts w:ascii="Times New Roman" w:eastAsia="SimSun" w:hAnsi="Times New Roman" w:cs="Times New Roman"/>
            <w:sz w:val="24"/>
            <w:szCs w:val="24"/>
          </w:rPr>
          <w:t xml:space="preserve">Hesse-Biber, S. N. (2007). Feminist research practice: A primer. Thousand Oaks, CA: Sage Publications.</w:t>
        </w:r>
      </w:ins>
    </w:p>
    <w:p w14:paraId="6E6F54C4"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41" w:author="Hermes Agent (APA Review)" w:date="2026-08-31T00:00:00Z">
        <w:r>
          <w:rPr>
            <w:rFonts w:ascii="Times New Roman" w:eastAsia="SimSun" w:hAnsi="Times New Roman" w:cs="Times New Roman"/>
            <w:sz w:val="24"/>
            <w:szCs w:val="24"/>
          </w:rPr>
          <w:delText xml:space="preserve">Hesse-Biber. (2007). Feminist Research Practice: A Primer. Sage: Thousand Oaks, CA.</w:delText>
        </w:r>
      </w:del>
      <w:ins w:id="9042" w:author="Hermes Agent (APA Review)" w:date="2026-08-31T00:00:00Z">
        <w:r>
          <w:rPr>
            <w:rFonts w:ascii="Times New Roman" w:eastAsia="SimSun" w:hAnsi="Times New Roman" w:cs="Times New Roman"/>
            <w:sz w:val="24"/>
            <w:szCs w:val="24"/>
          </w:rPr>
          <w:t xml:space="preserve">Holland, J., Thomson, R., &amp; Henderson, S. (2004). Feasibility study for a possible qualitative longitudinal study: discussion paper. London, UK: South Bank University.</w:t>
        </w:r>
      </w:ins>
    </w:p>
    <w:p w14:paraId="4013C8CE"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43" w:author="Hermes Agent (APA Review)" w:date="2026-08-31T00:00:00Z">
        <w:r>
          <w:rPr>
            <w:rFonts w:ascii="Times New Roman" w:eastAsia="SimSun" w:hAnsi="Times New Roman" w:cs="Times New Roman"/>
            <w:sz w:val="24"/>
            <w:szCs w:val="24"/>
          </w:rPr>
          <w:delText xml:space="preserve">Holland, J., Thomson, R., &amp; Henderson, S. (2004). Feasibility study for a possible qualitative longitudinal study: discussion paper. London, UK: South Bank University.</w:delText>
        </w:r>
      </w:del>
      <w:ins w:id="9044" w:author="Hermes Agent (APA Review)" w:date="2026-08-31T00:00:00Z">
        <w:r>
          <w:rPr>
            <w:rFonts w:ascii="Times New Roman" w:eastAsia="SimSun" w:hAnsi="Times New Roman" w:cs="Times New Roman"/>
            <w:sz w:val="24"/>
            <w:szCs w:val="24"/>
          </w:rPr>
          <w:t xml:space="preserve">Holloway, I., &amp; Freshwater, D. (2009). Narrative research in nursing. Hoboken, NJ: John Wiley &amp; Sons.</w:t>
        </w:r>
      </w:ins>
    </w:p>
    <w:p w14:paraId="520B6C5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45" w:author="Hermes Agent (APA Review)" w:date="2026-08-31T00:00:00Z">
        <w:r>
          <w:rPr>
            <w:rFonts w:ascii="Times New Roman" w:eastAsia="SimSun" w:hAnsi="Times New Roman" w:cs="Times New Roman"/>
            <w:sz w:val="24"/>
            <w:szCs w:val="24"/>
          </w:rPr>
          <w:delText xml:space="preserve">Holloway, I., &amp; Freshwater, D. (2009). Narrative research in nursing. Hoboken, NJ: John Wiley &amp; Sons.</w:delText>
        </w:r>
      </w:del>
      <w:ins w:id="9046" w:author="Hermes Agent (APA Review)" w:date="2026-08-31T00:00:00Z">
        <w:r>
          <w:rPr>
            <w:rFonts w:ascii="Times New Roman" w:eastAsia="SimSun" w:hAnsi="Times New Roman" w:cs="Times New Roman"/>
            <w:sz w:val="24"/>
            <w:szCs w:val="24"/>
          </w:rPr>
          <w:t xml:space="preserve">Illies, J. J., &amp; Reiter-Palmon, R. (2004). The effects of type and level of personal involvement on information search and problem Solving 1. Journal of Applied Social Psychology, 34(8), 1709-1729.Ivankova, N. V., &amp; Stick, S. L. (2007). Students’ persistence in a distributed doctoral program in educational leadership in higher education: A mixed methods study. Research in Higher Education, 48(1), 93-135. https://doi.org/10.1111/j.1559-1816.2004.tb02794.x</w:t>
        </w:r>
      </w:ins>
    </w:p>
    <w:p w14:paraId="1B490A59"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47" w:author="Hermes Agent (APA Review)" w:date="2026-08-31T00:00:00Z">
        <w:r>
          <w:rPr>
            <w:rFonts w:ascii="Times New Roman" w:eastAsia="SimSun" w:hAnsi="Times New Roman" w:cs="Times New Roman"/>
            <w:sz w:val="24"/>
            <w:szCs w:val="24"/>
          </w:rPr>
          <w:delText xml:space="preserve">Illies, J. J., &amp; Reiter-Palmon, R. (2004). The effects of type and level of personal involvement on information search and problem Solving 1. Journal of Applied Social Psychology, 34(8), 1709-1729.Ivankova, N. V., &amp; Stick, S. L. (2007). Students’ persistence in a distributed doctoral program in educational leadership in higher education: A mixed methods study. Research in Higher Education, 48(1), 93-135.</w:delText>
        </w:r>
      </w:del>
      <w:ins w:id="9048" w:author="Hermes Agent (APA Review)" w:date="2026-08-31T00:00:00Z">
        <w:r>
          <w:rPr>
            <w:rFonts w:ascii="Times New Roman" w:eastAsia="SimSun" w:hAnsi="Times New Roman" w:cs="Times New Roman"/>
            <w:sz w:val="24"/>
            <w:szCs w:val="24"/>
          </w:rPr>
          <w:t xml:space="preserve">Jolley, J. (2013). Introducing research and evidence-based practice for nursing and healthcare professionals. Abingdon, UK: Routledge.</w:t>
        </w:r>
      </w:ins>
    </w:p>
    <w:p w14:paraId="5C1EB4A6"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49" w:author="Hermes Agent (APA Review)" w:date="2026-08-31T00:00:00Z">
        <w:r>
          <w:rPr>
            <w:rFonts w:ascii="Times New Roman" w:eastAsia="SimSun" w:hAnsi="Times New Roman" w:cs="Times New Roman"/>
            <w:sz w:val="24"/>
            <w:szCs w:val="24"/>
          </w:rPr>
          <w:delText xml:space="preserve">Jolley, J. (2013). Introducing research and evidence-based practice for nursing and healthcare professionals. Abingdon, UK: Routledge.</w:delText>
        </w:r>
      </w:del>
      <w:ins w:id="9050" w:author="Hermes Agent (APA Review)" w:date="2026-08-31T00:00:00Z">
        <w:r>
          <w:rPr>
            <w:rFonts w:ascii="Times New Roman" w:eastAsia="SimSun" w:hAnsi="Times New Roman" w:cs="Times New Roman"/>
            <w:sz w:val="24"/>
            <w:szCs w:val="24"/>
          </w:rPr>
          <w:t xml:space="preserve">Kelly, J. R., &amp; McGrath, J. E. (1988). On time and method. Thousand Oaks, California: Sage Publications.</w:t>
        </w:r>
      </w:ins>
    </w:p>
    <w:p w14:paraId="2105269D" w14:textId="459DCE6F" w:rsidR="00B67D90" w:rsidRPr="00D0316D" w:rsidRDefault="00B67D90">
      <w:pPr>
        <w:spacing w:after="0" w:line="240" w:lineRule="auto"/>
        <w:ind w:left="720" w:hanging="720"/>
        <w:rPr>
          <w:rFonts w:ascii="Times New Roman" w:eastAsia="SimSun" w:hAnsi="Times New Roman" w:cs="Times New Roman"/>
          <w:sz w:val="24"/>
          <w:szCs w:val="24"/>
        </w:rPr>
      </w:pPr>
      <w:del w:id="9051" w:author="Hermes Agent (APA Review)" w:date="2026-08-31T00:00:00Z">
        <w:r>
          <w:rPr>
            <w:rFonts w:ascii="Times New Roman" w:eastAsia="SimSun" w:hAnsi="Times New Roman" w:cs="Times New Roman"/>
            <w:sz w:val="24"/>
            <w:szCs w:val="24"/>
          </w:rPr>
          <w:delText xml:space="preserve">Kemper, E. A., Springfeld, S., &amp; Teddlie, C. (2003). Mixed methods sampling strategies in social science research. In A. Tashakkori &amp; C. Teddlie (Eds.), Handbook of mixed methods in social &amp; behavioral research (pp. 273–296). Thousand Oaks, California: Sage Publications.</w:delText>
        </w:r>
      </w:del>
      <w:ins w:id="9052" w:author="Hermes Agent (APA Review)" w:date="2026-08-31T00:00:00Z">
        <w:r>
          <w:rPr>
            <w:rFonts w:ascii="Times New Roman" w:eastAsia="SimSun" w:hAnsi="Times New Roman" w:cs="Times New Roman"/>
            <w:sz w:val="24"/>
            <w:szCs w:val="24"/>
          </w:rPr>
          <w:t xml:space="preserve">Kemp, A. (2021, November 19). Army study explores why soldiers leave service. Army Times. Retrieved from https://www.armytimes.com/news/your-army/2021/11/19/army-study-explores-why-soldiers-leave-service/</w:t>
        </w:r>
      </w:ins>
    </w:p>
    <w:p w14:paraId="52053F81" w14:textId="64B954C0" w:rsidR="002D2182" w:rsidRPr="00D0316D" w:rsidRDefault="002D2182" w:rsidP="007D4EA8">
      <w:pPr>
        <w:spacing w:after="0" w:line="240" w:lineRule="auto"/>
        <w:ind w:left="720" w:hanging="720"/>
        <w:rPr>
          <w:rFonts w:ascii="Times New Roman" w:eastAsia="SimSun" w:hAnsi="Times New Roman" w:cs="Times New Roman"/>
          <w:sz w:val="24"/>
          <w:szCs w:val="24"/>
        </w:rPr>
      </w:pPr>
      <w:del w:id="9053" w:author="Hermes Agent (APA Review)" w:date="2026-08-31T00:00:00Z">
        <w:r>
          <w:rPr>
            <w:rFonts w:ascii="Times New Roman" w:eastAsia="SimSun" w:hAnsi="Times New Roman" w:cs="Times New Roman"/>
            <w:sz w:val="24"/>
            <w:szCs w:val="24"/>
          </w:rPr>
          <w:delText xml:space="preserve">Kemp, A. (2021, November 19). Army study explores why soldiers leave service. Army Times. Retrieved from https://www.armytimes.com/news/your-army/2021/11/19/army-study-explores-why-soldiers-leave-service/</w:delText>
        </w:r>
      </w:del>
      <w:ins w:id="9054" w:author="Hermes Agent (APA Review)" w:date="2026-08-31T00:00:00Z">
        <w:r>
          <w:rPr>
            <w:rFonts w:ascii="Times New Roman" w:eastAsia="SimSun" w:hAnsi="Times New Roman" w:cs="Times New Roman"/>
            <w:sz w:val="24"/>
            <w:szCs w:val="24"/>
          </w:rPr>
          <w:t xml:space="preserve">Kemper, E. A., Springfeld, S., &amp; Teddlie, C. (2003). Mixed methods sampling strategies in social science research. In A. Tashakkori &amp; C. Teddlie (Eds.), Handbook of mixed methods in social &amp; behavioral research (pp. 273–296). Thousand Oaks, California: Sage Publications.</w:t>
        </w:r>
      </w:ins>
    </w:p>
    <w:p w14:paraId="5DA7147F"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55" w:author="Hermes Agent (APA Review)" w:date="2026-08-31T00:00:00Z">
        <w:r>
          <w:rPr>
            <w:rFonts w:ascii="Times New Roman" w:eastAsia="SimSun" w:hAnsi="Times New Roman" w:cs="Times New Roman"/>
            <w:sz w:val="24"/>
            <w:szCs w:val="24"/>
          </w:rPr>
          <w:delText xml:space="preserve">Kelly, J. R., &amp; McGrath, J. E. (1988). On time and method. Thousand Oaks, California: Sage Publications.</w:delText>
        </w:r>
      </w:del>
      <w:ins w:id="9056" w:author="Hermes Agent (APA Review)" w:date="2026-08-31T00:00:00Z">
        <w:r>
          <w:rPr>
            <w:rFonts w:ascii="Times New Roman" w:eastAsia="SimSun" w:hAnsi="Times New Roman" w:cs="Times New Roman"/>
            <w:sz w:val="24"/>
            <w:szCs w:val="24"/>
          </w:rPr>
          <w:t xml:space="preserve">Kortleve, V. (2021). Communication Skills for Physiotherapists-E-Book. Berlin, Germany: Elsevier Health Sciences.</w:t>
        </w:r>
      </w:ins>
    </w:p>
    <w:p w14:paraId="6DCA4691"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57" w:author="Hermes Agent (APA Review)" w:date="2026-08-31T00:00:00Z">
        <w:r>
          <w:rPr>
            <w:rFonts w:ascii="Times New Roman" w:eastAsia="SimSun" w:hAnsi="Times New Roman" w:cs="Times New Roman"/>
            <w:sz w:val="24"/>
            <w:szCs w:val="24"/>
          </w:rPr>
          <w:delText xml:space="preserve">Kortleve, V. (2021). Communication Skills for Physiotherapists-E-Book. Berlin, Germany: Elsevier Health Sciences.</w:delText>
        </w:r>
      </w:del>
      <w:ins w:id="9058" w:author="Hermes Agent (APA Review)" w:date="2026-08-31T00:00:00Z">
        <w:r>
          <w:rPr>
            <w:rFonts w:ascii="Times New Roman" w:eastAsia="SimSun" w:hAnsi="Times New Roman" w:cs="Times New Roman"/>
            <w:sz w:val="24"/>
            <w:szCs w:val="24"/>
          </w:rPr>
          <w:t xml:space="preserve">LaPointe, K. (2010). Narrating career, positioning identity: Career identity as a narrative practice. Journal of Vocational Behavior, 77(1), 1-9. https://doi.org/10.1016/j.jvb.2010.04.003</w:t>
        </w:r>
      </w:ins>
    </w:p>
    <w:p w14:paraId="0402213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59" w:author="Hermes Agent (APA Review)" w:date="2026-08-31T00:00:00Z">
        <w:r>
          <w:rPr>
            <w:rFonts w:ascii="Times New Roman" w:eastAsia="SimSun" w:hAnsi="Times New Roman" w:cs="Times New Roman"/>
            <w:sz w:val="24"/>
            <w:szCs w:val="24"/>
          </w:rPr>
          <w:delText xml:space="preserve">LaPointe, K. (2010). Narrating career, positioning identity: Career identity as a narrative practice. Journal of Vocational Behavior, 77(1), 1-9.</w:delText>
        </w:r>
      </w:del>
      <w:ins w:id="9060" w:author="Hermes Agent (APA Review)" w:date="2026-08-31T00:00:00Z">
        <w:r>
          <w:rPr>
            <w:rFonts w:ascii="Times New Roman" w:eastAsia="SimSun" w:hAnsi="Times New Roman" w:cs="Times New Roman"/>
            <w:sz w:val="24"/>
            <w:szCs w:val="24"/>
          </w:rPr>
          <w:t xml:space="preserve">Legree, P., &amp; Heffner, T. (2019). Preliminary validity analyses for ARI/OEMA discussion addressing TAB revisions. [TMTF Presentation]. TMTF convention, Virginia VA, United States.</w:t>
        </w:r>
      </w:ins>
    </w:p>
    <w:p w14:paraId="60C1DEA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61" w:author="Hermes Agent (APA Review)" w:date="2026-08-31T00:00:00Z">
        <w:r>
          <w:rPr>
            <w:rFonts w:ascii="Times New Roman" w:eastAsia="SimSun" w:hAnsi="Times New Roman" w:cs="Times New Roman"/>
            <w:sz w:val="24"/>
            <w:szCs w:val="24"/>
          </w:rPr>
          <w:delText xml:space="preserve">Legree, P., &amp; Heffner, T. (2019). Preliminary validity analyses for ARI/OEMA discussion addressing TAB revisions. [TMTF Presentation]. TMTF convention, Virginia VA, United States.</w:delText>
        </w:r>
      </w:del>
      <w:ins w:id="9062" w:author="Hermes Agent (APA Review)" w:date="2026-08-31T00:00:00Z">
        <w:r>
          <w:rPr>
            <w:rFonts w:ascii="Times New Roman" w:eastAsia="SimSun" w:hAnsi="Times New Roman" w:cs="Times New Roman"/>
            <w:sz w:val="24"/>
            <w:szCs w:val="24"/>
          </w:rPr>
          <w:t xml:space="preserve">Lieblich, A., &amp; Josselson, R. (Eds.). (1994). Exploring identity and gender: The narrative study of lives (Vol. 2). SAGE Publications, Incorporated.</w:t>
        </w:r>
      </w:ins>
    </w:p>
    <w:p w14:paraId="08887190"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63" w:author="Hermes Agent (APA Review)" w:date="2026-08-31T00:00:00Z">
        <w:r>
          <w:rPr>
            <w:rFonts w:ascii="Times New Roman" w:eastAsia="SimSun" w:hAnsi="Times New Roman" w:cs="Times New Roman"/>
            <w:sz w:val="24"/>
            <w:szCs w:val="24"/>
          </w:rPr>
          <w:delText xml:space="preserve">Lieblich, A., &amp; Josselson, R. (Eds.). (1994). Exploring identity and gender: The narrative study of lives (Vol. 2). SAGE Publications, Incorporated.</w:delText>
        </w:r>
      </w:del>
      <w:ins w:id="9064" w:author="Hermes Agent (APA Review)" w:date="2026-08-31T00:00:00Z">
        <w:r>
          <w:rPr>
            <w:rFonts w:ascii="Times New Roman" w:eastAsia="SimSun" w:hAnsi="Times New Roman" w:cs="Times New Roman"/>
            <w:sz w:val="24"/>
            <w:szCs w:val="24"/>
          </w:rPr>
          <w:t xml:space="preserve">Lin, N., &amp; Paez, P. (2020). Leading by example: A three-wave sequential mixed method food safety study. International Journal of Hospitality Management, 87(1), 1-10. https://doi.org/10.1016/j.ijhm.2020.102463</w:t>
        </w:r>
      </w:ins>
    </w:p>
    <w:p w14:paraId="75794533"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65" w:author="Hermes Agent (APA Review)" w:date="2026-08-31T00:00:00Z">
        <w:r>
          <w:rPr>
            <w:rFonts w:ascii="Times New Roman" w:eastAsia="SimSun" w:hAnsi="Times New Roman" w:cs="Times New Roman"/>
            <w:sz w:val="24"/>
            <w:szCs w:val="24"/>
          </w:rPr>
          <w:delText xml:space="preserve">Lin, N., &amp; Paez, P. (2020). Leading by example: A three-wave sequential mixed method food safety study. International Journal of Hospitality Management, 87(1), 1-10. doi: 10.1016/j.ijhm.2020.102463. </w:delText>
        </w:r>
      </w:del>
      <w:ins w:id="9066" w:author="Hermes Agent (APA Review)" w:date="2026-08-31T00:00:00Z">
        <w:r>
          <w:rPr>
            <w:rFonts w:ascii="Times New Roman" w:eastAsia="SimSun" w:hAnsi="Times New Roman" w:cs="Times New Roman"/>
            <w:sz w:val="24"/>
            <w:szCs w:val="24"/>
          </w:rPr>
          <w:t xml:space="preserve">Luck, L., Jackson, D., &amp; Usher, K. (2006). Case study: a bridge across the paradigms. Nursing Inquiry, 13(2), 103-109.</w:t>
        </w:r>
      </w:ins>
    </w:p>
    <w:p w14:paraId="4860B5F4"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67" w:author="Hermes Agent (APA Review)" w:date="2026-08-31T00:00:00Z">
        <w:r>
          <w:rPr>
            <w:rFonts w:ascii="Times New Roman" w:eastAsia="SimSun" w:hAnsi="Times New Roman" w:cs="Times New Roman"/>
            <w:sz w:val="24"/>
            <w:szCs w:val="24"/>
          </w:rPr>
          <w:delText xml:space="preserve">Luck, L., Jackson, D., &amp; Usher, K. (2006). Case study: a bridge across the paradigms. Nursing Inquiry, 13(2), 103-109.</w:delText>
        </w:r>
      </w:del>
      <w:ins w:id="9068" w:author="Hermes Agent (APA Review)" w:date="2026-08-31T00:00:00Z">
        <w:r>
          <w:rPr>
            <w:rFonts w:ascii="Times New Roman" w:eastAsia="SimSun" w:hAnsi="Times New Roman" w:cs="Times New Roman"/>
            <w:sz w:val="24"/>
            <w:szCs w:val="24"/>
          </w:rPr>
          <w:t xml:space="preserve">Marshall, C., &amp; Rossman, G. B. (2014). Designing qualitative research. Thousand Oaks, CA: Sage publications.</w:t>
        </w:r>
      </w:ins>
    </w:p>
    <w:p w14:paraId="4131385E"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69" w:author="Hermes Agent (APA Review)" w:date="2026-08-31T00:00:00Z">
        <w:r>
          <w:rPr>
            <w:rFonts w:ascii="Times New Roman" w:eastAsia="SimSun" w:hAnsi="Times New Roman" w:cs="Times New Roman"/>
            <w:sz w:val="24"/>
            <w:szCs w:val="24"/>
          </w:rPr>
          <w:delText xml:space="preserve">Marshall, C., &amp; Rossman, G. B. (2014). Designing qualitative research. Thousand Oaks, CA: Sage publications.</w:delText>
        </w:r>
      </w:del>
      <w:ins w:id="9070" w:author="Hermes Agent (APA Review)" w:date="2026-08-31T00:00:00Z">
        <w:r>
          <w:rPr>
            <w:rFonts w:ascii="Times New Roman" w:eastAsia="SimSun" w:hAnsi="Times New Roman" w:cs="Times New Roman"/>
            <w:sz w:val="24"/>
            <w:szCs w:val="24"/>
          </w:rPr>
          <w:t xml:space="preserve">Mayer, J. D., &amp; Skimmyhorn, W. (2017). Personality attributes that predict cadet performance at West Point. Journal of Research in Personality, 66, 14-26. https://doi.org/10.1016/j.jrp.2016.10.012</w:t>
        </w:r>
      </w:ins>
    </w:p>
    <w:p w14:paraId="184C491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71" w:author="Hermes Agent (APA Review)" w:date="2026-08-31T00:00:00Z">
        <w:r>
          <w:rPr>
            <w:rFonts w:ascii="Times New Roman" w:eastAsia="SimSun" w:hAnsi="Times New Roman" w:cs="Times New Roman"/>
            <w:sz w:val="24"/>
            <w:szCs w:val="24"/>
          </w:rPr>
          <w:delText xml:space="preserve">Mayer, J. D., &amp; Skimmyhorn, W. (2017). Personality attributes that predict cadet performance at West Point. Journal of Research in Personality, 66, 14-26.</w:delText>
        </w:r>
      </w:del>
      <w:ins w:id="9072" w:author="Hermes Agent (APA Review)" w:date="2026-08-31T00:00:00Z">
        <w:r>
          <w:rPr>
            <w:rFonts w:ascii="Times New Roman" w:eastAsia="SimSun" w:hAnsi="Times New Roman" w:cs="Times New Roman"/>
            <w:sz w:val="24"/>
            <w:szCs w:val="24"/>
          </w:rPr>
          <w:t xml:space="preserve">Merriam-Webster. (2013). Merriam-Webster online, Springfield, MA: Merriam-Webster. Retrieved from: http://www.merriam-webster.com/dictionary/</w:t>
        </w:r>
      </w:ins>
    </w:p>
    <w:p w14:paraId="419DA4A4"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Mertens, D. M. (2014). </w:t>
      </w:r>
      <w:r w:rsidRPr="00D0316D">
        <w:rPr>
          <w:rFonts w:ascii="Times New Roman" w:eastAsia="SimSun" w:hAnsi="Times New Roman" w:cs="Times New Roman"/>
          <w:i/>
          <w:iCs/>
          <w:sz w:val="24"/>
          <w:szCs w:val="24"/>
        </w:rPr>
        <w:t>Research and evaluation in education and psychology: Integrating diversity with quantitative, qualitative, and mixed methods</w:t>
      </w:r>
      <w:r w:rsidRPr="00D0316D">
        <w:rPr>
          <w:rFonts w:ascii="Times New Roman" w:eastAsia="SimSun" w:hAnsi="Times New Roman" w:cs="Times New Roman"/>
          <w:sz w:val="24"/>
          <w:szCs w:val="24"/>
        </w:rPr>
        <w:t>. Thousand Oaks, CA: Sage Publications.</w:t>
      </w:r>
    </w:p>
    <w:p w14:paraId="57C20FE1"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bookmarkStart w:id="141" w:name="_Hlk518652088"/>
      <w:bookmarkEnd w:id="141"/>
      <w:del w:id="9073" w:author="Hermes Agent (APA Review)" w:date="2026-08-31T00:00:00Z">
        <w:r>
          <w:rPr>
            <w:rFonts w:ascii="Times New Roman" w:eastAsia="SimSun" w:hAnsi="Times New Roman" w:cs="Times New Roman"/>
            <w:sz w:val="24"/>
            <w:szCs w:val="24"/>
          </w:rPr>
          <w:delText xml:space="preserve">Merriam-Webster. (2013). Merriam-Webster online, Springfield, MA: Merriam-Webster. Retrieved from: http://www.merriam-webster.com/dictionary/</w:delText>
        </w:r>
      </w:del>
      <w:ins w:id="9074" w:author="Hermes Agent (APA Review)" w:date="2026-08-31T00:00:00Z">
        <w:r>
          <w:rPr>
            <w:rFonts w:ascii="Times New Roman" w:eastAsia="SimSun" w:hAnsi="Times New Roman" w:cs="Times New Roman"/>
            <w:sz w:val="24"/>
            <w:szCs w:val="24"/>
          </w:rPr>
          <w:t xml:space="preserve">Müggenburg, H., Busch-Geertsema, A., &amp; Lanzendorf, M. (2015). Mobility biographies: A review of achievements and challenges of the mobility biographies approach and a framework for further research. Journal of Transport Geography, 46, 151-163. https://doi.org/10.1016/j.jtrangeo.2015.06.004</w:t>
        </w:r>
      </w:ins>
    </w:p>
    <w:p w14:paraId="4AE7FE95"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Military OneSource (2020). </w:t>
      </w:r>
      <w:r w:rsidRPr="00D0316D">
        <w:rPr>
          <w:rFonts w:ascii="Times New Roman" w:eastAsia="SimSun" w:hAnsi="Times New Roman" w:cs="Times New Roman"/>
          <w:i/>
          <w:sz w:val="24"/>
          <w:szCs w:val="24"/>
        </w:rPr>
        <w:t>Army demographics report 2020.</w:t>
      </w:r>
      <w:r w:rsidRPr="00D0316D">
        <w:rPr>
          <w:rFonts w:ascii="Times New Roman" w:eastAsia="SimSun" w:hAnsi="Times New Roman" w:cs="Times New Roman"/>
          <w:sz w:val="24"/>
          <w:szCs w:val="24"/>
        </w:rPr>
        <w:t xml:space="preserve"> Arrington VA: Department of Defense public information slides. Retrieved from: [Dec 2021]. https://download.militaryonesource.mil/12038/MOS/Infographic</w:t>
      </w:r>
    </w:p>
    <w:p w14:paraId="411E7DC9"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lastRenderedPageBreak/>
        <w:t>Morse, J. M., &amp; Field, P. A. (1995). </w:t>
      </w:r>
      <w:r w:rsidRPr="00D0316D">
        <w:rPr>
          <w:rFonts w:ascii="Times New Roman" w:eastAsia="SimSun" w:hAnsi="Times New Roman" w:cs="Times New Roman"/>
          <w:i/>
          <w:iCs/>
          <w:sz w:val="24"/>
          <w:szCs w:val="24"/>
        </w:rPr>
        <w:t>Nursing research: The application of qualitative approaches</w:t>
      </w:r>
      <w:r w:rsidRPr="00D0316D">
        <w:rPr>
          <w:rFonts w:ascii="Times New Roman" w:eastAsia="SimSun" w:hAnsi="Times New Roman" w:cs="Times New Roman"/>
          <w:sz w:val="24"/>
          <w:szCs w:val="24"/>
        </w:rPr>
        <w:t>. Cheitenham, UK: Nelson Thornes.</w:t>
      </w:r>
    </w:p>
    <w:p w14:paraId="49CC51D3"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Moustakas, C. (1994). </w:t>
      </w:r>
      <w:r w:rsidRPr="00D0316D">
        <w:rPr>
          <w:rFonts w:ascii="Times New Roman" w:eastAsia="SimSun" w:hAnsi="Times New Roman" w:cs="Times New Roman"/>
          <w:i/>
          <w:iCs/>
          <w:sz w:val="24"/>
          <w:szCs w:val="24"/>
        </w:rPr>
        <w:t>Phenomenological research methods</w:t>
      </w:r>
      <w:r w:rsidRPr="00D0316D">
        <w:rPr>
          <w:rFonts w:ascii="Times New Roman" w:eastAsia="SimSun" w:hAnsi="Times New Roman" w:cs="Times New Roman"/>
          <w:sz w:val="24"/>
          <w:szCs w:val="24"/>
        </w:rPr>
        <w:t xml:space="preserve">. Thousand Oaks, CA: Sage Publications. </w:t>
      </w:r>
    </w:p>
    <w:p w14:paraId="3E6BE245"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r w:rsidRPr="00D0316D">
        <w:rPr>
          <w:rFonts w:ascii="Times New Roman" w:eastAsia="SimSun" w:hAnsi="Times New Roman" w:cs="Times New Roman"/>
          <w:sz w:val="24"/>
          <w:szCs w:val="24"/>
        </w:rPr>
        <w:t xml:space="preserve">Muhr, T. (2004). </w:t>
      </w:r>
      <w:r w:rsidRPr="00D0316D">
        <w:rPr>
          <w:rFonts w:ascii="Times New Roman" w:eastAsia="SimSun" w:hAnsi="Times New Roman" w:cs="Times New Roman"/>
          <w:i/>
          <w:sz w:val="24"/>
          <w:szCs w:val="24"/>
        </w:rPr>
        <w:t>ATLAS.ti 7.0.</w:t>
      </w:r>
      <w:r w:rsidRPr="00D0316D">
        <w:rPr>
          <w:rFonts w:ascii="Times New Roman" w:eastAsia="SimSun" w:hAnsi="Times New Roman" w:cs="Times New Roman"/>
          <w:sz w:val="24"/>
          <w:szCs w:val="24"/>
        </w:rPr>
        <w:t xml:space="preserve"> Berlin, Germany: ATLAS.ti Scientific Software Development GmbH. Available from http://www.atlasti.com</w:t>
      </w:r>
    </w:p>
    <w:p w14:paraId="4BD44A02"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75" w:author="Hermes Agent (APA Review)" w:date="2026-08-31T00:00:00Z">
        <w:r>
          <w:rPr>
            <w:rFonts w:ascii="Times New Roman" w:eastAsia="SimSun" w:hAnsi="Times New Roman" w:cs="Times New Roman"/>
            <w:sz w:val="24"/>
            <w:szCs w:val="24"/>
          </w:rPr>
          <w:delText xml:space="preserve">Müggenburg, H., Busch-Geertsema, A., &amp; Lanzendorf, M. (2015). Mobility biographies: A review of achievements and challenges of the mobility biographies approach and a framework for further research. Journal of Transport Geography, 46, 151-163.</w:delText>
        </w:r>
      </w:del>
      <w:ins w:id="9076" w:author="Hermes Agent (APA Review)" w:date="2026-08-31T00:00:00Z">
        <w:r>
          <w:rPr>
            <w:rFonts w:ascii="Times New Roman" w:eastAsia="SimSun" w:hAnsi="Times New Roman" w:cs="Times New Roman"/>
            <w:sz w:val="24"/>
            <w:szCs w:val="24"/>
          </w:rPr>
          <w:t xml:space="preserve">Nichols, A. L., &amp; Maner, J. K. (2008). The good-subject effect: Investigating participant demand characteristics. The Journal of General Psychology, 135(2), 151-166. https://doi.org/10.3200/genp.135.2.151-166</w:t>
        </w:r>
      </w:ins>
    </w:p>
    <w:p w14:paraId="2A27F982"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77" w:author="Hermes Agent (APA Review)" w:date="2026-08-31T00:00:00Z">
        <w:r>
          <w:rPr>
            <w:rFonts w:ascii="Times New Roman" w:eastAsia="SimSun" w:hAnsi="Times New Roman" w:cs="Times New Roman"/>
            <w:sz w:val="24"/>
            <w:szCs w:val="24"/>
          </w:rPr>
          <w:delText xml:space="preserve">Nichols, A. L., &amp; Maner, J. K. (2008). The good-subject effect: Investigating participant demand characteristics. The Journal of General Psychology, 135(2), 151-166.</w:delText>
        </w:r>
      </w:del>
      <w:ins w:id="9078" w:author="Hermes Agent (APA Review)" w:date="2026-08-31T00:00:00Z">
        <w:r>
          <w:rPr>
            <w:rFonts w:ascii="Times New Roman" w:eastAsia="SimSun" w:hAnsi="Times New Roman" w:cs="Times New Roman"/>
            <w:sz w:val="24"/>
            <w:szCs w:val="24"/>
          </w:rPr>
          <w:t xml:space="preserve">Patton, M. (1990). Qualitative evaluation and research methods (2nd ed.). Newbury Park, CA: Sage Publications.</w:t>
        </w:r>
      </w:ins>
    </w:p>
    <w:p w14:paraId="22B05FC6" w14:textId="77777777" w:rsidR="00DF1D4D" w:rsidRPr="00D0316D" w:rsidRDefault="00DF1D4D" w:rsidP="00C46635">
      <w:pPr>
        <w:spacing w:after="0"/>
        <w:ind w:left="720" w:hanging="720"/>
        <w:rPr>
          <w:rFonts w:ascii="Times New Roman" w:hAnsi="Times New Roman" w:cs="Times New Roman"/>
          <w:sz w:val="24"/>
          <w:szCs w:val="24"/>
        </w:rPr>
      </w:pPr>
      <w:del w:id="9079" w:author="Hermes Agent (APA Review)" w:date="2026-08-31T00:00:00Z">
        <w:r>
          <w:rPr>
            <w:rFonts w:ascii="Times New Roman" w:hAnsi="Times New Roman" w:cs="Times New Roman"/>
            <w:sz w:val="24"/>
            <w:szCs w:val="24"/>
          </w:rPr>
          <w:delText xml:space="preserve">Royston, R.P., Goodwin, G.F., Ness, A.M., Keil, C.T., Lockhart, P.G., &amp; Jones, M. (2023). Army Talent Attribute Framework: A Unified Framework for Defining Personnel Characteristics (Technical Report 1421). U. S. Army Research Institute for the Behavioral and Social Sciences: Fort Belvoir, VA. DTIC: AD1190814</w:delText>
        </w:r>
      </w:del>
      <w:ins w:id="9080" w:author="Hermes Agent (APA Review)" w:date="2026-08-31T00:00:00Z">
        <w:r>
          <w:rPr>
            <w:rFonts w:ascii="Times New Roman" w:hAnsi="Times New Roman" w:cs="Times New Roman"/>
            <w:sz w:val="24"/>
            <w:szCs w:val="24"/>
          </w:rPr>
          <w:t xml:space="preserve">Polkinghorne, D. E. (1989). Phenomenological research methods. In R.S. Valle, &amp; S. Halling, (Eds). Existential-phenomenological perspectives in psychology (pp. 41-60). New York, NY: Springer Publishing.</w:t>
        </w:r>
      </w:ins>
    </w:p>
    <w:p w14:paraId="217C2FB3"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81" w:author="Hermes Agent (APA Review)" w:date="2026-08-31T00:00:00Z">
        <w:r>
          <w:rPr>
            <w:rFonts w:ascii="Times New Roman" w:eastAsia="SimSun" w:hAnsi="Times New Roman" w:cs="Times New Roman"/>
            <w:sz w:val="24"/>
            <w:szCs w:val="24"/>
          </w:rPr>
          <w:delText xml:space="preserve">Patton, M. (1990). Qualitative evaluation and research methods (2nd ed.). Newbury Park, CA: Sage Publications.</w:delText>
        </w:r>
      </w:del>
      <w:ins w:id="9082" w:author="Hermes Agent (APA Review)" w:date="2026-08-31T00:00:00Z">
        <w:r>
          <w:rPr>
            <w:rFonts w:ascii="Times New Roman" w:eastAsia="SimSun" w:hAnsi="Times New Roman" w:cs="Times New Roman"/>
            <w:sz w:val="24"/>
            <w:szCs w:val="24"/>
          </w:rPr>
          <w:t xml:space="preserve">Polkinghorne, D. E. (1995). Narrative configuration in qualitative analysis. International Journal of Qualitative Studies in Education, 8(1), 5-23. https://doi.org/10.1080/0951839950080103</w:t>
        </w:r>
      </w:ins>
    </w:p>
    <w:p w14:paraId="343EB5A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83" w:author="Hermes Agent (APA Review)" w:date="2026-08-31T00:00:00Z">
        <w:r>
          <w:rPr>
            <w:rFonts w:ascii="Times New Roman" w:eastAsia="SimSun" w:hAnsi="Times New Roman" w:cs="Times New Roman"/>
            <w:sz w:val="24"/>
            <w:szCs w:val="24"/>
          </w:rPr>
          <w:delText xml:space="preserve">Polkinghorne, D. E. (1989). Phenomenological research methods. In R.S. Valle, &amp; S. Halling, (Eds). Existential-phenomenological perspectives in psychology (pp. 41-60). New York, NY: Springer Publishing.</w:delText>
        </w:r>
      </w:del>
      <w:ins w:id="9084" w:author="Hermes Agent (APA Review)" w:date="2026-08-31T00:00:00Z">
        <w:r>
          <w:rPr>
            <w:rFonts w:ascii="Times New Roman" w:eastAsia="SimSun" w:hAnsi="Times New Roman" w:cs="Times New Roman"/>
            <w:sz w:val="24"/>
            <w:szCs w:val="24"/>
          </w:rPr>
          <w:t xml:space="preserve">Putka, D. J., Ingerick, M. J., Yu, M., Wiley, C., &amp; Kim, K. H. (2021). Improving Army officer job matching with improved job profiling [Technical Report]. Fort Belvoir, VA: U.S. Army Research Institute for the Behavioral and Social Sciences.</w:t>
        </w:r>
      </w:ins>
    </w:p>
    <w:p w14:paraId="64CC8AE8"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85" w:author="Hermes Agent (APA Review)" w:date="2026-08-31T00:00:00Z">
        <w:r>
          <w:rPr>
            <w:rFonts w:ascii="Times New Roman" w:eastAsia="SimSun" w:hAnsi="Times New Roman" w:cs="Times New Roman"/>
            <w:sz w:val="24"/>
            <w:szCs w:val="24"/>
          </w:rPr>
          <w:delText xml:space="preserve">Polkinghorne, D. E. (1995). Narrative configuration in qualitative analysis. International Journal of Qualitative Studies in Education, 8(1), 5-23.</w:delText>
        </w:r>
      </w:del>
      <w:ins w:id="9086" w:author="Hermes Agent (APA Review)" w:date="2026-08-31T00:00:00Z">
        <w:r>
          <w:rPr>
            <w:rFonts w:ascii="Times New Roman" w:eastAsia="SimSun" w:hAnsi="Times New Roman" w:cs="Times New Roman"/>
            <w:sz w:val="24"/>
            <w:szCs w:val="24"/>
          </w:rPr>
          <w:t xml:space="preserve">Reiter-Palmon, R., Mumford, M. D., O’Connor Boes, J., &amp; Runco, M. A. (1997). Problem construction and creativity: The role of ability, cue consistency, and active processing. Creativity Research Journal, 10, 9-23. https://doi.org/10.1207/s15326934crj1001_2</w:t>
        </w:r>
      </w:ins>
    </w:p>
    <w:p w14:paraId="15F9D70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87" w:author="Hermes Agent (APA Review)" w:date="2026-08-31T00:00:00Z">
        <w:r>
          <w:rPr>
            <w:rFonts w:ascii="Times New Roman" w:eastAsia="SimSun" w:hAnsi="Times New Roman" w:cs="Times New Roman"/>
            <w:sz w:val="24"/>
            <w:szCs w:val="24"/>
          </w:rPr>
          <w:delText xml:space="preserve"> (2021). Wiley, C., Kim, K. H.Putka, D. J., Ingerick, M. J., Yu, M., Improving Army officer job matching with improved job profiling (Technical Report). Fort Belvoir, VA: U.S Army Research Institute for the Behavioral and Social Sciences.</w:delText>
        </w:r>
      </w:del>
      <w:ins w:id="9088" w:author="Hermes Agent (APA Review)" w:date="2026-08-31T00:00:00Z">
        <w:r>
          <w:rPr>
            <w:rFonts w:ascii="Times New Roman" w:eastAsia="SimSun" w:hAnsi="Times New Roman" w:cs="Times New Roman"/>
            <w:sz w:val="24"/>
            <w:szCs w:val="24"/>
          </w:rPr>
          <w:t xml:space="preserve">Richardson, J. T. E. (1996). Handbook of Qualitative Research Methods for Psychology and the Social Sciences. Leicester, UK: BPS Books.</w:t>
        </w:r>
      </w:ins>
    </w:p>
    <w:p w14:paraId="2CBBCF5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89" w:author="Hermes Agent (APA Review)" w:date="2026-08-31T00:00:00Z">
        <w:r>
          <w:rPr>
            <w:rFonts w:ascii="Times New Roman" w:eastAsia="SimSun" w:hAnsi="Times New Roman" w:cs="Times New Roman"/>
            <w:sz w:val="24"/>
            <w:szCs w:val="24"/>
          </w:rPr>
          <w:delText xml:space="preserve">Richardson, J. T. E. (1996). Handbook of Qualitative Research Methods for Psychology and the Social Sciences. Leicester, UK: BPS Books.</w:delText>
        </w:r>
      </w:del>
      <w:ins w:id="9090" w:author="Hermes Agent (APA Review)" w:date="2026-08-31T00:00:00Z">
        <w:r>
          <w:rPr>
            <w:rFonts w:ascii="Times New Roman" w:eastAsia="SimSun" w:hAnsi="Times New Roman" w:cs="Times New Roman"/>
            <w:sz w:val="24"/>
            <w:szCs w:val="24"/>
          </w:rPr>
          <w:t xml:space="preserve">Riessman, C. K. (2002). Narrative analysis. In A. M. Huberman, &amp; M. B. Miles (Eds.), The qualitative researcher’s companion (pp. 217-270). London, UK: Sage Publications.</w:t>
        </w:r>
      </w:ins>
    </w:p>
    <w:p w14:paraId="3C0EDAC2"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91" w:author="Hermes Agent (APA Review)" w:date="2026-08-31T00:00:00Z">
        <w:r>
          <w:rPr>
            <w:rFonts w:ascii="Times New Roman" w:eastAsia="SimSun" w:hAnsi="Times New Roman" w:cs="Times New Roman"/>
            <w:sz w:val="24"/>
            <w:szCs w:val="24"/>
          </w:rPr>
          <w:delText xml:space="preserve">Riessman, C. K. (2002). Narrative analysis. In A. M. Huberman, &amp; M. B. Miles (Eds.), The qualitative researcher’s companion (pp. 217-270). London, UK: Sage Publications.</w:delText>
        </w:r>
      </w:del>
      <w:ins w:id="9092" w:author="Hermes Agent (APA Review)" w:date="2026-08-31T00:00:00Z">
        <w:r>
          <w:rPr>
            <w:rFonts w:ascii="Times New Roman" w:eastAsia="SimSun" w:hAnsi="Times New Roman" w:cs="Times New Roman"/>
            <w:sz w:val="24"/>
            <w:szCs w:val="24"/>
          </w:rPr>
          <w:t xml:space="preserve">Riessman, C. K. (2005) Narrative Analysis. In: N. Kelly, C. Horrocks, &amp; Milnes K., et al., Narrative, memory &amp; everyday life, pp. 17. Huddersfield, UK: University of Huddersfield.</w:t>
        </w:r>
      </w:ins>
    </w:p>
    <w:p w14:paraId="20EB1241"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93" w:author="Hermes Agent (APA Review)" w:date="2026-08-31T00:00:00Z">
        <w:r>
          <w:rPr>
            <w:rFonts w:ascii="Times New Roman" w:eastAsia="SimSun" w:hAnsi="Times New Roman" w:cs="Times New Roman"/>
            <w:sz w:val="24"/>
            <w:szCs w:val="24"/>
          </w:rPr>
          <w:delText xml:space="preserve">Riessman, C. K. (2005) Narrative Analysis. In: N. Kelly, C. Horrocks, &amp; Milnes K., et al., Narrative, memory &amp; everyday life, pp. 17. Huddersfield, UK: University of Huddersfield.</w:delText>
        </w:r>
      </w:del>
      <w:ins w:id="9094" w:author="Hermes Agent (APA Review)" w:date="2026-08-31T00:00:00Z">
        <w:r>
          <w:rPr>
            <w:rFonts w:ascii="Times New Roman" w:eastAsia="SimSun" w:hAnsi="Times New Roman" w:cs="Times New Roman"/>
            <w:sz w:val="24"/>
            <w:szCs w:val="24"/>
          </w:rPr>
          <w:t xml:space="preserve">Rincon, D. A. (2020). The U.S. Army Medical Service Corps Area of Concentration Matching System. NAVAL POSTGRADUATE SCHOOL MONTEREY CA.</w:t>
        </w:r>
      </w:ins>
    </w:p>
    <w:p w14:paraId="75280FEB"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95" w:author="Hermes Agent (APA Review)" w:date="2026-08-31T00:00:00Z">
        <w:r>
          <w:rPr>
            <w:rFonts w:ascii="Times New Roman" w:eastAsia="SimSun" w:hAnsi="Times New Roman" w:cs="Times New Roman"/>
            <w:sz w:val="24"/>
            <w:szCs w:val="24"/>
          </w:rPr>
          <w:delText xml:space="preserve">Reiter-Palmon, R., Mumford, M. D., O’Connor Boes, J., &amp; Runco, M. A. (1997). Problem construction and creativity: The role of ability, cue consistency, and active processing. Creativity Research Journal, 10, 9-23.</w:delText>
        </w:r>
      </w:del>
      <w:ins w:id="9096" w:author="Hermes Agent (APA Review)" w:date="2026-08-31T00:00:00Z">
        <w:r>
          <w:rPr>
            <w:rFonts w:ascii="Times New Roman" w:eastAsia="SimSun" w:hAnsi="Times New Roman" w:cs="Times New Roman"/>
            <w:sz w:val="24"/>
            <w:szCs w:val="24"/>
          </w:rPr>
          <w:t xml:space="preserve">Ritzer, G., &amp; Ryan, J. M. (2010). The concise encyclopedia of sociology. Hoboken, NJ: John Wiley &amp; Sons.</w:t>
        </w:r>
      </w:ins>
    </w:p>
    <w:p w14:paraId="1CF78F14"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97" w:author="Hermes Agent (APA Review)" w:date="2026-08-31T00:00:00Z">
        <w:r>
          <w:rPr>
            <w:rFonts w:ascii="Times New Roman" w:eastAsia="SimSun" w:hAnsi="Times New Roman" w:cs="Times New Roman"/>
            <w:sz w:val="24"/>
            <w:szCs w:val="24"/>
          </w:rPr>
          <w:delText xml:space="preserve">Rincon, D. A. (2020). The U.S. Army Medical Service Corps Area of Concentration Matching System. NAVAL POSTGRADUATE SCHOOL MONTEREY CA.</w:delText>
        </w:r>
      </w:del>
      <w:ins w:id="9098" w:author="Hermes Agent (APA Review)" w:date="2026-08-31T00:00:00Z">
        <w:r>
          <w:rPr>
            <w:rFonts w:ascii="Times New Roman" w:eastAsia="SimSun" w:hAnsi="Times New Roman" w:cs="Times New Roman"/>
            <w:sz w:val="24"/>
            <w:szCs w:val="24"/>
          </w:rPr>
          <w:t xml:space="preserve">Rosenthal, Gabriele (1993). Reconstruction of life stories: Principles of selection in generating stories for narrative biographical interviews. In Josselson, Ruthellen; Lieblich, Amia (eds.). The Narrative Study of Lives. 1. pp. 59–91. Interpretive Social Research: An Introduction. Göttingen: Universitätsverlag Göttingen. doi:10.17875/gup2018-1103. ISBN 978-3-86395-374-4.</w:t>
        </w:r>
      </w:ins>
    </w:p>
    <w:p w14:paraId="6038AA89"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099" w:author="Hermes Agent (APA Review)" w:date="2026-08-31T00:00:00Z">
        <w:r>
          <w:rPr>
            <w:rFonts w:ascii="Times New Roman" w:eastAsia="SimSun" w:hAnsi="Times New Roman" w:cs="Times New Roman"/>
            <w:sz w:val="24"/>
            <w:szCs w:val="24"/>
          </w:rPr>
          <w:delText xml:space="preserve">Ritzer, G., &amp; Ryan, J. M. (2010). The concise encyclopedia of sociology. Hoboken, NJ: John Wiley &amp; Sons.</w:delText>
        </w:r>
      </w:del>
      <w:ins w:id="9100" w:author="Hermes Agent (APA Review)" w:date="2026-08-31T00:00:00Z">
        <w:r>
          <w:rPr>
            <w:rFonts w:ascii="Times New Roman" w:eastAsia="SimSun" w:hAnsi="Times New Roman" w:cs="Times New Roman"/>
            <w:sz w:val="24"/>
            <w:szCs w:val="24"/>
          </w:rPr>
          <w:t xml:space="preserve">Royston, R.P., Goodwin, G.F., Ness, A.M., Keil, C.T., Lockhart, P.G., &amp; Jones, M. (2023). Army Talent Attribute Framework: A Unified Framework for Defining Personnel Characteristics (Technical Report 1421). U. S. Army Research Institute for the Behavioral and Social Sciences: Fort Belvoir, VA. DTIC: AD1190814</w:t>
        </w:r>
      </w:ins>
    </w:p>
    <w:p w14:paraId="78F3336A"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01" w:author="Hermes Agent (APA Review)" w:date="2026-08-31T00:00:00Z">
        <w:r>
          <w:rPr>
            <w:rFonts w:ascii="Times New Roman" w:eastAsia="SimSun" w:hAnsi="Times New Roman" w:cs="Times New Roman"/>
            <w:sz w:val="24"/>
            <w:szCs w:val="24"/>
          </w:rPr>
          <w:delText xml:space="preserve">Rosenthal, Gabriele (1993). Reconstruction of life stories: Principles of selection in generating stories for narrative biographical interviews. In Josselson, Ruthellen; Lieblich, Amia (eds.). The Narrative Study of Lives. 1. pp. 59–91. Interpretive Social Research: An Introduction. Göttingen: Universitätsverlag Göttingen. doi:10.17875/gup2018-1103. ISBN 978-3-86395-374-4.</w:delText>
        </w:r>
      </w:del>
      <w:ins w:id="9102" w:author="Hermes Agent (APA Review)" w:date="2026-08-31T00:00:00Z">
        <w:r>
          <w:rPr>
            <w:rFonts w:ascii="Times New Roman" w:eastAsia="SimSun" w:hAnsi="Times New Roman" w:cs="Times New Roman"/>
            <w:sz w:val="24"/>
            <w:szCs w:val="24"/>
          </w:rPr>
          <w:t xml:space="preserve">Sandelowski, M. (1996). One is the liveliest number: The case orientation of qualitative research. Research in Nursing &amp; Health, 19(6), 525-529. https://doi.org/10.1002/(sici)1098-240x(199612)19:6&lt;525::aid-nur8&gt;3.0.co;2-q</w:t>
        </w:r>
      </w:ins>
    </w:p>
    <w:p w14:paraId="25086E0F" w14:textId="00D4668E" w:rsidR="00B67D90" w:rsidRPr="00D0316D" w:rsidRDefault="00B67D90">
      <w:pPr>
        <w:spacing w:after="0" w:line="240" w:lineRule="auto"/>
        <w:ind w:left="720" w:hanging="720"/>
        <w:rPr>
          <w:rFonts w:ascii="Times New Roman" w:eastAsia="SimSun" w:hAnsi="Times New Roman" w:cs="Times New Roman"/>
          <w:sz w:val="24"/>
          <w:szCs w:val="24"/>
        </w:rPr>
      </w:pPr>
      <w:del w:id="9103" w:author="Hermes Agent (APA Review)" w:date="2026-08-31T00:00:00Z">
        <w:r>
          <w:rPr>
            <w:rFonts w:ascii="Times New Roman" w:eastAsia="SimSun" w:hAnsi="Times New Roman" w:cs="Times New Roman"/>
            <w:sz w:val="24"/>
            <w:szCs w:val="24"/>
          </w:rPr>
          <w:delText xml:space="preserve">Sandelowski, M. (1996). One is the liveliest number: The case orientation of qualitative research. Research in Nursing &amp; Health, 19(6), 525-529.</w:delText>
        </w:r>
      </w:del>
      <w:ins w:id="9104" w:author="Hermes Agent (APA Review)" w:date="2026-08-31T00:00:00Z">
        <w:r>
          <w:rPr>
            <w:rFonts w:ascii="Times New Roman" w:eastAsia="SimSun" w:hAnsi="Times New Roman" w:cs="Times New Roman"/>
            <w:sz w:val="24"/>
            <w:szCs w:val="24"/>
          </w:rPr>
          <w:t xml:space="preserve">Smith, K. (2021, May 13). Why do so many women quit the military? NBC News. Retrieved from https://www.nbcnews.com/news/us-news/why-do-so-many-women-quit-military-n1266744</w:t>
        </w:r>
      </w:ins>
    </w:p>
    <w:p w14:paraId="6F6F0576" w14:textId="1903AA41" w:rsidR="002D2182" w:rsidRPr="00D0316D" w:rsidRDefault="002D2182" w:rsidP="007D4EA8">
      <w:pPr>
        <w:spacing w:after="0" w:line="240" w:lineRule="auto"/>
        <w:ind w:left="720" w:hanging="720"/>
        <w:rPr>
          <w:rFonts w:ascii="Times New Roman" w:eastAsia="SimSun" w:hAnsi="Times New Roman" w:cs="Times New Roman"/>
          <w:sz w:val="24"/>
          <w:szCs w:val="24"/>
        </w:rPr>
      </w:pPr>
      <w:del w:id="9105" w:author="Hermes Agent (APA Review)" w:date="2026-08-31T00:00:00Z">
        <w:r>
          <w:rPr>
            <w:rFonts w:ascii="Times New Roman" w:eastAsia="SimSun" w:hAnsi="Times New Roman" w:cs="Times New Roman"/>
            <w:sz w:val="24"/>
            <w:szCs w:val="24"/>
          </w:rPr>
          <w:delText xml:space="preserve">Smith, K. (2021, May 13). Why do so many women quit the military? NBC News. Retrieved from https://www.nbcnews.com/news/us-news/why-do-so-many-women-quit-military-n1266744</w:delText>
        </w:r>
      </w:del>
      <w:ins w:id="9106" w:author="Hermes Agent (APA Review)" w:date="2026-08-31T00:00:00Z">
        <w:r>
          <w:rPr>
            <w:rFonts w:ascii="Times New Roman" w:eastAsia="SimSun" w:hAnsi="Times New Roman" w:cs="Times New Roman"/>
            <w:sz w:val="24"/>
            <w:szCs w:val="24"/>
          </w:rPr>
          <w:t xml:space="preserve">Song, Z., Safran, D. G., Landon, B. E., Landrum, M. B., He, Y., Mechanic, R. E., ... &amp; Chernew, M. E. (2012). The ‘Alternative Quality Contract’ based on a global budget, lowered medical spending and improved quality. Health Affairs, 31(8), 1885-1894. https://doi.org/10.1377/hlthaff.2012.0327</w:t>
        </w:r>
      </w:ins>
    </w:p>
    <w:p w14:paraId="4F72F55D"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07" w:author="Hermes Agent (APA Review)" w:date="2026-08-31T00:00:00Z">
        <w:r>
          <w:rPr>
            <w:rFonts w:ascii="Times New Roman" w:eastAsia="SimSun" w:hAnsi="Times New Roman" w:cs="Times New Roman"/>
            <w:sz w:val="24"/>
            <w:szCs w:val="24"/>
          </w:rPr>
          <w:delText xml:space="preserve">Song, Z., Safran, D. G., Landon, B. E., Landrum, M. B., He, Y., Mechanic, R. E., ... &amp; Chernew, M. E. (2012). The ‘Alternative Quality Contract’ based on a global budget, lowered medical spending and improved quality. Health Affairs, 31(8), 1885-1894.</w:delText>
        </w:r>
      </w:del>
      <w:ins w:id="9108" w:author="Hermes Agent (APA Review)" w:date="2026-08-31T00:00:00Z">
        <w:r>
          <w:rPr>
            <w:rFonts w:ascii="Times New Roman" w:eastAsia="SimSun" w:hAnsi="Times New Roman" w:cs="Times New Roman"/>
            <w:sz w:val="24"/>
            <w:szCs w:val="24"/>
          </w:rPr>
          <w:t xml:space="preserve">Taggar, S., &amp; Ellis, R. (2007). The role of leaders in shaping formal team norms. The Leadership Quarterly, 18(2), 105–120. https://doi.org/10.1016/j.leaqua.2007.01.002</w:t>
        </w:r>
      </w:ins>
    </w:p>
    <w:p w14:paraId="083BC84E"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09" w:author="Hermes Agent (APA Review)" w:date="2026-08-31T00:00:00Z">
        <w:r>
          <w:rPr>
            <w:rFonts w:ascii="Times New Roman" w:eastAsia="SimSun" w:hAnsi="Times New Roman" w:cs="Times New Roman"/>
            <w:sz w:val="24"/>
            <w:szCs w:val="24"/>
          </w:rPr>
          <w:delText xml:space="preserve">Taggar, S., &amp; Ellis, R. (2007). The role of leaders in shaping formal team norms. The Leadership Quarterly, 18(2), 105–120. https://doi.org/10.1016/j.leaqua.2007.01.002 </w:delText>
        </w:r>
      </w:del>
      <w:ins w:id="9110" w:author="Hermes Agent (APA Review)" w:date="2026-08-31T00:00:00Z">
        <w:r>
          <w:rPr>
            <w:rFonts w:ascii="Times New Roman" w:eastAsia="SimSun" w:hAnsi="Times New Roman" w:cs="Times New Roman"/>
            <w:sz w:val="24"/>
            <w:szCs w:val="24"/>
          </w:rPr>
          <w:t xml:space="preserve">Taleb, N. N. (2013). Antifragile: Things that gain from disorder. New York, NY: Random House.</w:t>
        </w:r>
      </w:ins>
    </w:p>
    <w:p w14:paraId="788011CE"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11" w:author="Hermes Agent (APA Review)" w:date="2026-08-31T00:00:00Z">
        <w:r>
          <w:rPr>
            <w:rFonts w:ascii="Times New Roman" w:eastAsia="SimSun" w:hAnsi="Times New Roman" w:cs="Times New Roman"/>
            <w:sz w:val="24"/>
            <w:szCs w:val="24"/>
          </w:rPr>
          <w:delText xml:space="preserve">. Taleb, N. N. (2013)Antifragile things that gain from disorder. New York, NY: Random House 2012. pp. 235 (Kindle edition), ISBN: 978‐1‐4000‐6782‐4</w:delText>
        </w:r>
      </w:del>
      <w:ins w:id="9112" w:author="Hermes Agent (APA Review)" w:date="2026-08-31T00:00:00Z">
        <w:r>
          <w:rPr>
            <w:rFonts w:ascii="Times New Roman" w:eastAsia="SimSun" w:hAnsi="Times New Roman" w:cs="Times New Roman"/>
            <w:sz w:val="24"/>
            <w:szCs w:val="24"/>
          </w:rPr>
          <w:t xml:space="preserve">Teddlie, C., &amp; Yu, F. (2007). Mixed methods sampling: A typology with examples. Journal of Mixed Methods Research, 1(1), 77-100. https://doi.org/10.1177/1558689806292430</w:t>
        </w:r>
      </w:ins>
    </w:p>
    <w:p w14:paraId="6437F1E3"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13" w:author="Hermes Agent (APA Review)" w:date="2026-08-31T00:00:00Z">
        <w:r>
          <w:rPr>
            <w:rFonts w:ascii="Times New Roman" w:eastAsia="SimSun" w:hAnsi="Times New Roman" w:cs="Times New Roman"/>
            <w:sz w:val="24"/>
            <w:szCs w:val="24"/>
          </w:rPr>
          <w:delText xml:space="preserve">Teddlie, C., &amp; Yu, F. (2007). Mixed methods sampling: A typology with examples. Journal of Mixed Methods Research, 1(1), 77-100.</w:delText>
        </w:r>
      </w:del>
      <w:ins w:id="9114" w:author="Hermes Agent (APA Review)" w:date="2026-08-31T00:00:00Z">
        <w:r>
          <w:rPr>
            <w:rFonts w:ascii="Times New Roman" w:eastAsia="SimSun" w:hAnsi="Times New Roman" w:cs="Times New Roman"/>
            <w:sz w:val="24"/>
            <w:szCs w:val="24"/>
          </w:rPr>
          <w:t xml:space="preserve">Trochim, W. M., Cabrera, D. A., Milstein, B., Gallagher, R. S., &amp; Leischow, S. J. (2006). Practical challenges of systems thinking and modeling in public health. American Journal of Public Health, 96(3), 538-546. https://doi.org/10.2105/ajph.2005.066001</w:t>
        </w:r>
      </w:ins>
    </w:p>
    <w:p w14:paraId="51477A97" w14:textId="77777777" w:rsidR="00B67D90" w:rsidRDefault="00B67D90" w:rsidP="007D4EA8">
      <w:pPr>
        <w:spacing w:after="0" w:line="240" w:lineRule="auto"/>
        <w:ind w:left="720" w:hanging="720"/>
        <w:rPr>
          <w:rFonts w:ascii="Times New Roman" w:eastAsia="SimSun" w:hAnsi="Times New Roman" w:cs="Times New Roman"/>
          <w:sz w:val="24"/>
          <w:szCs w:val="24"/>
        </w:rPr>
      </w:pPr>
      <w:del w:id="9115" w:author="Hermes Agent (APA Review)" w:date="2026-08-31T00:00:00Z">
        <w:r>
          <w:rPr>
            <w:rFonts w:ascii="Times New Roman" w:eastAsia="SimSun" w:hAnsi="Times New Roman" w:cs="Times New Roman"/>
            <w:sz w:val="24"/>
            <w:szCs w:val="24"/>
          </w:rPr>
          <w:delText xml:space="preserve">Trochim, W. M., Cabrera, D. A., Milstein, B., Gallagher, R. S., &amp; Leischow, S. J. (2006). Practical challenges of systems thinking and modeling in public health. American Journal of Public Health, 96(3), 538-546.</w:delText>
        </w:r>
      </w:del>
      <w:ins w:id="9116" w:author="Hermes Agent (APA Review)" w:date="2026-08-31T00:00:00Z">
        <w:r>
          <w:rPr>
            <w:rFonts w:ascii="Times New Roman" w:eastAsia="SimSun" w:hAnsi="Times New Roman" w:cs="Times New Roman"/>
            <w:sz w:val="24"/>
            <w:szCs w:val="24"/>
          </w:rPr>
          <w:t xml:space="preserve">U.S. Department of Labor, Employment and Training Administration. (2018). O*NET® Data Collection Program, Office of Management and Budget Clearance Package Supporting Statement. Part A: Justification. Author. Retrieved Aug 2022, from www.onetcenter.org/</w:t>
        </w:r>
      </w:ins>
    </w:p>
    <w:p w14:paraId="1D5B73FA" w14:textId="77777777" w:rsidR="00B936A4" w:rsidRPr="00B936A4" w:rsidRDefault="00B936A4" w:rsidP="00B936A4">
      <w:pPr>
        <w:spacing w:after="0" w:line="240" w:lineRule="auto"/>
        <w:ind w:left="720" w:hanging="720"/>
        <w:rPr>
          <w:rFonts w:ascii="Times New Roman" w:eastAsia="SimSun" w:hAnsi="Times New Roman" w:cs="Times New Roman"/>
          <w:sz w:val="24"/>
          <w:szCs w:val="24"/>
        </w:rPr>
      </w:pPr>
      <w:del w:id="9117" w:author="Hermes Agent (APA Review)" w:date="2026-08-31T00:00:00Z">
        <w:r>
          <w:rPr>
            <w:rFonts w:ascii="Times New Roman" w:eastAsia="SimSun" w:hAnsi="Times New Roman" w:cs="Times New Roman"/>
            <w:sz w:val="24"/>
            <w:szCs w:val="24"/>
          </w:rPr>
          <w:delText xml:space="preserve">U.S. Department of the Army. (2021). The Army Modernization Strategy (ARN34818-SD08). Author. https://armypubs.army.mil/epubs/DR_pubs/DR_a/ARN34818-SD_08_STRATEGY_NOTE_2021-02-000-WEB-1.pdf</w:delText>
        </w:r>
      </w:del>
      <w:ins w:id="9118" w:author="Hermes Agent (APA Review)" w:date="2026-08-31T00:00:00Z">
        <w:r>
          <w:rPr>
            <w:rFonts w:ascii="Times New Roman" w:eastAsia="SimSun" w:hAnsi="Times New Roman" w:cs="Times New Roman"/>
            <w:sz w:val="24"/>
            <w:szCs w:val="24"/>
          </w:rPr>
          <w:t xml:space="preserve">U.S. Department of Labor. (2021). National Center for O*NET Development. O*NET OnLine. Retrieved December 30, 2021, from https://www.onetonline.org/</w:t>
        </w:r>
      </w:ins>
    </w:p>
    <w:p w14:paraId="3E36C6A0"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19" w:author="Hermes Agent (APA Review)" w:date="2026-08-31T00:00:00Z">
        <w:r>
          <w:rPr>
            <w:rFonts w:ascii="Times New Roman" w:eastAsia="SimSun" w:hAnsi="Times New Roman" w:cs="Times New Roman"/>
            <w:sz w:val="24"/>
            <w:szCs w:val="24"/>
          </w:rPr>
          <w:delText xml:space="preserve">U.S. Department of Labor. (2021). National Center for O*NET Development. O*NET OnLine. Retrieved December 30, 2021, from https://www.onetonline.org/</w:delText>
        </w:r>
      </w:del>
      <w:ins w:id="9120" w:author="Hermes Agent (APA Review)" w:date="2026-08-31T00:00:00Z">
        <w:r>
          <w:rPr>
            <w:rFonts w:ascii="Times New Roman" w:eastAsia="SimSun" w:hAnsi="Times New Roman" w:cs="Times New Roman"/>
            <w:sz w:val="24"/>
            <w:szCs w:val="24"/>
          </w:rPr>
          <w:t xml:space="preserve">U.S. Department of the Army. (2021). The Army Modernization Strategy (ARN34818-SD08). Author. https://armypubs.army.mil/epubs/DR_pubs/DR_a/ARN34818-SD_08_STRATEGY_NOTE_2021-02-000-WEB-1.pdf</w:t>
        </w:r>
      </w:ins>
    </w:p>
    <w:p w14:paraId="60BD216B" w14:textId="6729F640" w:rsidR="00D1666B" w:rsidRPr="00D0316D" w:rsidRDefault="00D1666B" w:rsidP="007D4EA8">
      <w:pPr>
        <w:spacing w:after="0" w:line="240" w:lineRule="auto"/>
        <w:ind w:left="720" w:hanging="720"/>
        <w:rPr>
          <w:rFonts w:ascii="Times New Roman" w:eastAsia="SimSun" w:hAnsi="Times New Roman" w:cs="Times New Roman"/>
          <w:sz w:val="24"/>
          <w:szCs w:val="24"/>
        </w:rPr>
      </w:pPr>
      <w:del w:id="9121" w:author="Hermes Agent (APA Review)" w:date="2026-08-31T00:00:00Z">
        <w:r>
          <w:rPr>
            <w:rFonts w:ascii="Times New Roman" w:eastAsia="SimSun" w:hAnsi="Times New Roman" w:cs="Times New Roman"/>
            <w:sz w:val="24"/>
            <w:szCs w:val="24"/>
          </w:rPr>
          <w:delText xml:space="preserve">U.S. Department of Labor, Employment and Training Administration. (2018). O*NET® Data Collection Program, Office of Management and Budget Clearance Package Supporting Statement. Part A: Justification. Author. Retrieved Aug 2022, from www.onetcenter.org/</w:delText>
        </w:r>
      </w:del>
      <w:ins w:id="9122" w:author="Hermes Agent (APA Review)" w:date="2026-08-31T00:00:00Z">
        <w:r>
          <w:rPr>
            <w:rFonts w:ascii="Times New Roman" w:eastAsia="SimSun" w:hAnsi="Times New Roman" w:cs="Times New Roman"/>
            <w:sz w:val="24"/>
            <w:szCs w:val="24"/>
          </w:rPr>
          <w:t xml:space="preserve">Van Manen, M. (1990). Researching lived experiences. Albany, NY: State University of New York Press.</w:t>
        </w:r>
      </w:ins>
    </w:p>
    <w:p w14:paraId="566EC4CF" w14:textId="648811F0" w:rsidR="00B67D90" w:rsidRPr="00D0316D" w:rsidRDefault="00B67D90" w:rsidP="007D4EA8">
      <w:pPr>
        <w:spacing w:after="0" w:line="240" w:lineRule="auto"/>
        <w:ind w:left="720" w:hanging="720"/>
        <w:rPr>
          <w:rFonts w:ascii="Times New Roman" w:eastAsia="SimSun" w:hAnsi="Times New Roman" w:cs="Times New Roman"/>
          <w:sz w:val="24"/>
          <w:szCs w:val="24"/>
        </w:rPr>
      </w:pPr>
      <w:del w:id="9123" w:author="Hermes Agent (APA Review)" w:date="2026-08-31T00:00:00Z">
        <w:r>
          <w:rPr>
            <w:rFonts w:ascii="Times New Roman" w:eastAsia="SimSun" w:hAnsi="Times New Roman" w:cs="Times New Roman"/>
            <w:sz w:val="24"/>
            <w:szCs w:val="24"/>
          </w:rPr>
          <w:delText xml:space="preserve">Van Manen, M. (1990). Researching lived experiences. Albany, NY: State University of New York Press.</w:delText>
        </w:r>
      </w:del>
      <w:ins w:id="9124" w:author="Hermes Agent (APA Review)" w:date="2026-08-31T00:00:00Z">
        <w:r>
          <w:rPr>
            <w:rFonts w:ascii="Times New Roman" w:eastAsia="SimSun" w:hAnsi="Times New Roman" w:cs="Times New Roman"/>
            <w:sz w:val="24"/>
            <w:szCs w:val="24"/>
          </w:rPr>
          <w:t xml:space="preserve">Wardynski, C., Lyle, D. S., &amp; Colarusso, M. J. (2009). Towards a U.S. Army Officer Corps strategy for success: A proposed human capital model focused on talent [Monograph]. Strategic Studies Institute, 1, 1-42. https://talent.army.mil/wp-content/uploads/2019/11/SSI-Volume-1.pdf</w:t>
        </w:r>
      </w:ins>
    </w:p>
    <w:p w14:paraId="2F74CB7D" w14:textId="71E78E87" w:rsidR="004E7766" w:rsidRPr="00D0316D" w:rsidRDefault="004E7766" w:rsidP="004E7766">
      <w:pPr>
        <w:spacing w:after="0" w:line="240" w:lineRule="auto"/>
        <w:ind w:left="720" w:hanging="720"/>
        <w:rPr>
          <w:rFonts w:ascii="Times New Roman" w:eastAsia="SimSun" w:hAnsi="Times New Roman" w:cs="Times New Roman"/>
          <w:sz w:val="24"/>
          <w:szCs w:val="24"/>
          <w:u w:val="single"/>
        </w:rPr>
      </w:pPr>
      <w:del w:id="9125" w:author="Hermes Agent (APA Review)" w:date="2026-08-31T00:00:00Z">
        <w:r>
          <w:rPr>
            <w:rFonts w:ascii="Times New Roman" w:eastAsia="SimSun" w:hAnsi="Times New Roman" w:cs="Times New Roman"/>
            <w:sz w:val="24"/>
            <w:szCs w:val="24"/>
          </w:rPr>
          <w:delText xml:space="preserve">Wardynski, C., Lyle, D. S., &amp; Colarusso, M. J. (2009). Towards a U.S. Army Officer Corps strategy for success: A proposed human capital model focused on talent [Monograph]. Strategic Studies Institute, 1, 1-42. https://talent.army.mil/wp-content/uploads/2019/11/SSI-Volume-1.pdf </w:delText>
        </w:r>
      </w:del>
      <w:ins w:id="9126" w:author="Hermes Agent (APA Review)" w:date="2026-08-31T00:00:00Z">
        <w:r>
          <w:rPr>
            <w:rFonts w:ascii="Times New Roman" w:eastAsia="SimSun" w:hAnsi="Times New Roman" w:cs="Times New Roman"/>
            <w:sz w:val="24"/>
            <w:szCs w:val="24"/>
            <w:u w:val="single"/>
          </w:rPr>
          <w:t xml:space="preserve">Weinberg, T. S., Falk, G., Falk, G. J., &amp; Falk, U. A. (2017). The American drug culture. New York: NY; SAGE Publications.</w:t>
        </w:r>
      </w:ins>
    </w:p>
    <w:p w14:paraId="72812D7C" w14:textId="2A94E018" w:rsidR="00B67D90" w:rsidRDefault="00B67D90" w:rsidP="007D4EA8">
      <w:pPr>
        <w:spacing w:after="0" w:line="240" w:lineRule="auto"/>
        <w:ind w:left="720" w:hanging="720"/>
        <w:rPr>
          <w:rFonts w:ascii="Times New Roman" w:eastAsia="SimSun" w:hAnsi="Times New Roman" w:cs="Times New Roman"/>
          <w:sz w:val="24"/>
          <w:szCs w:val="24"/>
        </w:rPr>
      </w:pPr>
      <w:del w:id="9127" w:author="Hermes Agent (APA Review)" w:date="2026-08-31T00:00:00Z">
        <w:r>
          <w:rPr>
            <w:rFonts w:ascii="Times New Roman" w:eastAsia="SimSun" w:hAnsi="Times New Roman" w:cs="Times New Roman"/>
            <w:sz w:val="24"/>
            <w:szCs w:val="24"/>
          </w:rPr>
          <w:delText xml:space="preserve">Weinberg, T. S., Falk, G., Falk, G. J., &amp; Falk, U. A. (2017). The American drug culture. New York: NY; SAGE Publications.</w:delText>
        </w:r>
      </w:del>
      <w:ins w:id="9128" w:author="Hermes Agent (APA Review)" w:date="2026-08-31T00:00:00Z">
        <w:r>
          <w:rPr>
            <w:rFonts w:ascii="Times New Roman" w:eastAsia="SimSun" w:hAnsi="Times New Roman" w:cs="Times New Roman"/>
            <w:sz w:val="24"/>
            <w:szCs w:val="24"/>
          </w:rPr>
          <w:t xml:space="preserve">White, M. (2007). Maps of narrative practice. New York, NY: W.W. Norton &amp; Company.</w:t>
        </w:r>
      </w:ins>
    </w:p>
    <w:p w14:paraId="2C65B5A3" w14:textId="4BB5AE5A" w:rsidR="006919B0" w:rsidRPr="00D0316D" w:rsidRDefault="006919B0" w:rsidP="007D4EA8">
      <w:pPr>
        <w:spacing w:after="0" w:line="240" w:lineRule="auto"/>
        <w:ind w:left="720" w:hanging="720"/>
        <w:rPr>
          <w:rFonts w:ascii="Times New Roman" w:eastAsia="SimSun" w:hAnsi="Times New Roman" w:cs="Times New Roman"/>
          <w:sz w:val="24"/>
          <w:szCs w:val="24"/>
        </w:rPr>
      </w:pPr>
      <w:r w:rsidRPr="006919B0">
        <w:rPr>
          <w:rFonts w:ascii="Times New Roman" w:eastAsia="SimSun" w:hAnsi="Times New Roman" w:cs="Times New Roman"/>
          <w:sz w:val="24"/>
          <w:szCs w:val="24"/>
        </w:rPr>
        <w:t>Williams, K. M., &amp; Crafts, J. L. (1997). Inductive job analysis </w:t>
      </w:r>
      <w:r w:rsidRPr="006919B0">
        <w:rPr>
          <w:rFonts w:ascii="Times New Roman" w:eastAsia="SimSun" w:hAnsi="Times New Roman" w:cs="Times New Roman"/>
          <w:b/>
          <w:bCs/>
          <w:sz w:val="24"/>
          <w:szCs w:val="24"/>
        </w:rPr>
        <w:t>1</w:t>
      </w:r>
      <w:r w:rsidRPr="006919B0">
        <w:rPr>
          <w:rFonts w:ascii="Times New Roman" w:eastAsia="SimSun" w:hAnsi="Times New Roman" w:cs="Times New Roman"/>
          <w:sz w:val="24"/>
          <w:szCs w:val="24"/>
        </w:rPr>
        <w:t>: The job/task inventory method. In D. L. Whetzel &amp; G. R. Wheaton (Eds.), Applied job analysis (pp </w:t>
      </w:r>
      <w:r w:rsidRPr="006919B0">
        <w:rPr>
          <w:rFonts w:ascii="Times New Roman" w:eastAsia="SimSun" w:hAnsi="Times New Roman" w:cs="Times New Roman"/>
          <w:b/>
          <w:bCs/>
          <w:sz w:val="24"/>
          <w:szCs w:val="24"/>
        </w:rPr>
        <w:t>1</w:t>
      </w:r>
      <w:r w:rsidRPr="006919B0">
        <w:rPr>
          <w:rFonts w:ascii="Times New Roman" w:eastAsia="SimSun" w:hAnsi="Times New Roman" w:cs="Times New Roman"/>
          <w:sz w:val="24"/>
          <w:szCs w:val="24"/>
        </w:rPr>
        <w:t>. 153-179). Lawrence Erlbaum Associates.</w:t>
      </w:r>
    </w:p>
    <w:p w14:paraId="60BAEAA7"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29" w:author="Hermes Agent (APA Review)" w:date="2026-08-31T00:00:00Z">
        <w:r>
          <w:rPr>
            <w:rFonts w:ascii="Times New Roman" w:eastAsia="SimSun" w:hAnsi="Times New Roman" w:cs="Times New Roman"/>
            <w:sz w:val="24"/>
            <w:szCs w:val="24"/>
          </w:rPr>
          <w:delText xml:space="preserve">White, M. (2007). Maps of narrative practice. New York, NY: W.W. Norton &amp; Company.</w:delText>
        </w:r>
      </w:del>
      <w:ins w:id="9130" w:author="Hermes Agent (APA Review)" w:date="2026-08-31T00:00:00Z">
        <w:r>
          <w:rPr>
            <w:rFonts w:ascii="Times New Roman" w:eastAsia="SimSun" w:hAnsi="Times New Roman" w:cs="Times New Roman"/>
            <w:sz w:val="24"/>
            <w:szCs w:val="24"/>
          </w:rPr>
          <w:t xml:space="preserve">Zaccaro, S. J. (2007). Trait-based perspectives of leadership. American Psychologist, 62(1), 6–16. https://doi.org/10.1037/0003-066X.62.1.6</w:t>
        </w:r>
      </w:ins>
    </w:p>
    <w:p w14:paraId="7DC8E533"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del w:id="9131" w:author="Hermes Agent (APA Review)" w:date="2026-08-31T00:00:00Z">
        <w:r>
          <w:rPr>
            <w:rFonts w:ascii="Times New Roman" w:eastAsia="SimSun" w:hAnsi="Times New Roman" w:cs="Times New Roman"/>
            <w:sz w:val="24"/>
            <w:szCs w:val="24"/>
          </w:rPr>
          <w:delText xml:space="preserve">Zaccaro, S. J. (2007). Trait-based perspectives of leadership. American Psychologist, 62(1), 6–16. https://doi.org/10.1037/0003-066X.62.1.6 </w:delText>
        </w:r>
      </w:del>
      <w:ins w:id="9132" w:author="Hermes Agent (APA Review)" w:date="2026-08-31T00:00:00Z">
        <w:r>
          <w:rPr>
            <w:rFonts w:ascii="Times New Roman" w:eastAsia="SimSun" w:hAnsi="Times New Roman" w:cs="Times New Roman"/>
            <w:sz w:val="24"/>
            <w:szCs w:val="24"/>
          </w:rPr>
          <w:t xml:space="preserve">Zaccaro, S. J., Green, J. P., Dubrow, S., &amp; Kolze, M. (2018). Leader individual differences, situational parameters, and leadership outcomes: A comprehensive review and integration. The Leadership Quarterly, 29(1), 2–43. https://doi.org/10.1016/j.leaqua.2017.10.003</w:t>
        </w:r>
      </w:ins>
    </w:p>
    <w:p w14:paraId="1F0DE23F" w14:textId="77777777" w:rsidR="00B67D90" w:rsidRPr="00D0316D" w:rsidRDefault="00B67D90" w:rsidP="007D4EA8">
      <w:pPr>
        <w:spacing w:after="0" w:line="240" w:lineRule="auto"/>
        <w:ind w:left="720" w:hanging="720"/>
        <w:rPr>
          <w:rFonts w:ascii="Times New Roman" w:eastAsia="SimSun" w:hAnsi="Times New Roman" w:cs="Times New Roman"/>
          <w:sz w:val="24"/>
          <w:szCs w:val="24"/>
          <w:u w:val="single"/>
        </w:rPr>
      </w:pPr>
      <w:del w:id="9133" w:author="Hermes Agent (APA Review)" w:date="2026-08-31T00:00:00Z">
        <w:r>
          <w:rPr>
            <w:rFonts w:ascii="Times New Roman" w:eastAsia="SimSun" w:hAnsi="Times New Roman" w:cs="Times New Roman"/>
            <w:sz w:val="24"/>
            <w:szCs w:val="24"/>
          </w:rPr>
          <w:delText xml:space="preserve">Zaccaro, S. J., Green, J. P., Dubrow, S., &amp; Kolze, M. (2018). Leader individual differences, situational parameters, and leadership outcomes: A comprehensive review and integration. The Leadership Quarterly, 29(1), 2–43. https://doi.org/10.1016/j.leaqua.2017.10.003</w:delText>
        </w:r>
      </w:del>
      <w:ins w:id="9134" w:author="Hermes Agent (APA Review)" w:date="2026-08-31T00:00:00Z">
        <w:r>
          <w:rPr>
            <w:rFonts w:ascii="Times New Roman" w:eastAsia="SimSun" w:hAnsi="Times New Roman" w:cs="Times New Roman"/>
            <w:sz w:val="24"/>
            <w:szCs w:val="24"/>
            <w:u w:val="single"/>
          </w:rPr>
          <w:t xml:space="preserve">Ziek, P., &amp; Smulowitz, S. (2014). The impact of emergent virtual leadership competencies on team effectiveness. Leadership &amp; Organization Development Journal, 35(2), 106–120. https://doi.org/10.1108/LODJ-03-2012-0043</w:t>
        </w:r>
      </w:ins>
    </w:p>
    <w:p w14:paraId="30E2A60C" w14:textId="28F1CBAB" w:rsidR="006C6852" w:rsidRDefault="00B67D90" w:rsidP="007D4EA8">
      <w:pPr>
        <w:spacing w:after="0" w:line="240" w:lineRule="auto"/>
        <w:ind w:left="720" w:hanging="720"/>
        <w:rPr>
          <w:rFonts w:ascii="Times New Roman" w:eastAsia="SimSun" w:hAnsi="Times New Roman" w:cs="Times New Roman"/>
          <w:sz w:val="24"/>
          <w:szCs w:val="24"/>
        </w:rPr>
      </w:pPr>
      <w:del w:id="9135" w:author="Hermes Agent (APA Review)" w:date="2026-08-31T00:00:00Z">
        <w:r>
          <w:rPr>
            <w:rFonts w:ascii="Times New Roman" w:eastAsia="SimSun" w:hAnsi="Times New Roman" w:cs="Times New Roman"/>
            <w:sz w:val="24"/>
            <w:szCs w:val="24"/>
          </w:rPr>
          <w:delText xml:space="preserve">Ziek, P., &amp; Smulowitz, S. (2014). The impact of emergent virtual leadership competencies on team effectiveness. Leadership &amp; Organization Development Journal, 35(2), 106–120. https://doi.org/10.1108/LODJ-03-2012-0043</w:delText>
        </w:r>
      </w:del>
    </w:p>
    <w:p w14:paraId="5F1F2314" w14:textId="77777777" w:rsidR="006C6852" w:rsidRDefault="006C6852">
      <w:pPr>
        <w:rPr>
          <w:rFonts w:ascii="Times New Roman" w:eastAsia="SimSun" w:hAnsi="Times New Roman" w:cs="Times New Roman"/>
          <w:sz w:val="24"/>
          <w:szCs w:val="24"/>
        </w:rPr>
      </w:pPr>
      <w:r>
        <w:rPr>
          <w:rFonts w:ascii="Times New Roman" w:eastAsia="SimSun" w:hAnsi="Times New Roman" w:cs="Times New Roman"/>
          <w:sz w:val="24"/>
          <w:szCs w:val="24"/>
        </w:rPr>
        <w:br w:type="page"/>
      </w:r>
    </w:p>
    <w:p w14:paraId="4891ACCD" w14:textId="77777777" w:rsidR="006C6852" w:rsidRPr="009616D4" w:rsidRDefault="006C6852" w:rsidP="006C6852">
      <w:pPr>
        <w:keepNext/>
        <w:spacing w:after="0" w:line="240" w:lineRule="auto"/>
        <w:jc w:val="center"/>
        <w:outlineLvl w:val="0"/>
        <w:rPr>
          <w:rFonts w:ascii="Times New Roman" w:eastAsia="SimSun" w:hAnsi="Times New Roman" w:cs="Arial"/>
          <w:b/>
          <w:bCs/>
          <w:kern w:val="32"/>
          <w:sz w:val="32"/>
          <w:szCs w:val="32"/>
        </w:rPr>
      </w:pPr>
      <w:r w:rsidRPr="009616D4">
        <w:rPr>
          <w:rFonts w:ascii="Times New Roman" w:eastAsia="SimSun" w:hAnsi="Times New Roman" w:cs="Arial"/>
          <w:b/>
          <w:bCs/>
          <w:kern w:val="32"/>
          <w:sz w:val="32"/>
          <w:szCs w:val="32"/>
        </w:rPr>
        <w:lastRenderedPageBreak/>
        <w:t>Ap</w:t>
      </w:r>
      <w:commentRangeStart w:id="142"/>
      <w:r w:rsidRPr="009616D4">
        <w:rPr>
          <w:rFonts w:ascii="Times New Roman" w:eastAsia="SimSun" w:hAnsi="Times New Roman" w:cs="Arial"/>
          <w:b/>
          <w:bCs/>
          <w:kern w:val="32"/>
          <w:sz w:val="32"/>
          <w:szCs w:val="32"/>
        </w:rPr>
        <w:t xml:space="preserve">pendices </w:t>
      </w:r>
      <w:commentRangeEnd w:id="142"/>
      <w:r w:rsidR="00A45290" w:rsidRPr="009616D4">
        <w:rPr>
          <w:rStyle w:val="CommentReference"/>
          <w:rFonts w:ascii="Times New Roman" w:eastAsia="SimSun" w:hAnsi="Times New Roman" w:cs="Arial"/>
          <w:b/>
          <w:bCs/>
          <w:kern w:val="32"/>
          <w:sz w:val="32"/>
          <w:szCs w:val="32"/>
        </w:rPr>
        <w:commentReference w:id="142"/>
      </w:r>
    </w:p>
    <w:p w14:paraId="179F1BF4" w14:textId="00C75FD9" w:rsidR="006C6852" w:rsidRDefault="006C6852" w:rsidP="0072357F">
      <w:pPr>
        <w:keepNext/>
        <w:spacing w:after="0" w:line="240" w:lineRule="auto"/>
        <w:jc w:val="center"/>
        <w:outlineLvl w:val="1"/>
        <w:rPr>
          <w:ins w:id="143" w:author="Royston, Ryan P CIV USARMY HQDA ARI (USA)" w:date="2026-05-19T02:39:00Z" w16du:dateUtc="2026-05-19T06:39:00Z"/>
          <w:rFonts w:ascii="Times New Roman" w:eastAsia="SimSun" w:hAnsi="Times New Roman" w:cs="Times New Roman"/>
          <w:b/>
          <w:bCs/>
          <w:iCs/>
          <w:sz w:val="24"/>
          <w:szCs w:val="28"/>
        </w:rPr>
      </w:pPr>
      <w:bookmarkStart w:id="144" w:name="_Toc124931068"/>
      <w:r w:rsidRPr="009616D4">
        <w:rPr>
          <w:rFonts w:ascii="Times New Roman" w:eastAsia="SimSun" w:hAnsi="Times New Roman" w:cs="Times New Roman"/>
          <w:b/>
          <w:bCs/>
          <w:iCs/>
          <w:sz w:val="24"/>
          <w:szCs w:val="28"/>
        </w:rPr>
        <w:t xml:space="preserve">Appendix A. Detailed survey item list of the OEMA’s 21 talents and 63 skills and abilities from </w:t>
      </w:r>
      <w:commentRangeStart w:id="145"/>
      <w:r w:rsidRPr="009616D4">
        <w:rPr>
          <w:rFonts w:ascii="Times New Roman" w:eastAsia="SimSun" w:hAnsi="Times New Roman" w:cs="Times New Roman"/>
          <w:b/>
          <w:bCs/>
          <w:iCs/>
          <w:sz w:val="24"/>
          <w:szCs w:val="28"/>
        </w:rPr>
        <w:t>Army job analytic work</w:t>
      </w:r>
      <w:commentRangeEnd w:id="145"/>
      <w:r w:rsidR="00697115">
        <w:rPr>
          <w:rStyle w:val="CommentReference"/>
          <w:rFonts w:ascii="Times New Roman" w:eastAsia="SimSun" w:hAnsi="Times New Roman" w:cs="Times New Roman"/>
          <w:b/>
          <w:bCs/>
          <w:iCs/>
          <w:sz w:val="24"/>
          <w:szCs w:val="28"/>
        </w:rPr>
        <w:commentReference w:id="145"/>
      </w:r>
      <w:ins w:id="146" w:author="Royston, Ryan P CIV USARMY HQDA ARI (USA)" w:date="2026-05-19T02:35:00Z" w16du:dateUtc="2026-05-19T06:35:00Z">
        <w:r w:rsidR="0072357F">
          <w:rPr>
            <w:rFonts w:ascii="Times New Roman" w:eastAsia="SimSun" w:hAnsi="Times New Roman" w:cs="Times New Roman"/>
            <w:b/>
            <w:bCs/>
            <w:iCs/>
            <w:sz w:val="24"/>
            <w:szCs w:val="28"/>
          </w:rPr>
          <w:t xml:space="preserve"> (Boyle et al., 2022)</w:t>
        </w:r>
      </w:ins>
      <w:r w:rsidRPr="009616D4">
        <w:rPr>
          <w:rFonts w:ascii="Times New Roman" w:eastAsia="SimSun" w:hAnsi="Times New Roman" w:cs="Times New Roman"/>
          <w:b/>
          <w:bCs/>
          <w:iCs/>
          <w:sz w:val="24"/>
          <w:szCs w:val="28"/>
        </w:rPr>
        <w:t>; O*Net</w:t>
      </w:r>
      <w:bookmarkEnd w:id="144"/>
    </w:p>
    <w:p w14:paraId="3CBB36B7" w14:textId="77777777" w:rsidR="00B46F5F" w:rsidRPr="009616D4" w:rsidRDefault="00B46F5F">
      <w:pPr>
        <w:keepNext/>
        <w:spacing w:after="0" w:line="240" w:lineRule="auto"/>
        <w:jc w:val="center"/>
        <w:outlineLvl w:val="1"/>
        <w:rPr>
          <w:rFonts w:ascii="Times New Roman" w:eastAsia="SimSun" w:hAnsi="Times New Roman" w:cs="Times New Roman"/>
          <w:b/>
          <w:bCs/>
          <w:iCs/>
          <w:sz w:val="24"/>
          <w:szCs w:val="28"/>
        </w:rPr>
        <w:pPrChange w:id="147" w:author="Royston, Ryan P CIV USARMY HQDA ARI (USA)" w:date="2026-05-19T02:35:00Z" w16du:dateUtc="2026-05-19T06:35:00Z">
          <w:pPr>
            <w:keepNext/>
            <w:numPr>
              <w:ilvl w:val="1"/>
              <w:numId w:val="1"/>
            </w:numPr>
            <w:tabs>
              <w:tab w:val="num" w:pos="360"/>
            </w:tabs>
            <w:spacing w:after="0" w:line="240" w:lineRule="auto"/>
            <w:ind w:left="360" w:hanging="360"/>
            <w:outlineLvl w:val="1"/>
          </w:pPr>
        </w:pPrChange>
      </w:pPr>
    </w:p>
    <w:tbl>
      <w:tblPr>
        <w:tblW w:w="9480" w:type="dxa"/>
        <w:shd w:val="clear" w:color="auto" w:fill="FFFFFF" w:themeFill="background1"/>
        <w:tblLayout w:type="fixed"/>
        <w:tblCellMar>
          <w:left w:w="0" w:type="dxa"/>
          <w:right w:w="0" w:type="dxa"/>
        </w:tblCellMar>
        <w:tblLook w:val="0420" w:firstRow="1" w:lastRow="0" w:firstColumn="0" w:lastColumn="0" w:noHBand="0" w:noVBand="1"/>
      </w:tblPr>
      <w:tblGrid>
        <w:gridCol w:w="1880"/>
        <w:gridCol w:w="1912"/>
        <w:gridCol w:w="1896"/>
        <w:gridCol w:w="1896"/>
        <w:gridCol w:w="1896"/>
      </w:tblGrid>
      <w:tr w:rsidR="006C6852" w:rsidRPr="009616D4" w14:paraId="730721C9" w14:textId="77777777" w:rsidTr="00DE1DE6">
        <w:trPr>
          <w:trHeight w:val="401"/>
        </w:trPr>
        <w:tc>
          <w:tcPr>
            <w:tcW w:w="9480"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hideMark/>
          </w:tcPr>
          <w:p w14:paraId="4E000D32" w14:textId="77777777" w:rsidR="006C6852" w:rsidRPr="009616D4" w:rsidRDefault="006C6852" w:rsidP="00DE1DE6">
            <w:pPr>
              <w:spacing w:after="0" w:line="240" w:lineRule="auto"/>
              <w:jc w:val="center"/>
              <w:rPr>
                <w:rFonts w:ascii="Arial" w:eastAsia="Times New Roman" w:hAnsi="Arial" w:cs="Arial"/>
                <w:sz w:val="32"/>
                <w:szCs w:val="36"/>
              </w:rPr>
            </w:pPr>
            <w:r w:rsidRPr="009616D4">
              <w:rPr>
                <w:rFonts w:ascii="Calibri" w:eastAsia="Times New Roman" w:hAnsi="Calibri" w:cs="Calibri"/>
                <w:b/>
                <w:bCs/>
                <w:kern w:val="24"/>
                <w:sz w:val="32"/>
                <w:szCs w:val="36"/>
              </w:rPr>
              <w:t>63 Skills and Abilities (across 5 domains)</w:t>
            </w:r>
          </w:p>
        </w:tc>
      </w:tr>
      <w:tr w:rsidR="006C6852" w:rsidRPr="009616D4" w14:paraId="098FA2E3" w14:textId="77777777" w:rsidTr="00DE1DE6">
        <w:trPr>
          <w:trHeight w:val="703"/>
        </w:trPr>
        <w:tc>
          <w:tcPr>
            <w:tcW w:w="1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73A80810" w14:textId="77777777" w:rsidR="006C6852" w:rsidRPr="009616D4" w:rsidRDefault="006C6852" w:rsidP="00DE1DE6">
            <w:pPr>
              <w:spacing w:after="0" w:line="240" w:lineRule="auto"/>
              <w:jc w:val="center"/>
              <w:rPr>
                <w:rFonts w:ascii="Arial" w:eastAsia="Times New Roman" w:hAnsi="Arial" w:cs="Arial"/>
                <w:sz w:val="28"/>
                <w:szCs w:val="36"/>
              </w:rPr>
            </w:pPr>
            <w:r w:rsidRPr="009616D4">
              <w:rPr>
                <w:rFonts w:ascii="Calibri" w:eastAsia="Times New Roman" w:hAnsi="Calibri" w:cs="Calibri"/>
                <w:b/>
                <w:bCs/>
                <w:kern w:val="24"/>
                <w:sz w:val="28"/>
                <w:szCs w:val="28"/>
              </w:rPr>
              <w:t xml:space="preserve">Physical </w:t>
            </w:r>
          </w:p>
        </w:tc>
        <w:tc>
          <w:tcPr>
            <w:tcW w:w="191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104A4B52" w14:textId="77777777" w:rsidR="006C6852" w:rsidRPr="009616D4" w:rsidRDefault="006C6852" w:rsidP="00DE1DE6">
            <w:pPr>
              <w:spacing w:after="0" w:line="240" w:lineRule="auto"/>
              <w:jc w:val="center"/>
              <w:rPr>
                <w:rFonts w:ascii="Arial" w:eastAsia="Times New Roman" w:hAnsi="Arial" w:cs="Arial"/>
                <w:sz w:val="28"/>
                <w:szCs w:val="36"/>
              </w:rPr>
            </w:pPr>
            <w:r w:rsidRPr="009616D4">
              <w:rPr>
                <w:rFonts w:ascii="Calibri" w:eastAsia="Times New Roman" w:hAnsi="Calibri" w:cs="Calibri"/>
                <w:b/>
                <w:bCs/>
                <w:kern w:val="24"/>
                <w:sz w:val="28"/>
                <w:szCs w:val="28"/>
              </w:rPr>
              <w:t>Cognitive</w:t>
            </w:r>
          </w:p>
        </w:tc>
        <w:tc>
          <w:tcPr>
            <w:tcW w:w="18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0D3845DC" w14:textId="77777777" w:rsidR="006C6852" w:rsidRPr="009616D4" w:rsidRDefault="006C6852" w:rsidP="00DE1DE6">
            <w:pPr>
              <w:spacing w:after="0" w:line="240" w:lineRule="auto"/>
              <w:jc w:val="center"/>
              <w:rPr>
                <w:rFonts w:ascii="Arial" w:eastAsia="Times New Roman" w:hAnsi="Arial" w:cs="Arial"/>
                <w:sz w:val="28"/>
                <w:szCs w:val="36"/>
              </w:rPr>
            </w:pPr>
            <w:r w:rsidRPr="009616D4">
              <w:rPr>
                <w:rFonts w:ascii="Calibri" w:eastAsia="Times New Roman" w:hAnsi="Calibri" w:cs="Calibri"/>
                <w:b/>
                <w:bCs/>
                <w:kern w:val="24"/>
                <w:sz w:val="28"/>
                <w:szCs w:val="28"/>
              </w:rPr>
              <w:t>Social &amp; Communication</w:t>
            </w:r>
          </w:p>
        </w:tc>
        <w:tc>
          <w:tcPr>
            <w:tcW w:w="18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42DCBDD2" w14:textId="77777777" w:rsidR="006C6852" w:rsidRPr="009616D4" w:rsidRDefault="006C6852" w:rsidP="00DE1DE6">
            <w:pPr>
              <w:spacing w:after="0" w:line="240" w:lineRule="auto"/>
              <w:jc w:val="center"/>
              <w:rPr>
                <w:rFonts w:ascii="Arial" w:eastAsia="Times New Roman" w:hAnsi="Arial" w:cs="Arial"/>
                <w:sz w:val="28"/>
                <w:szCs w:val="36"/>
              </w:rPr>
            </w:pPr>
            <w:r w:rsidRPr="009616D4">
              <w:rPr>
                <w:rFonts w:ascii="Calibri" w:eastAsia="Times New Roman" w:hAnsi="Calibri" w:cs="Calibri"/>
                <w:b/>
                <w:bCs/>
                <w:kern w:val="24"/>
                <w:sz w:val="28"/>
                <w:szCs w:val="28"/>
              </w:rPr>
              <w:t>Leadership and Management</w:t>
            </w:r>
          </w:p>
        </w:tc>
        <w:tc>
          <w:tcPr>
            <w:tcW w:w="18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296B0445" w14:textId="77777777" w:rsidR="006C6852" w:rsidRPr="009616D4" w:rsidRDefault="006C6852" w:rsidP="00DE1DE6">
            <w:pPr>
              <w:spacing w:after="0" w:line="240" w:lineRule="auto"/>
              <w:jc w:val="center"/>
              <w:rPr>
                <w:rFonts w:ascii="Arial" w:eastAsia="Times New Roman" w:hAnsi="Arial" w:cs="Arial"/>
                <w:sz w:val="28"/>
                <w:szCs w:val="36"/>
              </w:rPr>
            </w:pPr>
            <w:r w:rsidRPr="009616D4">
              <w:rPr>
                <w:rFonts w:ascii="Calibri" w:eastAsia="Times New Roman" w:hAnsi="Calibri" w:cs="Calibri"/>
                <w:b/>
                <w:bCs/>
                <w:kern w:val="24"/>
                <w:sz w:val="28"/>
                <w:szCs w:val="28"/>
              </w:rPr>
              <w:t>Personal Competence and Expertise</w:t>
            </w:r>
          </w:p>
        </w:tc>
      </w:tr>
      <w:tr w:rsidR="006C6852" w:rsidRPr="009616D4" w14:paraId="2692FBCE" w14:textId="77777777" w:rsidTr="00DE1DE6">
        <w:trPr>
          <w:trHeight w:val="5224"/>
        </w:trPr>
        <w:tc>
          <w:tcPr>
            <w:tcW w:w="1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14:paraId="66688D71" w14:textId="77777777" w:rsidR="006C6852" w:rsidRPr="006C6852" w:rsidRDefault="006C6852" w:rsidP="00DE1DE6">
            <w:pPr>
              <w:spacing w:after="0" w:line="240" w:lineRule="auto"/>
              <w:ind w:left="-3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Psychomotor Ability</w:t>
            </w:r>
          </w:p>
          <w:p w14:paraId="540723FB" w14:textId="77777777" w:rsidR="006C6852" w:rsidRPr="006C6852" w:rsidRDefault="006C6852" w:rsidP="00DE1DE6">
            <w:pPr>
              <w:spacing w:after="0" w:line="240" w:lineRule="auto"/>
              <w:ind w:left="-3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Control Precision</w:t>
            </w:r>
          </w:p>
          <w:p w14:paraId="30FC3EA8" w14:textId="77777777" w:rsidR="006C6852" w:rsidRPr="006C6852" w:rsidRDefault="006C6852" w:rsidP="00DE1DE6">
            <w:pPr>
              <w:spacing w:after="0" w:line="240" w:lineRule="auto"/>
              <w:ind w:left="-3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Reaction Time</w:t>
            </w:r>
          </w:p>
          <w:p w14:paraId="57FC9124" w14:textId="77777777" w:rsidR="006C6852" w:rsidRPr="006C6852" w:rsidRDefault="006C6852" w:rsidP="00DE1DE6">
            <w:pPr>
              <w:spacing w:after="0" w:line="240" w:lineRule="auto"/>
              <w:ind w:left="-3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Physical Strength</w:t>
            </w:r>
          </w:p>
          <w:p w14:paraId="0F58F151" w14:textId="77777777" w:rsidR="006C6852" w:rsidRPr="006C6852" w:rsidRDefault="006C6852" w:rsidP="00DE1DE6">
            <w:pPr>
              <w:spacing w:after="0" w:line="240" w:lineRule="auto"/>
              <w:ind w:left="-3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Physical Endurance</w:t>
            </w:r>
          </w:p>
        </w:tc>
        <w:tc>
          <w:tcPr>
            <w:tcW w:w="191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14:paraId="622E5EBB"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Focus</w:t>
            </w:r>
          </w:p>
          <w:p w14:paraId="27F50F84"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Attentiveness</w:t>
            </w:r>
          </w:p>
          <w:p w14:paraId="7F60FDC9"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Precision</w:t>
            </w:r>
          </w:p>
          <w:p w14:paraId="46F5091F"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Pattern Recognition</w:t>
            </w:r>
          </w:p>
          <w:p w14:paraId="416BC2E7"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Processes Information and Data</w:t>
            </w:r>
          </w:p>
          <w:p w14:paraId="5E20ED2F"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Analyze Data or Information</w:t>
            </w:r>
          </w:p>
          <w:p w14:paraId="3038190A"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Spatial Visualization</w:t>
            </w:r>
          </w:p>
          <w:p w14:paraId="73255CDC"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Spatial Orientation</w:t>
            </w:r>
          </w:p>
          <w:p w14:paraId="7B686804"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Situational Awareness</w:t>
            </w:r>
          </w:p>
          <w:p w14:paraId="6F6B6AA5"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Verbal Reasoning</w:t>
            </w:r>
          </w:p>
          <w:p w14:paraId="06E72C43"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Quantitative Reasoning</w:t>
            </w:r>
          </w:p>
          <w:p w14:paraId="6D99C49A"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Interdisciplinary Reasoning</w:t>
            </w:r>
          </w:p>
          <w:p w14:paraId="3F1845FA"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Analytical Thinking</w:t>
            </w:r>
          </w:p>
          <w:p w14:paraId="21414F61"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Systems Thinking</w:t>
            </w:r>
          </w:p>
          <w:p w14:paraId="618F019F"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Strategic Thinking</w:t>
            </w:r>
          </w:p>
          <w:p w14:paraId="463E123E"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Structured Problem Solving</w:t>
            </w:r>
          </w:p>
          <w:p w14:paraId="564EBA6D"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Unstructured Problem Solving</w:t>
            </w:r>
          </w:p>
          <w:p w14:paraId="2552C2A3"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Creative Problem Solving</w:t>
            </w:r>
          </w:p>
          <w:p w14:paraId="7301B54A"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Assessing and Mitigating Harm</w:t>
            </w:r>
          </w:p>
          <w:p w14:paraId="2394BC10"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Judgement and Decision Making</w:t>
            </w:r>
          </w:p>
          <w:p w14:paraId="1BFF861C"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Awareness of Cognitive Biases</w:t>
            </w:r>
          </w:p>
          <w:p w14:paraId="34C8A0E9" w14:textId="77777777" w:rsidR="006C6852" w:rsidRPr="006C6852" w:rsidRDefault="006C6852" w:rsidP="00DE1DE6">
            <w:pPr>
              <w:tabs>
                <w:tab w:val="left" w:pos="17280"/>
              </w:tabs>
              <w:spacing w:after="0" w:line="240" w:lineRule="auto"/>
              <w:ind w:left="-14" w:right="-180"/>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Reflective Thinking</w:t>
            </w:r>
          </w:p>
        </w:tc>
        <w:tc>
          <w:tcPr>
            <w:tcW w:w="18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14:paraId="0FD1E217"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Written Communication</w:t>
            </w:r>
          </w:p>
          <w:p w14:paraId="01DB3EDC"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Oral Communication</w:t>
            </w:r>
          </w:p>
          <w:p w14:paraId="530741BB"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Intercultural Communication</w:t>
            </w:r>
          </w:p>
          <w:p w14:paraId="58718B89"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Active Listening</w:t>
            </w:r>
          </w:p>
          <w:p w14:paraId="1702E721"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Encourages Discourse</w:t>
            </w:r>
          </w:p>
          <w:p w14:paraId="6569A717"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Social Sensitivity</w:t>
            </w:r>
          </w:p>
          <w:p w14:paraId="213C0FD9"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Relationship Building</w:t>
            </w:r>
          </w:p>
          <w:p w14:paraId="1838C04A"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Cooperation/ Teamwork</w:t>
            </w:r>
          </w:p>
          <w:p w14:paraId="5435A329"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Conflict Management</w:t>
            </w:r>
          </w:p>
          <w:p w14:paraId="28C1324A"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Social Perceptiveness</w:t>
            </w:r>
          </w:p>
          <w:p w14:paraId="16B304EC"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Cultural Awareness</w:t>
            </w:r>
          </w:p>
          <w:p w14:paraId="6CD08283"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Joint, Interagency, Intergovernmental, and Multinational (JIIM) Perspective</w:t>
            </w:r>
          </w:p>
          <w:p w14:paraId="162BBEF3"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Working in Multidisciplinary Contexts</w:t>
            </w:r>
          </w:p>
          <w:p w14:paraId="27491E5C" w14:textId="77777777" w:rsidR="006C6852" w:rsidRPr="006C6852" w:rsidRDefault="006C6852" w:rsidP="00DE1DE6">
            <w:pPr>
              <w:spacing w:after="0" w:line="240" w:lineRule="auto"/>
              <w:ind w:left="-30" w:right="-173"/>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Working with the Public</w:t>
            </w:r>
          </w:p>
        </w:tc>
        <w:tc>
          <w:tcPr>
            <w:tcW w:w="18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14:paraId="3B1E7E19"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Motivating Others</w:t>
            </w:r>
          </w:p>
          <w:p w14:paraId="1BD85449"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Team Building</w:t>
            </w:r>
          </w:p>
          <w:p w14:paraId="552627C5"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Planning and Organizing</w:t>
            </w:r>
          </w:p>
          <w:p w14:paraId="33D093B3"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Directing and Supervising Others</w:t>
            </w:r>
          </w:p>
          <w:p w14:paraId="63BEF96A"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Delegating</w:t>
            </w:r>
          </w:p>
          <w:p w14:paraId="30734AF9"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Training and Developing Others</w:t>
            </w:r>
          </w:p>
          <w:p w14:paraId="521008C6"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Coordinating Multiple Groups</w:t>
            </w:r>
          </w:p>
        </w:tc>
        <w:tc>
          <w:tcPr>
            <w:tcW w:w="18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14:paraId="4C2D775C"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Adaptability</w:t>
            </w:r>
          </w:p>
          <w:p w14:paraId="0748DFB0"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Cognitive Flexibility</w:t>
            </w:r>
          </w:p>
          <w:p w14:paraId="11BA1F8F"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Tolerating Pressure</w:t>
            </w:r>
          </w:p>
          <w:p w14:paraId="2C596267"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Tolerating Uncertainty</w:t>
            </w:r>
          </w:p>
          <w:p w14:paraId="7C20DEC2"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Juggling Competing Demands</w:t>
            </w:r>
          </w:p>
          <w:p w14:paraId="140EB469"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Knowledge of Procedures</w:t>
            </w:r>
          </w:p>
          <w:p w14:paraId="132BE468"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Evaluating Compliance</w:t>
            </w:r>
          </w:p>
          <w:p w14:paraId="15E62F78"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Specialized Expertise</w:t>
            </w:r>
          </w:p>
          <w:p w14:paraId="3AB7BF39"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Financial Management</w:t>
            </w:r>
          </w:p>
          <w:p w14:paraId="362FC320"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Proficiency with Weapons Systems</w:t>
            </w:r>
          </w:p>
          <w:p w14:paraId="615D7F29"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Inspecting Equipment, Objects, Structures, or Materials</w:t>
            </w:r>
          </w:p>
          <w:p w14:paraId="5AE42E3F"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Mechanically and Technologically Savvy</w:t>
            </w:r>
          </w:p>
          <w:p w14:paraId="7ECF055E"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Expertise with Information Technology</w:t>
            </w:r>
          </w:p>
          <w:p w14:paraId="670DE939"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Learning New Technology Systems</w:t>
            </w:r>
          </w:p>
          <w:p w14:paraId="1BB91623" w14:textId="77777777" w:rsidR="006C6852" w:rsidRPr="006C6852" w:rsidRDefault="006C6852" w:rsidP="00DE1DE6">
            <w:pPr>
              <w:spacing w:after="0" w:line="240" w:lineRule="auto"/>
              <w:contextualSpacing/>
              <w:rPr>
                <w:rFonts w:ascii="Times New Roman" w:eastAsia="Times New Roman" w:hAnsi="Times New Roman" w:cs="Times New Roman"/>
                <w:sz w:val="18"/>
                <w:szCs w:val="36"/>
              </w:rPr>
            </w:pPr>
            <w:r w:rsidRPr="006C6852">
              <w:rPr>
                <w:rFonts w:ascii="Times New Roman" w:eastAsia="Times New Roman" w:hAnsi="Times New Roman" w:cs="Times New Roman"/>
                <w:kern w:val="24"/>
                <w:sz w:val="18"/>
                <w:szCs w:val="20"/>
              </w:rPr>
              <w:t>Innovating Technology</w:t>
            </w:r>
          </w:p>
        </w:tc>
      </w:tr>
    </w:tbl>
    <w:p w14:paraId="6FD2E56D" w14:textId="77777777" w:rsidR="006C6852" w:rsidRPr="009616D4" w:rsidRDefault="006C6852" w:rsidP="006C6852">
      <w:pPr>
        <w:spacing w:after="0" w:line="240" w:lineRule="auto"/>
        <w:rPr>
          <w:rFonts w:ascii="Times New Roman" w:eastAsia="SimSun" w:hAnsi="Times New Roman" w:cs="Times New Roman"/>
          <w:sz w:val="24"/>
          <w:szCs w:val="24"/>
        </w:rPr>
      </w:pPr>
    </w:p>
    <w:p w14:paraId="08B86D67" w14:textId="77777777" w:rsidR="006C6852" w:rsidRPr="009616D4" w:rsidRDefault="006C6852" w:rsidP="006C6852">
      <w:pPr>
        <w:spacing w:after="0" w:line="240" w:lineRule="auto"/>
        <w:rPr>
          <w:rFonts w:ascii="Times New Roman" w:eastAsia="SimSun" w:hAnsi="Times New Roman" w:cs="Times New Roman"/>
          <w:sz w:val="24"/>
          <w:szCs w:val="24"/>
        </w:rPr>
      </w:pPr>
      <w:r w:rsidRPr="009616D4">
        <w:rPr>
          <w:rFonts w:ascii="Times New Roman" w:eastAsia="SimSun" w:hAnsi="Times New Roman" w:cs="Times New Roman"/>
          <w:sz w:val="24"/>
          <w:szCs w:val="24"/>
        </w:rPr>
        <w:t>List of OEMA 21 Talents</w:t>
      </w:r>
    </w:p>
    <w:p w14:paraId="2649C3FD"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Bodily-Kinesthetic</w:t>
      </w:r>
    </w:p>
    <w:p w14:paraId="76F083E5"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Communicator</w:t>
      </w:r>
    </w:p>
    <w:p w14:paraId="0400D0DF"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Cross-Culturally Fluent</w:t>
      </w:r>
    </w:p>
    <w:p w14:paraId="2E59A50C"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Detail-Focused</w:t>
      </w:r>
    </w:p>
    <w:p w14:paraId="401D9361"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Domain-Specific Education</w:t>
      </w:r>
    </w:p>
    <w:p w14:paraId="49ABB7CB"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Innovative</w:t>
      </w:r>
    </w:p>
    <w:p w14:paraId="5BB6D27E"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Inspirational Leader</w:t>
      </w:r>
    </w:p>
    <w:p w14:paraId="0FB60D42"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Interdisciplinary</w:t>
      </w:r>
    </w:p>
    <w:p w14:paraId="56275C84"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Interpersonal</w:t>
      </w:r>
    </w:p>
    <w:p w14:paraId="3F150EFE"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Introspective</w:t>
      </w:r>
    </w:p>
    <w:p w14:paraId="25ECF45A"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Logical/Analytical</w:t>
      </w:r>
    </w:p>
    <w:p w14:paraId="0E66DE84"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lastRenderedPageBreak/>
        <w:t>Mentally Tough</w:t>
      </w:r>
    </w:p>
    <w:p w14:paraId="1B731BD0"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Multi-Tasker</w:t>
      </w:r>
    </w:p>
    <w:p w14:paraId="29FEB455"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Perceptive</w:t>
      </w:r>
    </w:p>
    <w:p w14:paraId="2B58FC71"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Physically Fit</w:t>
      </w:r>
    </w:p>
    <w:p w14:paraId="0FD9538B"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Problem Solver</w:t>
      </w:r>
    </w:p>
    <w:p w14:paraId="1F66C2D5"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Process-Disciplined</w:t>
      </w:r>
    </w:p>
    <w:p w14:paraId="444D15DC"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Project Manager</w:t>
      </w:r>
    </w:p>
    <w:p w14:paraId="5C4C6067"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Prudent Risk-Taker</w:t>
      </w:r>
    </w:p>
    <w:p w14:paraId="791B3432" w14:textId="77777777" w:rsidR="006C6852" w:rsidRPr="009616D4" w:rsidRDefault="006C6852" w:rsidP="006C6852">
      <w:pPr>
        <w:numPr>
          <w:ilvl w:val="0"/>
          <w:numId w:val="48"/>
        </w:numPr>
        <w:spacing w:after="0" w:line="240" w:lineRule="auto"/>
        <w:contextualSpacing/>
        <w:rPr>
          <w:rFonts w:ascii="Times New Roman" w:eastAsia="Times New Roman" w:hAnsi="Times New Roman" w:cs="Times New Roman"/>
          <w:sz w:val="24"/>
          <w:szCs w:val="24"/>
        </w:rPr>
      </w:pPr>
      <w:r w:rsidRPr="009616D4">
        <w:rPr>
          <w:rFonts w:ascii="Times New Roman" w:eastAsia="Times New Roman" w:hAnsi="Times New Roman" w:cs="Times New Roman"/>
          <w:kern w:val="24"/>
          <w:sz w:val="24"/>
          <w:szCs w:val="24"/>
        </w:rPr>
        <w:t>Spatially Intelligent</w:t>
      </w:r>
    </w:p>
    <w:p w14:paraId="23AE47C5" w14:textId="77777777" w:rsidR="006C6852" w:rsidRPr="00D70D33" w:rsidRDefault="006C6852" w:rsidP="006C6852">
      <w:pPr>
        <w:numPr>
          <w:ilvl w:val="0"/>
          <w:numId w:val="48"/>
        </w:numPr>
        <w:spacing w:after="0" w:line="240" w:lineRule="auto"/>
        <w:rPr>
          <w:rFonts w:ascii="Times New Roman" w:eastAsia="SimSun" w:hAnsi="Times New Roman" w:cs="Times New Roman"/>
          <w:sz w:val="24"/>
          <w:szCs w:val="24"/>
        </w:rPr>
      </w:pPr>
      <w:r w:rsidRPr="009616D4">
        <w:rPr>
          <w:rFonts w:ascii="Times New Roman" w:eastAsia="Times New Roman" w:hAnsi="Times New Roman" w:cs="Times New Roman"/>
          <w:kern w:val="24"/>
          <w:sz w:val="24"/>
          <w:szCs w:val="24"/>
        </w:rPr>
        <w:t>Technologically Adept</w:t>
      </w:r>
    </w:p>
    <w:p w14:paraId="70040FBA" w14:textId="77777777" w:rsidR="006C6852" w:rsidRPr="009616D4" w:rsidRDefault="006C6852" w:rsidP="006C6852">
      <w:pPr>
        <w:spacing w:after="0" w:line="240" w:lineRule="auto"/>
        <w:ind w:left="720"/>
        <w:rPr>
          <w:rFonts w:ascii="Times New Roman" w:eastAsia="SimSun" w:hAnsi="Times New Roman" w:cs="Times New Roman"/>
          <w:sz w:val="24"/>
          <w:szCs w:val="24"/>
        </w:rPr>
      </w:pPr>
    </w:p>
    <w:p w14:paraId="66DC577E" w14:textId="060FF3AC" w:rsidR="006C6852" w:rsidRPr="009616D4" w:rsidRDefault="006C6852" w:rsidP="006C6852">
      <w:pPr>
        <w:spacing w:after="0" w:line="240" w:lineRule="auto"/>
        <w:rPr>
          <w:rFonts w:ascii="Times New Roman" w:eastAsia="SimSun" w:hAnsi="Times New Roman" w:cs="Times New Roman"/>
          <w:sz w:val="24"/>
          <w:szCs w:val="24"/>
        </w:rPr>
      </w:pPr>
      <w:commentRangeStart w:id="148"/>
      <w:r w:rsidRPr="009616D4">
        <w:rPr>
          <w:rFonts w:ascii="Times New Roman" w:eastAsia="SimSun" w:hAnsi="Times New Roman" w:cs="Times New Roman"/>
          <w:b/>
          <w:bCs/>
          <w:sz w:val="24"/>
          <w:szCs w:val="24"/>
        </w:rPr>
        <w:t>FREQUENCY</w:t>
      </w:r>
      <w:commentRangeEnd w:id="148"/>
      <w:r w:rsidR="00783B15">
        <w:rPr>
          <w:rStyle w:val="CommentReference"/>
          <w:rFonts w:ascii="Times New Roman" w:eastAsia="SimSun" w:hAnsi="Times New Roman" w:cs="Times New Roman"/>
          <w:b/>
          <w:bCs/>
          <w:sz w:val="24"/>
          <w:szCs w:val="24"/>
        </w:rPr>
        <w:commentReference w:id="148"/>
      </w:r>
      <w:ins w:id="149" w:author="Royston, Ryan P CIV USARMY HQDA ARI (USA)" w:date="2026-05-19T02:36:00Z" w16du:dateUtc="2026-05-19T06:36:00Z">
        <w:r w:rsidR="0072357F">
          <w:rPr>
            <w:rFonts w:ascii="Times New Roman" w:eastAsia="SimSun" w:hAnsi="Times New Roman" w:cs="Times New Roman"/>
            <w:b/>
            <w:bCs/>
            <w:sz w:val="24"/>
            <w:szCs w:val="24"/>
          </w:rPr>
          <w:t xml:space="preserve"> (from Boyle et al., 2022)</w:t>
        </w:r>
      </w:ins>
    </w:p>
    <w:p w14:paraId="2E155F9B" w14:textId="77777777" w:rsidR="006C6852" w:rsidRPr="009616D4" w:rsidRDefault="006C6852">
      <w:pPr>
        <w:spacing w:after="0" w:line="240" w:lineRule="auto"/>
        <w:ind w:left="360"/>
        <w:rPr>
          <w:rFonts w:ascii="Times New Roman" w:eastAsia="SimSun" w:hAnsi="Times New Roman" w:cs="Times New Roman"/>
          <w:sz w:val="24"/>
          <w:szCs w:val="24"/>
        </w:rPr>
        <w:pPrChange w:id="150" w:author="Royston, Ryan P CIV USARMY HQDA ARI (USA)" w:date="2026-05-19T02:31:00Z" w16du:dateUtc="2026-05-19T06:31:00Z">
          <w:pPr>
            <w:numPr>
              <w:numId w:val="49"/>
            </w:numPr>
            <w:tabs>
              <w:tab w:val="num" w:pos="720"/>
            </w:tabs>
            <w:spacing w:after="0" w:line="240" w:lineRule="auto"/>
            <w:ind w:left="360" w:hanging="720"/>
          </w:pPr>
        </w:pPrChange>
      </w:pPr>
      <w:r w:rsidRPr="009616D4">
        <w:rPr>
          <w:rFonts w:ascii="Times New Roman" w:eastAsia="SimSun" w:hAnsi="Times New Roman" w:cs="Times New Roman"/>
          <w:sz w:val="24"/>
          <w:szCs w:val="24"/>
          <w:u w:val="single"/>
        </w:rPr>
        <w:t>How often</w:t>
      </w:r>
      <w:r w:rsidRPr="009616D4">
        <w:rPr>
          <w:rFonts w:ascii="Times New Roman" w:eastAsia="SimSun" w:hAnsi="Times New Roman" w:cs="Times New Roman"/>
          <w:sz w:val="24"/>
          <w:szCs w:val="24"/>
        </w:rPr>
        <w:t xml:space="preserve"> do you use this skill or ability as part of your current job? </w:t>
      </w:r>
    </w:p>
    <w:p w14:paraId="05018731" w14:textId="77777777" w:rsidR="006C6852" w:rsidRPr="009616D4" w:rsidRDefault="006C6852">
      <w:pPr>
        <w:spacing w:after="0" w:line="240" w:lineRule="auto"/>
        <w:ind w:left="360"/>
        <w:rPr>
          <w:rFonts w:ascii="Times New Roman" w:eastAsia="SimSun" w:hAnsi="Times New Roman" w:cs="Times New Roman"/>
          <w:sz w:val="24"/>
          <w:szCs w:val="24"/>
        </w:rPr>
        <w:pPrChange w:id="151" w:author="Royston, Ryan P CIV USARMY HQDA ARI (USA)" w:date="2026-05-19T02:31:00Z" w16du:dateUtc="2026-05-19T06:31:00Z">
          <w:pPr>
            <w:numPr>
              <w:numId w:val="49"/>
            </w:numPr>
            <w:tabs>
              <w:tab w:val="num" w:pos="720"/>
            </w:tabs>
            <w:spacing w:after="0" w:line="240" w:lineRule="auto"/>
            <w:ind w:left="360" w:hanging="720"/>
          </w:pPr>
        </w:pPrChange>
      </w:pPr>
      <w:r w:rsidRPr="009616D4">
        <w:rPr>
          <w:rFonts w:ascii="Times New Roman" w:eastAsia="SimSun" w:hAnsi="Times New Roman" w:cs="Times New Roman"/>
          <w:b/>
          <w:bCs/>
          <w:sz w:val="24"/>
          <w:szCs w:val="24"/>
        </w:rPr>
        <w:t xml:space="preserve">Frequency ratings: </w:t>
      </w:r>
      <w:r w:rsidRPr="009616D4">
        <w:rPr>
          <w:rFonts w:ascii="Times New Roman" w:eastAsia="SimSun" w:hAnsi="Times New Roman" w:cs="Times New Roman"/>
          <w:sz w:val="24"/>
          <w:szCs w:val="24"/>
        </w:rPr>
        <w:t xml:space="preserve"> 6-point Likert Scale</w:t>
      </w:r>
    </w:p>
    <w:p w14:paraId="26AC1A06" w14:textId="77777777" w:rsidR="006C6852" w:rsidRPr="009616D4" w:rsidRDefault="006C6852" w:rsidP="006C6852">
      <w:pPr>
        <w:numPr>
          <w:ilvl w:val="1"/>
          <w:numId w:val="49"/>
        </w:numPr>
        <w:spacing w:after="0" w:line="240" w:lineRule="auto"/>
        <w:ind w:left="360"/>
        <w:rPr>
          <w:rFonts w:ascii="Times New Roman" w:eastAsia="SimSun" w:hAnsi="Times New Roman" w:cs="Times New Roman"/>
          <w:sz w:val="24"/>
          <w:szCs w:val="24"/>
        </w:rPr>
      </w:pPr>
      <w:r w:rsidRPr="009616D4">
        <w:rPr>
          <w:rFonts w:ascii="Times New Roman" w:eastAsia="SimSun" w:hAnsi="Times New Roman" w:cs="Times New Roman"/>
          <w:sz w:val="24"/>
          <w:szCs w:val="24"/>
        </w:rPr>
        <w:t xml:space="preserve">0 = Never </w:t>
      </w:r>
      <w:r w:rsidRPr="009616D4">
        <w:rPr>
          <w:rFonts w:ascii="Times New Roman" w:eastAsia="SimSun" w:hAnsi="Times New Roman" w:cs="Times New Roman"/>
          <w:i/>
          <w:iCs/>
          <w:sz w:val="24"/>
          <w:szCs w:val="24"/>
        </w:rPr>
        <w:t>(Officers did not rate importance)</w:t>
      </w:r>
    </w:p>
    <w:p w14:paraId="336F2D00" w14:textId="77777777" w:rsidR="006C6852" w:rsidRPr="009616D4" w:rsidRDefault="006C6852" w:rsidP="006C6852">
      <w:pPr>
        <w:numPr>
          <w:ilvl w:val="1"/>
          <w:numId w:val="49"/>
        </w:numPr>
        <w:spacing w:after="0" w:line="240" w:lineRule="auto"/>
        <w:ind w:left="360"/>
        <w:rPr>
          <w:rFonts w:ascii="Times New Roman" w:eastAsia="SimSun" w:hAnsi="Times New Roman" w:cs="Times New Roman"/>
          <w:sz w:val="24"/>
          <w:szCs w:val="24"/>
        </w:rPr>
      </w:pPr>
      <w:r w:rsidRPr="009616D4">
        <w:rPr>
          <w:rFonts w:ascii="Times New Roman" w:eastAsia="SimSun" w:hAnsi="Times New Roman" w:cs="Times New Roman"/>
          <w:sz w:val="24"/>
          <w:szCs w:val="24"/>
        </w:rPr>
        <w:t>1 = Every Few Months to Yearly</w:t>
      </w:r>
    </w:p>
    <w:p w14:paraId="4B1E2427" w14:textId="77777777" w:rsidR="006C6852" w:rsidRPr="009616D4" w:rsidRDefault="006C6852" w:rsidP="006C6852">
      <w:pPr>
        <w:numPr>
          <w:ilvl w:val="1"/>
          <w:numId w:val="49"/>
        </w:numPr>
        <w:spacing w:after="0" w:line="240" w:lineRule="auto"/>
        <w:ind w:left="360"/>
        <w:rPr>
          <w:rFonts w:ascii="Times New Roman" w:eastAsia="SimSun" w:hAnsi="Times New Roman" w:cs="Times New Roman"/>
          <w:sz w:val="24"/>
          <w:szCs w:val="24"/>
        </w:rPr>
      </w:pPr>
      <w:r w:rsidRPr="009616D4">
        <w:rPr>
          <w:rFonts w:ascii="Times New Roman" w:eastAsia="SimSun" w:hAnsi="Times New Roman" w:cs="Times New Roman"/>
          <w:sz w:val="24"/>
          <w:szCs w:val="24"/>
        </w:rPr>
        <w:t>2 = Every Few Weeks to Monthly</w:t>
      </w:r>
    </w:p>
    <w:p w14:paraId="5E5DCD20" w14:textId="77777777" w:rsidR="006C6852" w:rsidRPr="009616D4" w:rsidRDefault="006C6852" w:rsidP="006C6852">
      <w:pPr>
        <w:numPr>
          <w:ilvl w:val="1"/>
          <w:numId w:val="49"/>
        </w:numPr>
        <w:spacing w:after="0" w:line="240" w:lineRule="auto"/>
        <w:ind w:left="360"/>
        <w:rPr>
          <w:rFonts w:ascii="Times New Roman" w:eastAsia="SimSun" w:hAnsi="Times New Roman" w:cs="Times New Roman"/>
          <w:sz w:val="24"/>
          <w:szCs w:val="24"/>
        </w:rPr>
      </w:pPr>
      <w:r w:rsidRPr="009616D4">
        <w:rPr>
          <w:rFonts w:ascii="Times New Roman" w:eastAsia="SimSun" w:hAnsi="Times New Roman" w:cs="Times New Roman"/>
          <w:sz w:val="24"/>
          <w:szCs w:val="24"/>
        </w:rPr>
        <w:t>3 = Every Few Days to Weekly</w:t>
      </w:r>
    </w:p>
    <w:p w14:paraId="4F93201D" w14:textId="77777777" w:rsidR="006C6852" w:rsidRPr="009616D4" w:rsidRDefault="006C6852" w:rsidP="006C6852">
      <w:pPr>
        <w:numPr>
          <w:ilvl w:val="1"/>
          <w:numId w:val="49"/>
        </w:numPr>
        <w:spacing w:after="0" w:line="240" w:lineRule="auto"/>
        <w:ind w:left="360"/>
        <w:rPr>
          <w:rFonts w:ascii="Times New Roman" w:eastAsia="SimSun" w:hAnsi="Times New Roman" w:cs="Times New Roman"/>
          <w:sz w:val="24"/>
          <w:szCs w:val="24"/>
        </w:rPr>
      </w:pPr>
      <w:r w:rsidRPr="009616D4">
        <w:rPr>
          <w:rFonts w:ascii="Times New Roman" w:eastAsia="SimSun" w:hAnsi="Times New Roman" w:cs="Times New Roman"/>
          <w:sz w:val="24"/>
          <w:szCs w:val="24"/>
        </w:rPr>
        <w:t>4 = Every Few Hours to Daily</w:t>
      </w:r>
    </w:p>
    <w:p w14:paraId="5A43CA0E" w14:textId="77777777" w:rsidR="006C6852" w:rsidRPr="009616D4" w:rsidRDefault="006C6852" w:rsidP="006C6852">
      <w:pPr>
        <w:numPr>
          <w:ilvl w:val="1"/>
          <w:numId w:val="49"/>
        </w:numPr>
        <w:spacing w:after="0" w:line="240" w:lineRule="auto"/>
        <w:ind w:left="360"/>
        <w:rPr>
          <w:rFonts w:ascii="Times New Roman" w:eastAsia="SimSun" w:hAnsi="Times New Roman" w:cs="Times New Roman"/>
          <w:sz w:val="24"/>
          <w:szCs w:val="24"/>
        </w:rPr>
      </w:pPr>
      <w:r w:rsidRPr="009616D4">
        <w:rPr>
          <w:rFonts w:ascii="Times New Roman" w:eastAsia="SimSun" w:hAnsi="Times New Roman" w:cs="Times New Roman"/>
          <w:sz w:val="24"/>
          <w:szCs w:val="24"/>
        </w:rPr>
        <w:t>5 = Many Times Each Hour to Hourly</w:t>
      </w:r>
    </w:p>
    <w:p w14:paraId="4891189C" w14:textId="77777777" w:rsidR="00146559" w:rsidRDefault="00146559" w:rsidP="00146559">
      <w:pPr>
        <w:spacing w:after="0" w:line="240" w:lineRule="auto"/>
        <w:rPr>
          <w:ins w:id="152" w:author="Royston, Ryan P CIV USARMY HQDA ARI (USA)" w:date="2026-05-19T02:31:00Z" w16du:dateUtc="2026-05-19T06:31:00Z"/>
          <w:rFonts w:ascii="Times New Roman" w:eastAsia="SimSun" w:hAnsi="Times New Roman" w:cs="Times New Roman"/>
          <w:sz w:val="24"/>
          <w:szCs w:val="24"/>
        </w:rPr>
      </w:pPr>
    </w:p>
    <w:p w14:paraId="75AB6CE6" w14:textId="54813C75" w:rsidR="006C6852" w:rsidRPr="00FA2B05" w:rsidRDefault="006C6852">
      <w:pPr>
        <w:spacing w:after="0" w:line="240" w:lineRule="auto"/>
        <w:rPr>
          <w:rFonts w:ascii="Times New Roman" w:eastAsia="SimSun" w:hAnsi="Times New Roman" w:cs="Times New Roman"/>
          <w:sz w:val="24"/>
          <w:szCs w:val="24"/>
        </w:rPr>
        <w:pPrChange w:id="153" w:author="Royston, Ryan P CIV USARMY HQDA ARI (USA)" w:date="2026-05-19T02:31:00Z" w16du:dateUtc="2026-05-19T06:31:00Z">
          <w:pPr>
            <w:numPr>
              <w:ilvl w:val="1"/>
              <w:numId w:val="49"/>
            </w:numPr>
            <w:tabs>
              <w:tab w:val="num" w:pos="1440"/>
            </w:tabs>
            <w:spacing w:after="0" w:line="240" w:lineRule="auto"/>
            <w:ind w:left="360" w:hanging="720"/>
          </w:pPr>
        </w:pPrChange>
      </w:pPr>
      <w:r w:rsidRPr="00FA2B05">
        <w:rPr>
          <w:rFonts w:ascii="Times New Roman" w:eastAsia="SimSun" w:hAnsi="Times New Roman" w:cs="Times New Roman"/>
          <w:b/>
          <w:bCs/>
          <w:sz w:val="24"/>
          <w:szCs w:val="24"/>
        </w:rPr>
        <w:t>IMPORTANCE</w:t>
      </w:r>
      <w:ins w:id="154" w:author="Royston, Ryan P CIV USARMY HQDA ARI (USA)" w:date="2026-05-19T02:36:00Z" w16du:dateUtc="2026-05-19T06:36:00Z">
        <w:r w:rsidR="0072357F">
          <w:rPr>
            <w:rFonts w:ascii="Times New Roman" w:eastAsia="SimSun" w:hAnsi="Times New Roman" w:cs="Times New Roman"/>
            <w:b/>
            <w:bCs/>
            <w:sz w:val="24"/>
            <w:szCs w:val="24"/>
          </w:rPr>
          <w:t xml:space="preserve"> (fr</w:t>
        </w:r>
        <w:r w:rsidR="00CA190A">
          <w:rPr>
            <w:rFonts w:ascii="Times New Roman" w:eastAsia="SimSun" w:hAnsi="Times New Roman" w:cs="Times New Roman"/>
            <w:b/>
            <w:bCs/>
            <w:sz w:val="24"/>
            <w:szCs w:val="24"/>
          </w:rPr>
          <w:t>om Boyle et al., 2022)</w:t>
        </w:r>
      </w:ins>
    </w:p>
    <w:p w14:paraId="4C7DB063" w14:textId="77777777" w:rsidR="006C6852" w:rsidRPr="009616D4" w:rsidRDefault="006C6852">
      <w:pPr>
        <w:spacing w:after="0" w:line="240" w:lineRule="auto"/>
        <w:ind w:left="360"/>
        <w:rPr>
          <w:rFonts w:ascii="Times New Roman" w:eastAsia="SimSun" w:hAnsi="Times New Roman" w:cs="Times New Roman"/>
          <w:sz w:val="24"/>
          <w:szCs w:val="24"/>
        </w:rPr>
        <w:pPrChange w:id="155" w:author="Royston, Ryan P CIV USARMY HQDA ARI (USA)" w:date="2026-05-19T02:31:00Z" w16du:dateUtc="2026-05-19T06:31:00Z">
          <w:pPr>
            <w:numPr>
              <w:numId w:val="49"/>
            </w:numPr>
            <w:tabs>
              <w:tab w:val="num" w:pos="720"/>
            </w:tabs>
            <w:spacing w:after="0" w:line="240" w:lineRule="auto"/>
            <w:ind w:left="360" w:hanging="720"/>
          </w:pPr>
        </w:pPrChange>
      </w:pPr>
      <w:r w:rsidRPr="009616D4">
        <w:rPr>
          <w:rFonts w:ascii="Times New Roman" w:eastAsia="SimSun" w:hAnsi="Times New Roman" w:cs="Times New Roman"/>
          <w:sz w:val="24"/>
          <w:szCs w:val="24"/>
          <w:u w:val="single"/>
        </w:rPr>
        <w:t>How important</w:t>
      </w:r>
      <w:r w:rsidRPr="009616D4">
        <w:rPr>
          <w:rFonts w:ascii="Times New Roman" w:eastAsia="SimSun" w:hAnsi="Times New Roman" w:cs="Times New Roman"/>
          <w:sz w:val="24"/>
          <w:szCs w:val="24"/>
        </w:rPr>
        <w:t xml:space="preserve"> is this skill or ability for successfully performing your current job?</w:t>
      </w:r>
    </w:p>
    <w:p w14:paraId="0CE4911F" w14:textId="77777777" w:rsidR="006C6852" w:rsidRPr="009616D4" w:rsidRDefault="006C6852">
      <w:pPr>
        <w:spacing w:after="0" w:line="240" w:lineRule="auto"/>
        <w:ind w:left="360"/>
        <w:rPr>
          <w:rFonts w:ascii="Times New Roman" w:eastAsia="SimSun" w:hAnsi="Times New Roman" w:cs="Times New Roman"/>
          <w:sz w:val="24"/>
          <w:szCs w:val="24"/>
        </w:rPr>
        <w:pPrChange w:id="156" w:author="Royston, Ryan P CIV USARMY HQDA ARI (USA)" w:date="2026-05-19T02:31:00Z" w16du:dateUtc="2026-05-19T06:31:00Z">
          <w:pPr>
            <w:numPr>
              <w:numId w:val="49"/>
            </w:numPr>
            <w:tabs>
              <w:tab w:val="num" w:pos="720"/>
            </w:tabs>
            <w:spacing w:after="0" w:line="240" w:lineRule="auto"/>
            <w:ind w:left="360" w:hanging="720"/>
          </w:pPr>
        </w:pPrChange>
      </w:pPr>
      <w:r w:rsidRPr="009616D4">
        <w:rPr>
          <w:rFonts w:ascii="Times New Roman" w:eastAsia="SimSun" w:hAnsi="Times New Roman" w:cs="Times New Roman"/>
          <w:b/>
          <w:bCs/>
          <w:sz w:val="24"/>
          <w:szCs w:val="24"/>
        </w:rPr>
        <w:t xml:space="preserve">Importance ratings:  </w:t>
      </w:r>
      <w:r w:rsidRPr="009616D4">
        <w:rPr>
          <w:rFonts w:ascii="Times New Roman" w:eastAsia="SimSun" w:hAnsi="Times New Roman" w:cs="Times New Roman"/>
          <w:sz w:val="24"/>
          <w:szCs w:val="24"/>
        </w:rPr>
        <w:t xml:space="preserve">5-point Likert Scale </w:t>
      </w:r>
    </w:p>
    <w:p w14:paraId="37A00CDB" w14:textId="77777777" w:rsidR="006C6852" w:rsidRPr="009616D4" w:rsidRDefault="006C6852">
      <w:pPr>
        <w:numPr>
          <w:ilvl w:val="0"/>
          <w:numId w:val="51"/>
        </w:numPr>
        <w:spacing w:after="0" w:line="240" w:lineRule="auto"/>
        <w:rPr>
          <w:rFonts w:ascii="Times New Roman" w:eastAsia="SimSun" w:hAnsi="Times New Roman" w:cs="Times New Roman"/>
          <w:sz w:val="24"/>
          <w:szCs w:val="24"/>
        </w:rPr>
        <w:pPrChange w:id="157" w:author="Royston, Ryan P CIV USARMY HQDA ARI (USA)" w:date="2026-05-19T02:32:00Z" w16du:dateUtc="2026-05-19T06:32:00Z">
          <w:pPr>
            <w:numPr>
              <w:ilvl w:val="1"/>
              <w:numId w:val="49"/>
            </w:numPr>
            <w:tabs>
              <w:tab w:val="num" w:pos="1440"/>
            </w:tabs>
            <w:spacing w:after="0" w:line="240" w:lineRule="auto"/>
            <w:ind w:left="360" w:hanging="720"/>
          </w:pPr>
        </w:pPrChange>
      </w:pPr>
      <w:r w:rsidRPr="009616D4">
        <w:rPr>
          <w:rFonts w:ascii="Times New Roman" w:eastAsia="SimSun" w:hAnsi="Times New Roman" w:cs="Times New Roman"/>
          <w:sz w:val="24"/>
          <w:szCs w:val="24"/>
        </w:rPr>
        <w:t>0 = Not at all Important</w:t>
      </w:r>
    </w:p>
    <w:p w14:paraId="121A090D" w14:textId="77777777" w:rsidR="006C6852" w:rsidRPr="009616D4" w:rsidRDefault="006C6852">
      <w:pPr>
        <w:numPr>
          <w:ilvl w:val="0"/>
          <w:numId w:val="51"/>
        </w:numPr>
        <w:spacing w:after="0" w:line="240" w:lineRule="auto"/>
        <w:rPr>
          <w:rFonts w:ascii="Times New Roman" w:eastAsia="SimSun" w:hAnsi="Times New Roman" w:cs="Times New Roman"/>
          <w:sz w:val="24"/>
          <w:szCs w:val="24"/>
        </w:rPr>
        <w:pPrChange w:id="158" w:author="Royston, Ryan P CIV USARMY HQDA ARI (USA)" w:date="2026-05-19T02:32:00Z" w16du:dateUtc="2026-05-19T06:32:00Z">
          <w:pPr>
            <w:numPr>
              <w:ilvl w:val="1"/>
              <w:numId w:val="49"/>
            </w:numPr>
            <w:tabs>
              <w:tab w:val="num" w:pos="1440"/>
            </w:tabs>
            <w:spacing w:after="0" w:line="240" w:lineRule="auto"/>
            <w:ind w:left="360" w:hanging="720"/>
          </w:pPr>
        </w:pPrChange>
      </w:pPr>
      <w:r w:rsidRPr="009616D4">
        <w:rPr>
          <w:rFonts w:ascii="Times New Roman" w:eastAsia="SimSun" w:hAnsi="Times New Roman" w:cs="Times New Roman"/>
          <w:sz w:val="24"/>
          <w:szCs w:val="24"/>
        </w:rPr>
        <w:t>1 = Slightly Important</w:t>
      </w:r>
    </w:p>
    <w:p w14:paraId="0BD9E2E3" w14:textId="77777777" w:rsidR="006C6852" w:rsidRPr="009616D4" w:rsidRDefault="006C6852">
      <w:pPr>
        <w:numPr>
          <w:ilvl w:val="0"/>
          <w:numId w:val="51"/>
        </w:numPr>
        <w:spacing w:after="0" w:line="240" w:lineRule="auto"/>
        <w:rPr>
          <w:rFonts w:ascii="Times New Roman" w:eastAsia="SimSun" w:hAnsi="Times New Roman" w:cs="Times New Roman"/>
          <w:sz w:val="24"/>
          <w:szCs w:val="24"/>
        </w:rPr>
        <w:pPrChange w:id="159" w:author="Royston, Ryan P CIV USARMY HQDA ARI (USA)" w:date="2026-05-19T02:32:00Z" w16du:dateUtc="2026-05-19T06:32:00Z">
          <w:pPr>
            <w:numPr>
              <w:ilvl w:val="1"/>
              <w:numId w:val="49"/>
            </w:numPr>
            <w:tabs>
              <w:tab w:val="num" w:pos="1440"/>
            </w:tabs>
            <w:spacing w:after="0" w:line="240" w:lineRule="auto"/>
            <w:ind w:left="360" w:hanging="720"/>
          </w:pPr>
        </w:pPrChange>
      </w:pPr>
      <w:r w:rsidRPr="009616D4">
        <w:rPr>
          <w:rFonts w:ascii="Times New Roman" w:eastAsia="SimSun" w:hAnsi="Times New Roman" w:cs="Times New Roman"/>
          <w:sz w:val="24"/>
          <w:szCs w:val="24"/>
        </w:rPr>
        <w:t>2 = Moderately Important</w:t>
      </w:r>
    </w:p>
    <w:p w14:paraId="40E1C38E" w14:textId="77777777" w:rsidR="006C6852" w:rsidRPr="009616D4" w:rsidRDefault="006C6852">
      <w:pPr>
        <w:numPr>
          <w:ilvl w:val="0"/>
          <w:numId w:val="51"/>
        </w:numPr>
        <w:spacing w:after="0" w:line="240" w:lineRule="auto"/>
        <w:rPr>
          <w:rFonts w:ascii="Times New Roman" w:eastAsia="SimSun" w:hAnsi="Times New Roman" w:cs="Times New Roman"/>
          <w:sz w:val="24"/>
          <w:szCs w:val="24"/>
        </w:rPr>
        <w:pPrChange w:id="160" w:author="Royston, Ryan P CIV USARMY HQDA ARI (USA)" w:date="2026-05-19T02:32:00Z" w16du:dateUtc="2026-05-19T06:32:00Z">
          <w:pPr>
            <w:numPr>
              <w:ilvl w:val="1"/>
              <w:numId w:val="49"/>
            </w:numPr>
            <w:tabs>
              <w:tab w:val="num" w:pos="1440"/>
            </w:tabs>
            <w:spacing w:after="0" w:line="240" w:lineRule="auto"/>
            <w:ind w:left="360" w:hanging="720"/>
          </w:pPr>
        </w:pPrChange>
      </w:pPr>
      <w:r w:rsidRPr="009616D4">
        <w:rPr>
          <w:rFonts w:ascii="Times New Roman" w:eastAsia="SimSun" w:hAnsi="Times New Roman" w:cs="Times New Roman"/>
          <w:sz w:val="24"/>
          <w:szCs w:val="24"/>
        </w:rPr>
        <w:t>3 = Very Important</w:t>
      </w:r>
    </w:p>
    <w:p w14:paraId="3017F50E" w14:textId="77777777" w:rsidR="006C6852" w:rsidRPr="009616D4" w:rsidRDefault="006C6852">
      <w:pPr>
        <w:numPr>
          <w:ilvl w:val="0"/>
          <w:numId w:val="51"/>
        </w:numPr>
        <w:spacing w:after="0" w:line="240" w:lineRule="auto"/>
        <w:rPr>
          <w:rFonts w:ascii="Times New Roman" w:eastAsia="SimSun" w:hAnsi="Times New Roman" w:cs="Times New Roman"/>
          <w:sz w:val="24"/>
          <w:szCs w:val="24"/>
        </w:rPr>
        <w:pPrChange w:id="161" w:author="Royston, Ryan P CIV USARMY HQDA ARI (USA)" w:date="2026-05-19T02:32:00Z" w16du:dateUtc="2026-05-19T06:32:00Z">
          <w:pPr>
            <w:numPr>
              <w:ilvl w:val="1"/>
              <w:numId w:val="49"/>
            </w:numPr>
            <w:tabs>
              <w:tab w:val="num" w:pos="1440"/>
            </w:tabs>
            <w:spacing w:after="0" w:line="240" w:lineRule="auto"/>
            <w:ind w:left="360" w:hanging="720"/>
          </w:pPr>
        </w:pPrChange>
      </w:pPr>
      <w:r w:rsidRPr="009616D4">
        <w:rPr>
          <w:rFonts w:ascii="Times New Roman" w:eastAsia="SimSun" w:hAnsi="Times New Roman" w:cs="Times New Roman"/>
          <w:sz w:val="24"/>
          <w:szCs w:val="24"/>
        </w:rPr>
        <w:t>4 = Extremely Important</w:t>
      </w:r>
    </w:p>
    <w:p w14:paraId="2220E517" w14:textId="77777777" w:rsidR="006C6852" w:rsidRPr="009616D4" w:rsidRDefault="006C6852" w:rsidP="006C6852">
      <w:pPr>
        <w:numPr>
          <w:ilvl w:val="1"/>
          <w:numId w:val="49"/>
        </w:numPr>
        <w:spacing w:after="0" w:line="240" w:lineRule="auto"/>
        <w:ind w:left="360"/>
        <w:rPr>
          <w:rFonts w:ascii="Times New Roman" w:eastAsia="SimSun" w:hAnsi="Times New Roman" w:cs="Times New Roman"/>
          <w:sz w:val="24"/>
          <w:szCs w:val="24"/>
        </w:rPr>
      </w:pPr>
      <w:r w:rsidRPr="009616D4">
        <w:rPr>
          <w:rFonts w:ascii="Times New Roman" w:eastAsia="SimSun" w:hAnsi="Times New Roman" w:cs="Times New Roman"/>
          <w:sz w:val="24"/>
          <w:szCs w:val="24"/>
        </w:rPr>
        <w:br w:type="page"/>
      </w:r>
    </w:p>
    <w:p w14:paraId="63017660" w14:textId="77777777" w:rsidR="006C6852" w:rsidRPr="009616D4" w:rsidRDefault="006C6852" w:rsidP="006C6852">
      <w:pPr>
        <w:spacing w:after="0" w:line="240" w:lineRule="auto"/>
        <w:ind w:firstLine="720"/>
        <w:rPr>
          <w:rFonts w:ascii="Times New Roman" w:eastAsia="SimSun" w:hAnsi="Times New Roman" w:cs="Times New Roman"/>
          <w:sz w:val="24"/>
          <w:szCs w:val="24"/>
        </w:rPr>
      </w:pPr>
    </w:p>
    <w:p w14:paraId="4A27249B" w14:textId="577FBAA1" w:rsidR="006C6852" w:rsidRDefault="006C6852">
      <w:pPr>
        <w:keepNext/>
        <w:spacing w:after="0" w:line="240" w:lineRule="auto"/>
        <w:jc w:val="center"/>
        <w:outlineLvl w:val="1"/>
        <w:rPr>
          <w:ins w:id="162" w:author="Royston, Ryan P CIV USARMY HQDA ARI (USA)" w:date="2026-05-19T02:34:00Z" w16du:dateUtc="2026-05-19T06:34:00Z"/>
          <w:rFonts w:ascii="Times New Roman" w:eastAsia="SimSun" w:hAnsi="Times New Roman" w:cs="Times New Roman"/>
          <w:b/>
          <w:bCs/>
          <w:iCs/>
          <w:sz w:val="24"/>
          <w:szCs w:val="28"/>
        </w:rPr>
        <w:pPrChange w:id="163" w:author="Royston, Ryan P CIV USARMY HQDA ARI (USA)" w:date="2026-05-19T02:34:00Z" w16du:dateUtc="2026-05-19T06:34:00Z">
          <w:pPr>
            <w:keepNext/>
            <w:spacing w:after="0" w:line="240" w:lineRule="auto"/>
            <w:outlineLvl w:val="1"/>
          </w:pPr>
        </w:pPrChange>
      </w:pPr>
      <w:bookmarkStart w:id="164" w:name="_Toc124931069"/>
      <w:commentRangeStart w:id="165"/>
      <w:r w:rsidRPr="009616D4">
        <w:rPr>
          <w:rFonts w:ascii="Times New Roman" w:eastAsia="SimSun" w:hAnsi="Times New Roman" w:cs="Times New Roman"/>
          <w:b/>
          <w:bCs/>
          <w:iCs/>
          <w:sz w:val="24"/>
          <w:szCs w:val="28"/>
        </w:rPr>
        <w:t>Appendix B. Critical Score Calculation</w:t>
      </w:r>
      <w:bookmarkEnd w:id="164"/>
      <w:commentRangeEnd w:id="165"/>
      <w:r w:rsidR="0072357F">
        <w:rPr>
          <w:rStyle w:val="CommentReference"/>
          <w:rFonts w:ascii="Times New Roman" w:eastAsia="SimSun" w:hAnsi="Times New Roman" w:cs="Times New Roman"/>
          <w:b/>
          <w:bCs/>
          <w:iCs/>
          <w:sz w:val="24"/>
          <w:szCs w:val="28"/>
        </w:rPr>
        <w:commentReference w:id="165"/>
      </w:r>
      <w:ins w:id="166" w:author="Royston, Ryan P CIV USARMY HQDA ARI (USA)" w:date="2026-05-19T02:35:00Z" w16du:dateUtc="2026-05-19T06:35:00Z">
        <w:r w:rsidR="0072357F">
          <w:rPr>
            <w:rFonts w:ascii="Times New Roman" w:eastAsia="SimSun" w:hAnsi="Times New Roman" w:cs="Times New Roman"/>
            <w:b/>
            <w:bCs/>
            <w:iCs/>
            <w:sz w:val="24"/>
            <w:szCs w:val="28"/>
          </w:rPr>
          <w:t xml:space="preserve"> (from Boyle et al., </w:t>
        </w:r>
      </w:ins>
      <w:ins w:id="167" w:author="Royston, Ryan P CIV USARMY HQDA ARI (USA)" w:date="2026-05-19T02:36:00Z" w16du:dateUtc="2026-05-19T06:36:00Z">
        <w:r w:rsidR="00CA190A">
          <w:rPr>
            <w:rFonts w:ascii="Times New Roman" w:eastAsia="SimSun" w:hAnsi="Times New Roman" w:cs="Times New Roman"/>
            <w:b/>
            <w:bCs/>
            <w:iCs/>
            <w:sz w:val="24"/>
            <w:szCs w:val="28"/>
          </w:rPr>
          <w:t>2022)</w:t>
        </w:r>
      </w:ins>
    </w:p>
    <w:p w14:paraId="1B9A0300" w14:textId="77777777" w:rsidR="00783B15" w:rsidRPr="009616D4" w:rsidRDefault="00783B15" w:rsidP="006C6852">
      <w:pPr>
        <w:keepNext/>
        <w:spacing w:after="0" w:line="240" w:lineRule="auto"/>
        <w:outlineLvl w:val="1"/>
        <w:rPr>
          <w:rFonts w:ascii="Times New Roman" w:eastAsia="SimSun" w:hAnsi="Times New Roman" w:cs="Times New Roman"/>
          <w:b/>
          <w:bCs/>
          <w:iCs/>
          <w:sz w:val="24"/>
          <w:szCs w:val="28"/>
        </w:rPr>
      </w:pPr>
    </w:p>
    <w:p w14:paraId="5AB41F14" w14:textId="77777777" w:rsidR="006C6852" w:rsidRPr="009616D4" w:rsidRDefault="006C6852" w:rsidP="006C6852">
      <w:pPr>
        <w:numPr>
          <w:ilvl w:val="1"/>
          <w:numId w:val="33"/>
        </w:numPr>
        <w:spacing w:after="0" w:line="240" w:lineRule="auto"/>
        <w:ind w:left="540"/>
        <w:rPr>
          <w:rFonts w:ascii="Times New Roman" w:eastAsia="SimSun" w:hAnsi="Times New Roman" w:cs="Times New Roman"/>
          <w:sz w:val="24"/>
          <w:szCs w:val="24"/>
        </w:rPr>
      </w:pPr>
      <w:r w:rsidRPr="009616D4">
        <w:rPr>
          <w:rFonts w:ascii="Times New Roman" w:eastAsia="SimSun" w:hAnsi="Times New Roman" w:cs="Times New Roman"/>
          <w:b/>
          <w:bCs/>
          <w:sz w:val="24"/>
          <w:szCs w:val="24"/>
        </w:rPr>
        <w:t xml:space="preserve">Composite calculation: </w:t>
      </w:r>
      <w:r w:rsidRPr="009616D4">
        <w:rPr>
          <w:rFonts w:ascii="Times New Roman" w:eastAsia="SimSun" w:hAnsi="Times New Roman" w:cs="Times New Roman"/>
          <w:sz w:val="24"/>
          <w:szCs w:val="24"/>
        </w:rPr>
        <w:t>FREQUENCY × IMPORTANCE ratings (F-I score</w:t>
      </w:r>
      <w:r w:rsidRPr="009616D4">
        <w:rPr>
          <w:rFonts w:ascii="Times New Roman" w:eastAsia="SimSun" w:hAnsi="Times New Roman" w:cs="Times New Roman"/>
          <w:b/>
          <w:bCs/>
          <w:sz w:val="24"/>
          <w:szCs w:val="24"/>
        </w:rPr>
        <w:t xml:space="preserve"> </w:t>
      </w:r>
    </w:p>
    <w:p w14:paraId="4B193B20" w14:textId="77777777" w:rsidR="006C6852" w:rsidRPr="009616D4" w:rsidRDefault="006C6852" w:rsidP="006C6852">
      <w:pPr>
        <w:numPr>
          <w:ilvl w:val="1"/>
          <w:numId w:val="33"/>
        </w:numPr>
        <w:spacing w:after="0" w:line="240" w:lineRule="auto"/>
        <w:ind w:left="540"/>
        <w:rPr>
          <w:rFonts w:ascii="Times New Roman" w:eastAsia="SimSun" w:hAnsi="Times New Roman" w:cs="Times New Roman"/>
          <w:sz w:val="24"/>
          <w:szCs w:val="24"/>
        </w:rPr>
      </w:pPr>
      <w:r w:rsidRPr="009616D4">
        <w:rPr>
          <w:rFonts w:ascii="Times New Roman" w:eastAsia="SimSun" w:hAnsi="Times New Roman" w:cs="Times New Roman"/>
          <w:b/>
          <w:bCs/>
          <w:sz w:val="24"/>
          <w:szCs w:val="24"/>
        </w:rPr>
        <w:t xml:space="preserve">Score Range:  </w:t>
      </w:r>
      <w:r w:rsidRPr="009616D4">
        <w:rPr>
          <w:rFonts w:ascii="Times New Roman" w:eastAsia="SimSun" w:hAnsi="Times New Roman" w:cs="Times New Roman"/>
          <w:sz w:val="24"/>
          <w:szCs w:val="24"/>
        </w:rPr>
        <w:t>0 to 20</w:t>
      </w:r>
    </w:p>
    <w:p w14:paraId="21FE13F1" w14:textId="77777777" w:rsidR="006C6852" w:rsidRPr="009616D4" w:rsidRDefault="006C6852" w:rsidP="006C6852">
      <w:pPr>
        <w:numPr>
          <w:ilvl w:val="1"/>
          <w:numId w:val="33"/>
        </w:numPr>
        <w:spacing w:after="0" w:line="240" w:lineRule="auto"/>
        <w:ind w:left="540"/>
        <w:rPr>
          <w:rFonts w:ascii="Times New Roman" w:eastAsia="SimSun" w:hAnsi="Times New Roman" w:cs="Times New Roman"/>
          <w:sz w:val="24"/>
          <w:szCs w:val="24"/>
        </w:rPr>
      </w:pPr>
      <w:r w:rsidRPr="009616D4">
        <w:rPr>
          <w:rFonts w:ascii="Times New Roman" w:eastAsia="SimSun" w:hAnsi="Times New Roman" w:cs="Times New Roman"/>
          <w:b/>
          <w:bCs/>
          <w:sz w:val="24"/>
          <w:szCs w:val="24"/>
        </w:rPr>
        <w:t xml:space="preserve">High F-I Scores:  </w:t>
      </w:r>
      <w:r w:rsidRPr="009616D4">
        <w:rPr>
          <w:rFonts w:ascii="Times New Roman" w:eastAsia="SimSun" w:hAnsi="Times New Roman" w:cs="Times New Roman"/>
          <w:sz w:val="24"/>
          <w:szCs w:val="24"/>
        </w:rPr>
        <w:t>Scores between 12 and 20 are achieved through combinations of ratings 3 x 4, 3 x 5, 4 x 4, or 4 x 5 and are pertinent (critical) to the Officer’s current job</w:t>
      </w:r>
    </w:p>
    <w:p w14:paraId="2B4FCBCF" w14:textId="77777777" w:rsidR="006C6852" w:rsidRPr="009616D4" w:rsidRDefault="006C6852" w:rsidP="006C6852">
      <w:pPr>
        <w:numPr>
          <w:ilvl w:val="1"/>
          <w:numId w:val="33"/>
        </w:numPr>
        <w:spacing w:after="0" w:line="240" w:lineRule="auto"/>
        <w:ind w:left="540"/>
        <w:rPr>
          <w:rFonts w:ascii="Times New Roman" w:eastAsia="SimSun" w:hAnsi="Times New Roman" w:cs="Times New Roman"/>
          <w:sz w:val="24"/>
          <w:szCs w:val="24"/>
        </w:rPr>
      </w:pPr>
      <w:r w:rsidRPr="009616D4">
        <w:rPr>
          <w:rFonts w:ascii="Times New Roman" w:eastAsia="SimSun" w:hAnsi="Times New Roman" w:cs="Times New Roman"/>
          <w:sz w:val="24"/>
          <w:szCs w:val="24"/>
        </w:rPr>
        <w:t>F-I scores were averaged for each skill or ability across Officers and in each B/FA</w:t>
      </w:r>
    </w:p>
    <w:p w14:paraId="2F4A9413" w14:textId="77777777" w:rsidR="006C6852" w:rsidRPr="009616D4" w:rsidRDefault="006C6852" w:rsidP="006C6852">
      <w:pPr>
        <w:spacing w:after="0" w:line="240" w:lineRule="auto"/>
        <w:rPr>
          <w:rFonts w:ascii="Times New Roman" w:eastAsia="SimSun" w:hAnsi="Times New Roman" w:cs="Times New Roman"/>
          <w:sz w:val="24"/>
          <w:szCs w:val="24"/>
        </w:rPr>
      </w:pPr>
      <w:r w:rsidRPr="009616D4">
        <w:rPr>
          <w:rFonts w:ascii="Times New Roman" w:eastAsia="SimSun" w:hAnsi="Times New Roman" w:cs="Times New Roman"/>
          <w:noProof/>
          <w:sz w:val="24"/>
          <w:szCs w:val="24"/>
        </w:rPr>
        <w:drawing>
          <wp:inline distT="0" distB="0" distL="0" distR="0" wp14:anchorId="70F1D626" wp14:editId="3429FDE7">
            <wp:extent cx="5748205" cy="2537460"/>
            <wp:effectExtent l="0" t="0" r="5080" b="0"/>
            <wp:docPr id="10" name="Picture 10" descr="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
                    <pic:cNvPicPr/>
                  </pic:nvPicPr>
                  <pic:blipFill>
                    <a:blip r:embed="rId24"/>
                    <a:stretch>
                      <a:fillRect/>
                    </a:stretch>
                  </pic:blipFill>
                  <pic:spPr>
                    <a:xfrm>
                      <a:off x="0" y="0"/>
                      <a:ext cx="5752684" cy="2539437"/>
                    </a:xfrm>
                    <a:prstGeom prst="rect">
                      <a:avLst/>
                    </a:prstGeom>
                  </pic:spPr>
                </pic:pic>
              </a:graphicData>
            </a:graphic>
          </wp:inline>
        </w:drawing>
      </w:r>
    </w:p>
    <w:p w14:paraId="5B1F6881" w14:textId="77777777" w:rsidR="006C6852" w:rsidRPr="009616D4" w:rsidRDefault="006C6852" w:rsidP="006C6852">
      <w:pPr>
        <w:spacing w:after="0" w:line="240" w:lineRule="auto"/>
        <w:ind w:firstLine="720"/>
        <w:rPr>
          <w:rFonts w:ascii="Times New Roman" w:eastAsia="SimSun" w:hAnsi="Times New Roman" w:cs="Times New Roman"/>
          <w:sz w:val="24"/>
          <w:szCs w:val="24"/>
        </w:rPr>
      </w:pPr>
    </w:p>
    <w:p w14:paraId="5EF90144" w14:textId="77777777" w:rsidR="006C6852" w:rsidRPr="009616D4" w:rsidRDefault="006C6852" w:rsidP="006C6852">
      <w:pPr>
        <w:spacing w:after="0" w:line="240" w:lineRule="auto"/>
        <w:rPr>
          <w:rFonts w:ascii="Times New Roman" w:eastAsia="SimSun" w:hAnsi="Times New Roman" w:cs="Times New Roman"/>
          <w:sz w:val="24"/>
          <w:szCs w:val="24"/>
        </w:rPr>
      </w:pPr>
    </w:p>
    <w:p w14:paraId="11B276D5" w14:textId="77777777" w:rsidR="006C6852" w:rsidRPr="009616D4" w:rsidRDefault="006C6852" w:rsidP="006C6852">
      <w:pPr>
        <w:spacing w:after="0" w:line="240" w:lineRule="auto"/>
        <w:ind w:firstLine="720"/>
        <w:rPr>
          <w:rFonts w:ascii="Times New Roman" w:eastAsia="SimSun" w:hAnsi="Times New Roman" w:cs="Times New Roman"/>
          <w:b/>
          <w:sz w:val="24"/>
          <w:szCs w:val="24"/>
        </w:rPr>
      </w:pPr>
      <w:r w:rsidRPr="009616D4">
        <w:rPr>
          <w:rFonts w:ascii="Times New Roman" w:eastAsia="SimSun" w:hAnsi="Times New Roman" w:cs="Times New Roman"/>
          <w:b/>
          <w:sz w:val="24"/>
          <w:szCs w:val="24"/>
        </w:rPr>
        <w:br w:type="page"/>
      </w:r>
    </w:p>
    <w:p w14:paraId="068576CA" w14:textId="6103B614" w:rsidR="006C6852" w:rsidRDefault="006C6852">
      <w:pPr>
        <w:keepNext/>
        <w:spacing w:after="0" w:line="240" w:lineRule="auto"/>
        <w:jc w:val="center"/>
        <w:outlineLvl w:val="1"/>
        <w:rPr>
          <w:ins w:id="168" w:author="Royston, Ryan P CIV USARMY HQDA ARI (USA)" w:date="2026-05-19T02:34:00Z" w16du:dateUtc="2026-05-19T06:34:00Z"/>
          <w:rFonts w:ascii="Times New Roman" w:eastAsia="SimSun" w:hAnsi="Times New Roman" w:cs="Times New Roman"/>
          <w:b/>
          <w:bCs/>
          <w:iCs/>
          <w:sz w:val="24"/>
          <w:szCs w:val="28"/>
        </w:rPr>
        <w:pPrChange w:id="169" w:author="Royston, Ryan P CIV USARMY HQDA ARI (USA)" w:date="2026-05-19T02:34:00Z" w16du:dateUtc="2026-05-19T06:34:00Z">
          <w:pPr>
            <w:keepNext/>
            <w:spacing w:after="0" w:line="240" w:lineRule="auto"/>
            <w:outlineLvl w:val="1"/>
          </w:pPr>
        </w:pPrChange>
      </w:pPr>
      <w:bookmarkStart w:id="170" w:name="_Toc124931070"/>
      <w:r w:rsidRPr="009616D4">
        <w:rPr>
          <w:rFonts w:ascii="Times New Roman" w:eastAsia="SimSun" w:hAnsi="Times New Roman" w:cs="Times New Roman"/>
          <w:b/>
          <w:bCs/>
          <w:iCs/>
          <w:sz w:val="24"/>
          <w:szCs w:val="28"/>
        </w:rPr>
        <w:lastRenderedPageBreak/>
        <w:t>Appendix C. Additional job requirements questions</w:t>
      </w:r>
      <w:bookmarkEnd w:id="170"/>
      <w:ins w:id="171" w:author="Royston, Ryan P CIV USARMY HQDA ARI (USA)" w:date="2026-05-19T02:36:00Z" w16du:dateUtc="2026-05-19T06:36:00Z">
        <w:r w:rsidR="00CA190A">
          <w:rPr>
            <w:rFonts w:ascii="Times New Roman" w:eastAsia="SimSun" w:hAnsi="Times New Roman" w:cs="Times New Roman"/>
            <w:b/>
            <w:bCs/>
            <w:iCs/>
            <w:sz w:val="24"/>
            <w:szCs w:val="28"/>
          </w:rPr>
          <w:t xml:space="preserve"> (Boyle et al., 2022)</w:t>
        </w:r>
      </w:ins>
    </w:p>
    <w:p w14:paraId="12CF86EB" w14:textId="77777777" w:rsidR="00783B15" w:rsidRPr="009616D4" w:rsidRDefault="00783B15">
      <w:pPr>
        <w:keepNext/>
        <w:spacing w:after="0" w:line="240" w:lineRule="auto"/>
        <w:outlineLvl w:val="1"/>
        <w:rPr>
          <w:rFonts w:ascii="Times New Roman" w:eastAsia="SimSun" w:hAnsi="Times New Roman" w:cs="Times New Roman"/>
          <w:b/>
          <w:bCs/>
          <w:iCs/>
          <w:sz w:val="24"/>
          <w:szCs w:val="28"/>
        </w:rPr>
        <w:pPrChange w:id="172" w:author="Royston, Ryan P CIV USARMY HQDA ARI (USA)" w:date="2026-05-19T02:34:00Z" w16du:dateUtc="2026-05-19T06:34:00Z">
          <w:pPr>
            <w:keepNext/>
            <w:numPr>
              <w:ilvl w:val="1"/>
              <w:numId w:val="1"/>
            </w:numPr>
            <w:tabs>
              <w:tab w:val="num" w:pos="360"/>
            </w:tabs>
            <w:spacing w:after="0" w:line="240" w:lineRule="auto"/>
            <w:ind w:left="360" w:hanging="360"/>
            <w:outlineLvl w:val="1"/>
          </w:pPr>
        </w:pPrChange>
      </w:pPr>
    </w:p>
    <w:p w14:paraId="492AD9B5" w14:textId="77777777" w:rsidR="006C6852" w:rsidRPr="009616D4" w:rsidRDefault="006C6852" w:rsidP="006C6852">
      <w:pPr>
        <w:pBdr>
          <w:top w:val="single" w:sz="4" w:space="1" w:color="auto"/>
          <w:left w:val="single" w:sz="4" w:space="4" w:color="auto"/>
          <w:bottom w:val="single" w:sz="4" w:space="1" w:color="auto"/>
          <w:right w:val="single" w:sz="4" w:space="4" w:color="auto"/>
        </w:pBdr>
        <w:spacing w:after="0" w:line="240" w:lineRule="auto"/>
        <w:ind w:firstLine="720"/>
        <w:jc w:val="center"/>
        <w:rPr>
          <w:rFonts w:ascii="Arial" w:eastAsia="SimSun" w:hAnsi="Arial" w:cs="Arial"/>
          <w:b/>
          <w:sz w:val="24"/>
          <w:szCs w:val="24"/>
        </w:rPr>
      </w:pPr>
      <w:r w:rsidRPr="009616D4">
        <w:rPr>
          <w:rFonts w:ascii="Arial" w:eastAsia="SimSun" w:hAnsi="Arial" w:cs="Arial"/>
          <w:b/>
          <w:sz w:val="24"/>
          <w:szCs w:val="24"/>
        </w:rPr>
        <w:t>Additional Job Requirements</w:t>
      </w:r>
    </w:p>
    <w:p w14:paraId="0BEEC2AF" w14:textId="77777777" w:rsidR="006C6852" w:rsidRPr="009616D4" w:rsidRDefault="006C6852" w:rsidP="006C6852">
      <w:pPr>
        <w:spacing w:before="120" w:after="0" w:line="240" w:lineRule="auto"/>
        <w:ind w:firstLine="720"/>
        <w:jc w:val="both"/>
        <w:rPr>
          <w:rFonts w:ascii="Arial" w:eastAsia="SimSun" w:hAnsi="Arial" w:cs="Arial"/>
          <w:sz w:val="24"/>
          <w:szCs w:val="24"/>
        </w:rPr>
      </w:pPr>
    </w:p>
    <w:p w14:paraId="61AF6374" w14:textId="77777777" w:rsidR="006C6852" w:rsidRPr="009616D4" w:rsidRDefault="006C6852" w:rsidP="006C6852">
      <w:pPr>
        <w:spacing w:before="120" w:after="0" w:line="240" w:lineRule="auto"/>
        <w:ind w:firstLine="720"/>
        <w:jc w:val="both"/>
        <w:rPr>
          <w:rFonts w:ascii="Arial" w:eastAsia="SimSun" w:hAnsi="Arial" w:cs="Arial"/>
          <w:b/>
          <w:sz w:val="24"/>
          <w:szCs w:val="24"/>
        </w:rPr>
      </w:pPr>
      <w:r w:rsidRPr="009616D4">
        <w:rPr>
          <w:rFonts w:ascii="Arial" w:eastAsia="SimSun" w:hAnsi="Arial" w:cs="Arial"/>
          <w:b/>
          <w:sz w:val="24"/>
          <w:szCs w:val="24"/>
        </w:rPr>
        <w:t>Please type your response to each item in the corresponding text box. Please do not include any identifying information.</w:t>
      </w:r>
    </w:p>
    <w:p w14:paraId="2087359B" w14:textId="77777777" w:rsidR="006C6852" w:rsidRPr="009616D4" w:rsidRDefault="006C6852" w:rsidP="006C6852">
      <w:pPr>
        <w:spacing w:before="120" w:after="0" w:line="240" w:lineRule="auto"/>
        <w:ind w:firstLine="720"/>
        <w:jc w:val="both"/>
        <w:rPr>
          <w:rFonts w:ascii="Arial" w:eastAsia="SimSun" w:hAnsi="Arial" w:cs="Arial"/>
          <w:sz w:val="24"/>
          <w:szCs w:val="24"/>
        </w:rPr>
      </w:pPr>
    </w:p>
    <w:p w14:paraId="7E203453" w14:textId="77777777" w:rsidR="006C6852" w:rsidRPr="009616D4" w:rsidRDefault="006C6852" w:rsidP="006C6852">
      <w:pPr>
        <w:numPr>
          <w:ilvl w:val="1"/>
          <w:numId w:val="20"/>
        </w:numPr>
        <w:spacing w:before="120" w:after="0" w:line="240" w:lineRule="auto"/>
        <w:jc w:val="both"/>
        <w:rPr>
          <w:rFonts w:ascii="Arial" w:eastAsia="SimSun" w:hAnsi="Arial" w:cs="Arial"/>
          <w:b/>
          <w:sz w:val="20"/>
          <w:szCs w:val="20"/>
        </w:rPr>
      </w:pPr>
      <w:r w:rsidRPr="009616D4">
        <w:rPr>
          <w:rFonts w:ascii="Arial" w:eastAsia="SimSun" w:hAnsi="Arial" w:cs="Arial"/>
          <w:sz w:val="20"/>
          <w:szCs w:val="20"/>
        </w:rPr>
        <w:t xml:space="preserve">To perform your current job, what formal education, field of study or schooling do you find most useful? </w:t>
      </w:r>
      <w:r w:rsidRPr="009616D4">
        <w:rPr>
          <w:rFonts w:ascii="Arial" w:eastAsia="SimSun" w:hAnsi="Arial" w:cs="Arial"/>
          <w:b/>
          <w:i/>
          <w:sz w:val="20"/>
          <w:szCs w:val="20"/>
        </w:rPr>
        <w:t>[free text box-1500 chrx]</w:t>
      </w:r>
    </w:p>
    <w:p w14:paraId="34845D1F" w14:textId="77777777" w:rsidR="006C6852" w:rsidRPr="009616D4" w:rsidRDefault="006C6852" w:rsidP="006C6852">
      <w:pPr>
        <w:spacing w:before="120" w:after="0" w:line="240" w:lineRule="auto"/>
        <w:ind w:left="1080" w:firstLine="720"/>
        <w:jc w:val="both"/>
        <w:rPr>
          <w:rFonts w:ascii="Arial" w:eastAsia="SimSun" w:hAnsi="Arial" w:cs="Arial"/>
          <w:sz w:val="20"/>
          <w:szCs w:val="20"/>
        </w:rPr>
      </w:pPr>
    </w:p>
    <w:p w14:paraId="54F54999" w14:textId="77777777" w:rsidR="006C6852" w:rsidRPr="009616D4" w:rsidRDefault="006C6852" w:rsidP="006C6852">
      <w:pPr>
        <w:numPr>
          <w:ilvl w:val="1"/>
          <w:numId w:val="20"/>
        </w:numPr>
        <w:spacing w:before="120" w:after="0" w:line="240" w:lineRule="auto"/>
        <w:jc w:val="both"/>
        <w:rPr>
          <w:rFonts w:ascii="Arial" w:eastAsia="SimSun" w:hAnsi="Arial" w:cs="Arial"/>
          <w:sz w:val="20"/>
          <w:szCs w:val="20"/>
        </w:rPr>
      </w:pPr>
      <w:r w:rsidRPr="009616D4">
        <w:rPr>
          <w:rFonts w:ascii="Arial" w:eastAsia="SimSun" w:hAnsi="Arial" w:cs="Arial"/>
          <w:sz w:val="20"/>
          <w:szCs w:val="20"/>
        </w:rPr>
        <w:t>What previous job or career experience best prepared you to perform well in your current job?</w:t>
      </w:r>
      <w:r w:rsidRPr="009616D4">
        <w:rPr>
          <w:rFonts w:ascii="Arial" w:eastAsia="SimSun" w:hAnsi="Arial" w:cs="Arial"/>
          <w:b/>
          <w:i/>
          <w:sz w:val="20"/>
          <w:szCs w:val="20"/>
        </w:rPr>
        <w:t xml:space="preserve"> [free text box-1500 chrx]</w:t>
      </w:r>
    </w:p>
    <w:p w14:paraId="61155C87" w14:textId="77777777" w:rsidR="006C6852" w:rsidRPr="009616D4" w:rsidRDefault="006C6852" w:rsidP="006C6852">
      <w:pPr>
        <w:spacing w:before="120" w:after="0" w:line="240" w:lineRule="auto"/>
        <w:ind w:left="1080" w:firstLine="720"/>
        <w:jc w:val="both"/>
        <w:rPr>
          <w:rFonts w:ascii="Arial" w:eastAsia="SimSun" w:hAnsi="Arial" w:cs="Arial"/>
          <w:sz w:val="20"/>
          <w:szCs w:val="20"/>
        </w:rPr>
      </w:pPr>
    </w:p>
    <w:p w14:paraId="0B8BA11B" w14:textId="77777777" w:rsidR="006C6852" w:rsidRPr="009616D4" w:rsidRDefault="006C6852" w:rsidP="006C6852">
      <w:pPr>
        <w:numPr>
          <w:ilvl w:val="1"/>
          <w:numId w:val="20"/>
        </w:numPr>
        <w:spacing w:before="120" w:after="0" w:line="240" w:lineRule="auto"/>
        <w:jc w:val="both"/>
        <w:rPr>
          <w:rFonts w:ascii="Arial" w:eastAsia="SimSun" w:hAnsi="Arial" w:cs="Arial"/>
          <w:b/>
          <w:i/>
          <w:sz w:val="20"/>
          <w:szCs w:val="20"/>
        </w:rPr>
      </w:pPr>
      <w:r w:rsidRPr="009616D4">
        <w:rPr>
          <w:rFonts w:ascii="Arial" w:eastAsia="SimSun" w:hAnsi="Arial" w:cs="Arial"/>
          <w:sz w:val="20"/>
          <w:szCs w:val="20"/>
        </w:rPr>
        <w:t xml:space="preserve">Please provide any additional comments about the talents, skills, and abilities you believe are necessary to perform your job. </w:t>
      </w:r>
      <w:r w:rsidRPr="009616D4">
        <w:rPr>
          <w:rFonts w:ascii="Arial" w:eastAsia="SimSun" w:hAnsi="Arial" w:cs="Arial"/>
          <w:b/>
          <w:i/>
          <w:sz w:val="20"/>
          <w:szCs w:val="20"/>
        </w:rPr>
        <w:t>[free text box-1500 chrx]</w:t>
      </w:r>
    </w:p>
    <w:p w14:paraId="06B0382B" w14:textId="77777777" w:rsidR="006C6852" w:rsidRPr="009616D4" w:rsidRDefault="006C6852" w:rsidP="006C6852">
      <w:pPr>
        <w:spacing w:after="0" w:line="240" w:lineRule="auto"/>
        <w:ind w:firstLine="720"/>
        <w:rPr>
          <w:rFonts w:ascii="Arial" w:eastAsia="SimSun" w:hAnsi="Arial" w:cs="Arial"/>
          <w:b/>
          <w:i/>
          <w:sz w:val="20"/>
          <w:szCs w:val="20"/>
        </w:rPr>
        <w:sectPr w:rsidR="006C6852" w:rsidRPr="009616D4" w:rsidSect="006C6852">
          <w:type w:val="continuous"/>
          <w:pgSz w:w="12240" w:h="15840" w:code="1"/>
          <w:pgMar w:top="1440" w:right="1800" w:bottom="1440" w:left="1800" w:header="720" w:footer="288" w:gutter="0"/>
          <w:pgNumType w:start="1"/>
          <w:cols w:space="720"/>
          <w:docGrid w:linePitch="360"/>
        </w:sectPr>
      </w:pPr>
      <w:r w:rsidRPr="009616D4">
        <w:rPr>
          <w:rFonts w:ascii="Arial" w:eastAsia="SimSun" w:hAnsi="Arial" w:cs="Arial"/>
          <w:b/>
          <w:i/>
          <w:sz w:val="20"/>
          <w:szCs w:val="20"/>
        </w:rPr>
        <w:br w:type="page"/>
      </w:r>
    </w:p>
    <w:p w14:paraId="3167754E" w14:textId="77777777" w:rsidR="006C6852" w:rsidRPr="009616D4" w:rsidRDefault="006C6852" w:rsidP="006C6852">
      <w:pPr>
        <w:spacing w:after="0" w:line="240" w:lineRule="auto"/>
        <w:ind w:firstLine="720"/>
        <w:rPr>
          <w:rFonts w:ascii="Arial" w:eastAsia="SimSun" w:hAnsi="Arial" w:cs="Arial"/>
          <w:b/>
          <w:i/>
          <w:sz w:val="20"/>
          <w:szCs w:val="20"/>
        </w:rPr>
      </w:pPr>
    </w:p>
    <w:p w14:paraId="690C0734" w14:textId="77777777" w:rsidR="006C6852" w:rsidRDefault="006C6852" w:rsidP="00CA190A">
      <w:pPr>
        <w:keepNext/>
        <w:spacing w:after="0" w:line="240" w:lineRule="auto"/>
        <w:jc w:val="center"/>
        <w:outlineLvl w:val="1"/>
        <w:rPr>
          <w:ins w:id="173" w:author="Royston, Ryan P CIV USARMY HQDA ARI (USA)" w:date="2026-05-19T02:36:00Z" w16du:dateUtc="2026-05-19T06:36:00Z"/>
          <w:rFonts w:ascii="Times New Roman" w:eastAsia="SimSun" w:hAnsi="Times New Roman" w:cs="Times New Roman"/>
          <w:b/>
          <w:bCs/>
          <w:iCs/>
          <w:sz w:val="24"/>
          <w:szCs w:val="28"/>
        </w:rPr>
      </w:pPr>
      <w:bookmarkStart w:id="174" w:name="_Hlk131689710"/>
      <w:bookmarkStart w:id="175" w:name="_Toc124931071"/>
      <w:r w:rsidRPr="009616D4">
        <w:rPr>
          <w:rFonts w:ascii="Times New Roman" w:eastAsia="SimSun" w:hAnsi="Times New Roman" w:cs="Times New Roman"/>
          <w:b/>
          <w:bCs/>
          <w:iCs/>
          <w:sz w:val="24"/>
          <w:szCs w:val="28"/>
        </w:rPr>
        <w:t>Appendix D</w:t>
      </w:r>
      <w:bookmarkEnd w:id="174"/>
      <w:r w:rsidRPr="009616D4">
        <w:rPr>
          <w:rFonts w:ascii="Times New Roman" w:eastAsia="SimSun" w:hAnsi="Times New Roman" w:cs="Times New Roman"/>
          <w:b/>
          <w:bCs/>
          <w:iCs/>
          <w:sz w:val="24"/>
          <w:szCs w:val="28"/>
        </w:rPr>
        <w:t>. Co-occurrence analysis of code and themes</w:t>
      </w:r>
      <w:bookmarkEnd w:id="175"/>
    </w:p>
    <w:p w14:paraId="463C38D1" w14:textId="77777777" w:rsidR="00CA190A" w:rsidRPr="009616D4" w:rsidRDefault="00CA190A">
      <w:pPr>
        <w:keepNext/>
        <w:spacing w:after="0" w:line="240" w:lineRule="auto"/>
        <w:jc w:val="center"/>
        <w:outlineLvl w:val="1"/>
        <w:rPr>
          <w:rFonts w:ascii="Times New Roman" w:eastAsia="SimSun" w:hAnsi="Times New Roman" w:cs="Times New Roman"/>
          <w:b/>
          <w:bCs/>
          <w:iCs/>
          <w:sz w:val="24"/>
          <w:szCs w:val="28"/>
        </w:rPr>
        <w:pPrChange w:id="176" w:author="Royston, Ryan P CIV USARMY HQDA ARI (USA)" w:date="2026-05-19T02:36:00Z" w16du:dateUtc="2026-05-19T06:36:00Z">
          <w:pPr>
            <w:keepNext/>
            <w:numPr>
              <w:ilvl w:val="1"/>
              <w:numId w:val="1"/>
            </w:numPr>
            <w:tabs>
              <w:tab w:val="num" w:pos="360"/>
            </w:tabs>
            <w:spacing w:after="0" w:line="240" w:lineRule="auto"/>
            <w:ind w:left="360" w:hanging="360"/>
            <w:outlineLvl w:val="1"/>
          </w:pPr>
        </w:pPrChange>
      </w:pPr>
    </w:p>
    <w:p w14:paraId="0D7D35E1" w14:textId="77777777" w:rsidR="006C6852" w:rsidRPr="009616D4" w:rsidRDefault="006C6852" w:rsidP="006C6852">
      <w:pPr>
        <w:spacing w:after="0" w:line="240" w:lineRule="auto"/>
        <w:rPr>
          <w:rFonts w:ascii="Times New Roman" w:eastAsia="SimSun" w:hAnsi="Times New Roman" w:cs="Times New Roman"/>
          <w:sz w:val="24"/>
          <w:szCs w:val="24"/>
        </w:rPr>
      </w:pPr>
      <w:r w:rsidRPr="009616D4">
        <w:rPr>
          <w:rFonts w:ascii="Times New Roman" w:eastAsia="SimSun" w:hAnsi="Times New Roman" w:cs="Times New Roman"/>
          <w:noProof/>
          <w:sz w:val="24"/>
          <w:szCs w:val="24"/>
        </w:rPr>
        <w:drawing>
          <wp:inline distT="0" distB="0" distL="0" distR="0" wp14:anchorId="1AB567F5" wp14:editId="4C8F112A">
            <wp:extent cx="9007799" cy="2783660"/>
            <wp:effectExtent l="0" t="0" r="3175" b="0"/>
            <wp:docPr id="8" name="Picture 8" descr="Graphical user interface, tex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
                    <pic:cNvPicPr/>
                  </pic:nvPicPr>
                  <pic:blipFill>
                    <a:blip r:embed="rId25">
                      <a:extLst>
                        <a:ext uri="{28A0092B-C50C-407E-A947-70E740481C1C}">
                          <a14:useLocalDpi xmlns:a14="http://schemas.microsoft.com/office/drawing/2010/main" val="0"/>
                        </a:ext>
                      </a:extLst>
                    </a:blip>
                    <a:stretch>
                      <a:fillRect/>
                    </a:stretch>
                  </pic:blipFill>
                  <pic:spPr>
                    <a:xfrm>
                      <a:off x="0" y="0"/>
                      <a:ext cx="9030914" cy="2790803"/>
                    </a:xfrm>
                    <a:prstGeom prst="rect">
                      <a:avLst/>
                    </a:prstGeom>
                  </pic:spPr>
                </pic:pic>
              </a:graphicData>
            </a:graphic>
          </wp:inline>
        </w:drawing>
      </w:r>
    </w:p>
    <w:p w14:paraId="1788A001" w14:textId="77777777" w:rsidR="006C6852" w:rsidRPr="009616D4" w:rsidRDefault="006C6852" w:rsidP="006C6852">
      <w:pPr>
        <w:spacing w:line="240" w:lineRule="auto"/>
        <w:rPr>
          <w:rFonts w:ascii="Times New Roman" w:hAnsi="Times New Roman" w:cs="Times New Roman"/>
        </w:rPr>
      </w:pPr>
    </w:p>
    <w:p w14:paraId="6F6F00BB" w14:textId="77777777" w:rsidR="006C6852" w:rsidRPr="006E74C2" w:rsidRDefault="006C6852" w:rsidP="006C6852">
      <w:pPr>
        <w:sectPr w:rsidR="006C6852" w:rsidRPr="006E74C2" w:rsidSect="006C6852">
          <w:footerReference w:type="default" r:id="rId26"/>
          <w:type w:val="continuous"/>
          <w:pgSz w:w="15840" w:h="12240" w:orient="landscape" w:code="1"/>
          <w:pgMar w:top="1800" w:right="1440" w:bottom="1800" w:left="1440" w:header="720" w:footer="288" w:gutter="0"/>
          <w:pgNumType w:start="1"/>
          <w:cols w:space="720"/>
          <w:docGrid w:linePitch="360"/>
        </w:sectPr>
      </w:pPr>
    </w:p>
    <w:p w14:paraId="107BF2E2" w14:textId="77777777" w:rsidR="006C6852" w:rsidRPr="006E74C2" w:rsidRDefault="006C6852">
      <w:pPr>
        <w:pStyle w:val="Heading2"/>
        <w:jc w:val="center"/>
        <w:rPr>
          <w:b w:val="0"/>
          <w:bCs w:val="0"/>
        </w:rPr>
        <w:pPrChange w:id="177" w:author="Royston, Ryan P CIV USARMY HQDA ARI (USA)" w:date="2026-05-19T02:37:00Z" w16du:dateUtc="2026-05-19T06:37:00Z">
          <w:pPr>
            <w:pStyle w:val="Heading2"/>
          </w:pPr>
        </w:pPrChange>
      </w:pPr>
      <w:r w:rsidRPr="006E74C2">
        <w:rPr>
          <w:bCs w:val="0"/>
        </w:rPr>
        <w:lastRenderedPageBreak/>
        <w:t>Appendix E. Technical details of how search operator works</w:t>
      </w:r>
    </w:p>
    <w:p w14:paraId="37F91AE9" w14:textId="77777777" w:rsidR="00CA190A" w:rsidRDefault="00CA190A" w:rsidP="006C6852">
      <w:pPr>
        <w:spacing w:after="0" w:line="240" w:lineRule="auto"/>
        <w:rPr>
          <w:ins w:id="178" w:author="Royston, Ryan P CIV USARMY HQDA ARI (USA)" w:date="2026-05-19T02:37:00Z" w16du:dateUtc="2026-05-19T06:37:00Z"/>
          <w:rFonts w:ascii="Times New Roman" w:hAnsi="Times New Roman" w:cs="Times New Roman"/>
          <w:sz w:val="24"/>
          <w:szCs w:val="24"/>
        </w:rPr>
      </w:pPr>
    </w:p>
    <w:p w14:paraId="7E217FC5" w14:textId="2CE2651D" w:rsidR="006C6852" w:rsidRPr="006E74C2" w:rsidRDefault="006C6852" w:rsidP="006C685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We used regular search expression (</w:t>
      </w:r>
      <w:del w:id="6001" w:author="Hermes Agent (APA Review)" w:date="2026-08-31T00:00:00Z">
        <w:r>
          <w:rPr>
            <w:rFonts w:ascii="Times New Roman" w:hAnsi="Times New Roman" w:cs="Times New Roman"/>
            <w:sz w:val="24"/>
            <w:szCs w:val="24"/>
          </w:rPr>
          <w:delText xml:space="preserve">which the main</w:delText>
        </w:r>
      </w:del>
      <w:ins w:id="6002" w:author="Hermes Agent (APA Review)" w:date="2026-08-31T00:00:00Z">
        <w:r>
          <w:rPr>
            <w:rFonts w:ascii="Times New Roman" w:hAnsi="Times New Roman" w:cs="Times New Roman"/>
            <w:sz w:val="24"/>
            <w:szCs w:val="24"/>
          </w:rPr>
          <w:t xml:space="preserve">which is the main</w:t>
        </w:r>
      </w:ins>
      <w:r>
        <w:rPr>
          <w:rFonts w:ascii="Times New Roman" w:hAnsi="Times New Roman" w:cs="Times New Roman"/>
          <w:sz w:val="24"/>
          <w:szCs w:val="24"/>
        </w:rPr>
        <w:t xml:space="preserve"> technique </w:t>
      </w:r>
      <w:del w:id="6003" w:author="Hermes Agent (APA Review)" w:date="2026-08-31T00:00:00Z">
        <w:r>
          <w:rPr>
            <w:rFonts w:ascii="Times New Roman" w:hAnsi="Times New Roman" w:cs="Times New Roman"/>
            <w:sz w:val="24"/>
            <w:szCs w:val="24"/>
          </w:rPr>
          <w:delText xml:space="preserve">that support</w:delText>
        </w:r>
      </w:del>
      <w:ins w:id="6004" w:author="Hermes Agent (APA Review)" w:date="2026-08-31T00:00:00Z">
        <w:r>
          <w:rPr>
            <w:rFonts w:ascii="Times New Roman" w:hAnsi="Times New Roman" w:cs="Times New Roman"/>
            <w:sz w:val="24"/>
            <w:szCs w:val="24"/>
          </w:rPr>
          <w:t xml:space="preserve">that supports</w:t>
        </w:r>
      </w:ins>
      <w:r>
        <w:rPr>
          <w:rFonts w:ascii="Times New Roman" w:hAnsi="Times New Roman" w:cs="Times New Roman"/>
          <w:sz w:val="24"/>
          <w:szCs w:val="24"/>
        </w:rPr>
        <w:t xml:space="preserve"> our Auto coding functions; also known as search operator or Regular expression operators RegEx).  Although </w:t>
      </w:r>
      <w:del w:id="6005" w:author="Hermes Agent (APA Review)" w:date="2026-08-31T00:00:00Z">
        <w:r>
          <w:rPr>
            <w:rFonts w:ascii="Times New Roman" w:hAnsi="Times New Roman" w:cs="Times New Roman"/>
            <w:sz w:val="24"/>
            <w:szCs w:val="24"/>
          </w:rPr>
          <w:delText xml:space="preserve">there is different</w:delText>
        </w:r>
      </w:del>
      <w:ins w:id="6006" w:author="Hermes Agent (APA Review)" w:date="2026-08-31T00:00:00Z">
        <w:r>
          <w:rPr>
            <w:rFonts w:ascii="Times New Roman" w:hAnsi="Times New Roman" w:cs="Times New Roman"/>
            <w:sz w:val="24"/>
            <w:szCs w:val="24"/>
          </w:rPr>
          <w:t xml:space="preserve">there are different</w:t>
        </w:r>
      </w:ins>
      <w:r>
        <w:rPr>
          <w:rFonts w:ascii="Times New Roman" w:hAnsi="Times New Roman" w:cs="Times New Roman"/>
          <w:sz w:val="24"/>
          <w:szCs w:val="24"/>
        </w:rPr>
        <w:t xml:space="preserve"/>
      </w:r>
      <w:del w:id="6007" w:author="Hermes Agent (APA Review)" w:date="2026-08-31T00:00:00Z">
        <w:r>
          <w:rPr>
            <w:rFonts w:ascii="Times New Roman" w:hAnsi="Times New Roman" w:cs="Times New Roman"/>
            <w:sz w:val="24"/>
            <w:szCs w:val="24"/>
          </w:rPr>
          <w:delText xml:space="preserve">different variation</w:delText>
        </w:r>
      </w:del>
      <w:ins w:id="6008" w:author="Hermes Agent (APA Review)" w:date="2026-08-31T00:00:00Z">
        <w:r>
          <w:rPr>
            <w:rFonts w:ascii="Times New Roman" w:hAnsi="Times New Roman" w:cs="Times New Roman"/>
            <w:sz w:val="24"/>
            <w:szCs w:val="24"/>
          </w:rPr>
          <w:t xml:space="preserve">different variations</w:t>
        </w:r>
      </w:ins>
      <w:r>
        <w:rPr>
          <w:rFonts w:ascii="Times New Roman" w:hAnsi="Times New Roman" w:cs="Times New Roman"/>
          <w:sz w:val="24"/>
          <w:szCs w:val="24"/>
        </w:rPr>
        <w:t xml:space="preserve"> of the operator, our main Search Expression operator using construct name as the starting point, add different variation of the verb and most of the variation from the Thesaurus (Psychological Association, 2023) then use it to program Search Expression operator then applied to coding themes. </w:t>
      </w:r>
    </w:p>
    <w:p w14:paraId="662FA731" w14:textId="77777777" w:rsidR="006C6852" w:rsidRPr="006E74C2" w:rsidRDefault="006C6852" w:rsidP="006C6852">
      <w:pPr>
        <w:spacing w:after="0" w:line="240" w:lineRule="auto"/>
        <w:rPr>
          <w:rFonts w:ascii="Times New Roman" w:hAnsi="Times New Roman" w:cs="Times New Roman"/>
          <w:sz w:val="24"/>
          <w:szCs w:val="24"/>
        </w:rPr>
      </w:pPr>
    </w:p>
    <w:p w14:paraId="4D2E021A" w14:textId="77777777" w:rsidR="006C6852" w:rsidRPr="006E74C2" w:rsidRDefault="006C6852" w:rsidP="006C6852">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 xml:space="preserve">A search expression operators allow you to search for specific patterns, instead of individual terms or phrases. Using operators, you can perform pattern matching to search for particular strings of characters, instead of constructing numerous literal search queries. Our operators employ metacharacters in conjunction with a search engine to retrieve specific patterns. For example, "\d" in a regular expression is a metacharacter that represents a digit character, rather than the literal character "d." With regular expressions, you can search for various character patterns, such as construct numbers, patent numbers, URLs, email addresses, Bates numbers, and more. </w:t>
      </w:r>
      <w:r w:rsidRPr="00634CAC">
        <w:rPr>
          <w:rFonts w:ascii="Times New Roman" w:hAnsi="Times New Roman" w:cs="Times New Roman"/>
          <w:sz w:val="24"/>
          <w:szCs w:val="24"/>
        </w:rPr>
        <w:t xml:space="preserve">For e.g., for KSB name IT program &amp; Systems which is a </w:t>
      </w:r>
      <w:r w:rsidRPr="006E74C2">
        <w:rPr>
          <w:rFonts w:ascii="Times New Roman" w:hAnsi="Times New Roman" w:cs="Times New Roman"/>
          <w:sz w:val="24"/>
          <w:szCs w:val="24"/>
        </w:rPr>
        <w:t>ultra-low</w:t>
      </w:r>
      <w:r w:rsidRPr="00634CAC">
        <w:rPr>
          <w:rFonts w:ascii="Times New Roman" w:hAnsi="Times New Roman" w:cs="Times New Roman"/>
          <w:sz w:val="24"/>
          <w:szCs w:val="24"/>
        </w:rPr>
        <w:t xml:space="preserve"> response rate </w:t>
      </w:r>
      <w:r w:rsidRPr="006E74C2">
        <w:rPr>
          <w:rFonts w:ascii="Times New Roman" w:hAnsi="Times New Roman" w:cs="Times New Roman"/>
          <w:sz w:val="24"/>
          <w:szCs w:val="24"/>
        </w:rPr>
        <w:t xml:space="preserve">from qualitative analysis </w:t>
      </w:r>
      <w:r w:rsidRPr="00634CAC">
        <w:rPr>
          <w:rFonts w:ascii="Times New Roman" w:hAnsi="Times New Roman" w:cs="Times New Roman"/>
          <w:sz w:val="24"/>
          <w:szCs w:val="24"/>
        </w:rPr>
        <w:t xml:space="preserve">and a lot of soldiers </w:t>
      </w:r>
      <w:r w:rsidRPr="006E74C2">
        <w:rPr>
          <w:rFonts w:ascii="Times New Roman" w:hAnsi="Times New Roman" w:cs="Times New Roman"/>
          <w:sz w:val="24"/>
          <w:szCs w:val="24"/>
        </w:rPr>
        <w:t>responded with low response rate</w:t>
      </w:r>
      <w:r w:rsidRPr="00634CAC">
        <w:rPr>
          <w:rFonts w:ascii="Times New Roman" w:hAnsi="Times New Roman" w:cs="Times New Roman"/>
          <w:sz w:val="24"/>
          <w:szCs w:val="24"/>
        </w:rPr>
        <w:t xml:space="preserve">. For us to cover this particular </w:t>
      </w:r>
      <w:r w:rsidRPr="006E74C2">
        <w:rPr>
          <w:rFonts w:ascii="Times New Roman" w:hAnsi="Times New Roman" w:cs="Times New Roman"/>
          <w:sz w:val="24"/>
          <w:szCs w:val="24"/>
        </w:rPr>
        <w:t>low response</w:t>
      </w:r>
      <w:r w:rsidRPr="00634CAC">
        <w:rPr>
          <w:rFonts w:ascii="Times New Roman" w:hAnsi="Times New Roman" w:cs="Times New Roman"/>
          <w:sz w:val="24"/>
          <w:szCs w:val="24"/>
        </w:rPr>
        <w:t xml:space="preserve"> construct, we have to design operators more complete.</w:t>
      </w:r>
      <w:r w:rsidRPr="006E74C2">
        <w:rPr>
          <w:rFonts w:ascii="Times New Roman" w:hAnsi="Times New Roman" w:cs="Times New Roman"/>
          <w:sz w:val="24"/>
          <w:szCs w:val="24"/>
        </w:rPr>
        <w:t xml:space="preserve"> Such as</w:t>
      </w:r>
      <w:r w:rsidRPr="00634CAC">
        <w:rPr>
          <w:rFonts w:ascii="Times New Roman" w:hAnsi="Times New Roman" w:cs="Times New Roman"/>
          <w:sz w:val="24"/>
          <w:szCs w:val="24"/>
        </w:rPr>
        <w:t xml:space="preserve"> </w:t>
      </w:r>
    </w:p>
    <w:p w14:paraId="79139095" w14:textId="77777777" w:rsidR="006C6852" w:rsidRPr="00634CAC" w:rsidRDefault="006C6852" w:rsidP="006C6852">
      <w:pPr>
        <w:spacing w:after="0" w:line="240" w:lineRule="auto"/>
        <w:rPr>
          <w:rFonts w:ascii="Times New Roman" w:hAnsi="Times New Roman" w:cs="Times New Roman"/>
          <w:sz w:val="24"/>
          <w:szCs w:val="24"/>
        </w:rPr>
      </w:pPr>
    </w:p>
    <w:p w14:paraId="7E9EAEF8" w14:textId="77777777" w:rsidR="006C6852" w:rsidRPr="006E74C2" w:rsidRDefault="006C6852" w:rsidP="006C6852">
      <w:pPr>
        <w:spacing w:after="0" w:line="240" w:lineRule="auto"/>
        <w:jc w:val="center"/>
        <w:rPr>
          <w:rFonts w:ascii="Times New Roman" w:hAnsi="Times New Roman" w:cs="Times New Roman"/>
          <w:b/>
          <w:bCs/>
          <w:sz w:val="24"/>
          <w:szCs w:val="24"/>
        </w:rPr>
      </w:pPr>
      <w:r w:rsidRPr="006E74C2">
        <w:rPr>
          <w:rFonts w:ascii="Times New Roman" w:hAnsi="Times New Roman" w:cs="Times New Roman"/>
          <w:b/>
          <w:bCs/>
          <w:sz w:val="24"/>
          <w:szCs w:val="24"/>
        </w:rPr>
        <w:t>EXPERTISEitprogramNsystems</w:t>
      </w:r>
      <w:r w:rsidRPr="00634CAC">
        <w:rPr>
          <w:rFonts w:ascii="Times New Roman" w:hAnsi="Times New Roman" w:cs="Times New Roman"/>
          <w:b/>
          <w:bCs/>
          <w:sz w:val="24"/>
          <w:szCs w:val="24"/>
        </w:rPr>
        <w:t>:=IT|Internet|programing|"computer language*"|IT-related|"support IT"</w:t>
      </w:r>
    </w:p>
    <w:p w14:paraId="28AB5043" w14:textId="77777777" w:rsidR="006C6852" w:rsidRPr="00634CAC" w:rsidRDefault="006C6852" w:rsidP="006C6852">
      <w:pPr>
        <w:spacing w:after="0" w:line="240" w:lineRule="auto"/>
        <w:jc w:val="center"/>
        <w:rPr>
          <w:rFonts w:ascii="Times New Roman" w:hAnsi="Times New Roman" w:cs="Times New Roman"/>
          <w:sz w:val="24"/>
          <w:szCs w:val="24"/>
        </w:rPr>
      </w:pPr>
    </w:p>
    <w:p w14:paraId="4F32F108" w14:textId="77777777" w:rsidR="006C6852" w:rsidRPr="00634CAC" w:rsidRDefault="006C6852" w:rsidP="006C6852">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The above example w</w:t>
      </w:r>
      <w:r w:rsidRPr="00634CAC">
        <w:rPr>
          <w:rFonts w:ascii="Times New Roman" w:hAnsi="Times New Roman" w:cs="Times New Roman"/>
          <w:sz w:val="24"/>
          <w:szCs w:val="24"/>
        </w:rPr>
        <w:t xml:space="preserve">hich includes, </w:t>
      </w:r>
      <w:r w:rsidRPr="006E74C2">
        <w:rPr>
          <w:rFonts w:ascii="Times New Roman" w:hAnsi="Times New Roman" w:cs="Times New Roman"/>
          <w:sz w:val="24"/>
          <w:szCs w:val="24"/>
        </w:rPr>
        <w:t xml:space="preserve">couple syntax to include specific keywords or phrases that that typical search engine should be looking for. These include </w:t>
      </w:r>
      <w:r w:rsidRPr="00634CAC">
        <w:rPr>
          <w:rFonts w:ascii="Times New Roman" w:hAnsi="Times New Roman" w:cs="Times New Roman"/>
          <w:sz w:val="24"/>
          <w:szCs w:val="24"/>
        </w:rPr>
        <w:t>include "IT," "Internet," "programming," "computer language," and "IT-related." Additionally, there is a boolean expression being used to narrow down the results to only those items that are related to "support IT."</w:t>
      </w:r>
    </w:p>
    <w:p w14:paraId="70559FD0" w14:textId="77777777" w:rsidR="006C6852" w:rsidRPr="00634CAC" w:rsidRDefault="006C6852" w:rsidP="006C6852">
      <w:pPr>
        <w:spacing w:after="0" w:line="240" w:lineRule="auto"/>
        <w:rPr>
          <w:rFonts w:ascii="Times New Roman" w:hAnsi="Times New Roman" w:cs="Times New Roman"/>
          <w:sz w:val="24"/>
          <w:szCs w:val="24"/>
        </w:rPr>
      </w:pPr>
    </w:p>
    <w:p w14:paraId="1FE0DB96" w14:textId="77777777" w:rsidR="006C6852" w:rsidRPr="006E74C2" w:rsidRDefault="006C6852" w:rsidP="006C6852">
      <w:pPr>
        <w:spacing w:after="0" w:line="240" w:lineRule="auto"/>
        <w:rPr>
          <w:rFonts w:ascii="Times New Roman" w:hAnsi="Times New Roman" w:cs="Times New Roman"/>
          <w:sz w:val="24"/>
          <w:szCs w:val="24"/>
        </w:rPr>
      </w:pPr>
      <w:r w:rsidRPr="00634CAC">
        <w:rPr>
          <w:rFonts w:ascii="Times New Roman" w:hAnsi="Times New Roman" w:cs="Times New Roman"/>
          <w:sz w:val="24"/>
          <w:szCs w:val="24"/>
        </w:rPr>
        <w:t>The colon (:) operator is used to indicate that the subsequent keywords are part of a filter expression. In this case, the filter expression being used is</w:t>
      </w:r>
      <w:r w:rsidRPr="006E74C2">
        <w:rPr>
          <w:rFonts w:ascii="Times New Roman" w:hAnsi="Times New Roman" w:cs="Times New Roman"/>
          <w:sz w:val="24"/>
          <w:szCs w:val="24"/>
        </w:rPr>
        <w:t xml:space="preserve"> </w:t>
      </w:r>
      <w:r w:rsidRPr="00634CAC">
        <w:rPr>
          <w:rFonts w:ascii="Times New Roman" w:hAnsi="Times New Roman" w:cs="Times New Roman"/>
          <w:sz w:val="24"/>
          <w:szCs w:val="24"/>
        </w:rPr>
        <w:t>EXPERTISEitprogramNsystems," which could be used to filter search results based on specific areas of expertise or business experience.</w:t>
      </w:r>
      <w:r w:rsidRPr="006E74C2">
        <w:rPr>
          <w:rFonts w:ascii="Times New Roman" w:hAnsi="Times New Roman" w:cs="Times New Roman"/>
          <w:sz w:val="24"/>
          <w:szCs w:val="24"/>
        </w:rPr>
        <w:t xml:space="preserve"> </w:t>
      </w:r>
    </w:p>
    <w:p w14:paraId="1054C810" w14:textId="77777777" w:rsidR="006C6852" w:rsidRPr="006E74C2" w:rsidRDefault="006C6852" w:rsidP="006C6852">
      <w:pPr>
        <w:spacing w:after="0" w:line="240" w:lineRule="auto"/>
        <w:rPr>
          <w:rFonts w:ascii="Times New Roman" w:hAnsi="Times New Roman" w:cs="Times New Roman"/>
          <w:sz w:val="24"/>
          <w:szCs w:val="24"/>
        </w:rPr>
      </w:pPr>
    </w:p>
    <w:p w14:paraId="1F8BB4A1" w14:textId="77777777" w:rsidR="006C6852" w:rsidRPr="00634CAC" w:rsidRDefault="006C6852" w:rsidP="006C6852">
      <w:pPr>
        <w:spacing w:after="0" w:line="240" w:lineRule="auto"/>
        <w:rPr>
          <w:rFonts w:ascii="Times New Roman" w:hAnsi="Times New Roman" w:cs="Times New Roman"/>
          <w:sz w:val="24"/>
          <w:szCs w:val="24"/>
        </w:rPr>
      </w:pPr>
      <w:r w:rsidRPr="00634CAC">
        <w:rPr>
          <w:rFonts w:ascii="Times New Roman" w:hAnsi="Times New Roman" w:cs="Times New Roman"/>
          <w:sz w:val="24"/>
          <w:szCs w:val="24"/>
        </w:rPr>
        <w:t>The pipe (|) operator is used to separate different search terms, indicating that the search engine should look for items that include any of the listed terms.</w:t>
      </w:r>
    </w:p>
    <w:p w14:paraId="4D9D3B69" w14:textId="77777777" w:rsidR="006C6852" w:rsidRPr="00634CAC" w:rsidRDefault="006C6852" w:rsidP="006C6852">
      <w:pPr>
        <w:spacing w:after="0" w:line="240" w:lineRule="auto"/>
        <w:rPr>
          <w:rFonts w:ascii="Times New Roman" w:hAnsi="Times New Roman" w:cs="Times New Roman"/>
          <w:sz w:val="24"/>
          <w:szCs w:val="24"/>
        </w:rPr>
      </w:pPr>
    </w:p>
    <w:p w14:paraId="23FD0A75" w14:textId="77777777" w:rsidR="006C6852" w:rsidRPr="00634CAC" w:rsidRDefault="006C6852" w:rsidP="006C6852">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 xml:space="preserve">The other Boolean expression we used in our auto coding strategy include: </w:t>
      </w:r>
      <w:r w:rsidRPr="00634CAC">
        <w:rPr>
          <w:rFonts w:ascii="Times New Roman" w:hAnsi="Times New Roman" w:cs="Times New Roman"/>
          <w:sz w:val="24"/>
          <w:szCs w:val="24"/>
        </w:rPr>
        <w:t xml:space="preserve">The asterisk () character is used as a wildcard to match zero or more characters, while the question mark (?) is used to match a single character. </w:t>
      </w:r>
      <w:r w:rsidRPr="006E74C2">
        <w:rPr>
          <w:rFonts w:ascii="Times New Roman" w:hAnsi="Times New Roman" w:cs="Times New Roman"/>
          <w:sz w:val="24"/>
          <w:szCs w:val="24"/>
        </w:rPr>
        <w:t xml:space="preserve">These asterisk character is </w:t>
      </w:r>
      <w:r w:rsidRPr="00634CAC">
        <w:rPr>
          <w:rFonts w:ascii="Times New Roman" w:hAnsi="Times New Roman" w:cs="Times New Roman"/>
          <w:sz w:val="24"/>
          <w:szCs w:val="24"/>
        </w:rPr>
        <w:t xml:space="preserve">used in search queries to match strings that include a given pattern of characters. </w:t>
      </w:r>
      <w:r w:rsidRPr="006E74C2">
        <w:rPr>
          <w:rFonts w:ascii="Times New Roman" w:hAnsi="Times New Roman" w:cs="Times New Roman"/>
          <w:sz w:val="24"/>
          <w:szCs w:val="24"/>
        </w:rPr>
        <w:t xml:space="preserve"> </w:t>
      </w:r>
      <w:r w:rsidRPr="00634CAC">
        <w:rPr>
          <w:rFonts w:ascii="Times New Roman" w:hAnsi="Times New Roman" w:cs="Times New Roman"/>
          <w:sz w:val="24"/>
          <w:szCs w:val="24"/>
        </w:rPr>
        <w:t>For example, the search query "progr" would match items that include words such as "program", "programming", "programmer", and so on. Similarly, the search query "comp??er" would match items that include words such as "computer", "comparer", and so on.</w:t>
      </w:r>
    </w:p>
    <w:p w14:paraId="3D86DFC7" w14:textId="77777777" w:rsidR="006C6852" w:rsidRPr="00634CAC" w:rsidRDefault="006C6852" w:rsidP="006C6852">
      <w:pPr>
        <w:spacing w:after="0" w:line="240" w:lineRule="auto"/>
        <w:rPr>
          <w:rFonts w:ascii="Times New Roman" w:hAnsi="Times New Roman" w:cs="Times New Roman"/>
          <w:sz w:val="24"/>
          <w:szCs w:val="24"/>
        </w:rPr>
      </w:pPr>
    </w:p>
    <w:p w14:paraId="7A43B4C0" w14:textId="77777777" w:rsidR="006C6852" w:rsidRPr="00634CAC" w:rsidRDefault="006C6852" w:rsidP="006C6852">
      <w:pPr>
        <w:spacing w:after="0" w:line="240" w:lineRule="auto"/>
        <w:rPr>
          <w:rFonts w:ascii="Times New Roman" w:hAnsi="Times New Roman" w:cs="Times New Roman"/>
          <w:sz w:val="24"/>
          <w:szCs w:val="24"/>
        </w:rPr>
      </w:pPr>
      <w:r w:rsidRPr="00634CAC">
        <w:rPr>
          <w:rFonts w:ascii="Times New Roman" w:hAnsi="Times New Roman" w:cs="Times New Roman"/>
          <w:sz w:val="24"/>
          <w:szCs w:val="24"/>
        </w:rPr>
        <w:t xml:space="preserve">Proximity operators are </w:t>
      </w:r>
      <w:r w:rsidRPr="006E74C2">
        <w:rPr>
          <w:rFonts w:ascii="Times New Roman" w:hAnsi="Times New Roman" w:cs="Times New Roman"/>
          <w:sz w:val="24"/>
          <w:szCs w:val="24"/>
        </w:rPr>
        <w:t xml:space="preserve">also </w:t>
      </w:r>
      <w:r w:rsidRPr="00634CAC">
        <w:rPr>
          <w:rFonts w:ascii="Times New Roman" w:hAnsi="Times New Roman" w:cs="Times New Roman"/>
          <w:sz w:val="24"/>
          <w:szCs w:val="24"/>
        </w:rPr>
        <w:t>used to search for items where two or more search terms are located near each other in the text. For example, the "NEAR" operator would find items where two search terms appear within a certain number of words of each other. The "ADJ" operator would find items where two search terms appear right next to each other with no other words in between. For example, the search query "apple NEAR/3 pie" would match items that include the word "apple" within three words of the word "pie". The search query "apple ADJ pie" would only match items where the words "apple" and "pie" appear directly next to each other.</w:t>
      </w:r>
    </w:p>
    <w:p w14:paraId="127A1354" w14:textId="77777777" w:rsidR="006C6852" w:rsidRPr="00634CAC" w:rsidRDefault="006C6852" w:rsidP="006C6852">
      <w:pPr>
        <w:spacing w:after="0" w:line="240" w:lineRule="auto"/>
        <w:rPr>
          <w:rFonts w:ascii="Times New Roman" w:hAnsi="Times New Roman" w:cs="Times New Roman"/>
          <w:sz w:val="24"/>
          <w:szCs w:val="24"/>
        </w:rPr>
      </w:pPr>
    </w:p>
    <w:p w14:paraId="70442E71" w14:textId="77777777" w:rsidR="006C6852" w:rsidRPr="00634CAC" w:rsidRDefault="006C6852" w:rsidP="006C6852">
      <w:pPr>
        <w:spacing w:after="0" w:line="240" w:lineRule="auto"/>
        <w:rPr>
          <w:rFonts w:ascii="Times New Roman" w:hAnsi="Times New Roman" w:cs="Times New Roman"/>
          <w:sz w:val="24"/>
          <w:szCs w:val="24"/>
        </w:rPr>
      </w:pPr>
      <w:r w:rsidRPr="00634CAC">
        <w:rPr>
          <w:rFonts w:ascii="Times New Roman" w:hAnsi="Times New Roman" w:cs="Times New Roman"/>
          <w:sz w:val="24"/>
          <w:szCs w:val="24"/>
        </w:rPr>
        <w:t>Overall</w:t>
      </w:r>
      <w:r w:rsidRPr="006E74C2">
        <w:rPr>
          <w:rFonts w:ascii="Times New Roman" w:hAnsi="Times New Roman" w:cs="Times New Roman"/>
          <w:sz w:val="24"/>
          <w:szCs w:val="24"/>
        </w:rPr>
        <w:t>, we designed these</w:t>
      </w:r>
      <w:r w:rsidRPr="00634CAC">
        <w:rPr>
          <w:rFonts w:ascii="Times New Roman" w:hAnsi="Times New Roman" w:cs="Times New Roman"/>
          <w:sz w:val="24"/>
          <w:szCs w:val="24"/>
        </w:rPr>
        <w:t xml:space="preserve"> search syntax expression </w:t>
      </w:r>
      <w:r w:rsidRPr="006E74C2">
        <w:rPr>
          <w:rFonts w:ascii="Times New Roman" w:hAnsi="Times New Roman" w:cs="Times New Roman"/>
          <w:sz w:val="24"/>
          <w:szCs w:val="24"/>
        </w:rPr>
        <w:t xml:space="preserve">and operators </w:t>
      </w:r>
      <w:r w:rsidRPr="00634CAC">
        <w:rPr>
          <w:rFonts w:ascii="Times New Roman" w:hAnsi="Times New Roman" w:cs="Times New Roman"/>
          <w:sz w:val="24"/>
          <w:szCs w:val="24"/>
        </w:rPr>
        <w:t>to be a fairly complex query designed to return a specific set of search results based on multiple criteria.</w:t>
      </w:r>
    </w:p>
    <w:p w14:paraId="02B69659" w14:textId="77777777" w:rsidR="006C6852" w:rsidRPr="00634CAC" w:rsidRDefault="006C6852" w:rsidP="006C6852">
      <w:pPr>
        <w:spacing w:after="0" w:line="240" w:lineRule="auto"/>
        <w:rPr>
          <w:rFonts w:ascii="Times New Roman" w:hAnsi="Times New Roman" w:cs="Times New Roman"/>
          <w:sz w:val="24"/>
          <w:szCs w:val="24"/>
        </w:rPr>
      </w:pPr>
    </w:p>
    <w:p w14:paraId="31B27A06" w14:textId="77777777" w:rsidR="006C6852" w:rsidRPr="006E74C2" w:rsidRDefault="006C6852" w:rsidP="006C6852">
      <w:pPr>
        <w:rPr>
          <w:rFonts w:ascii="Times New Roman" w:hAnsi="Times New Roman" w:cs="Times New Roman"/>
          <w:sz w:val="24"/>
          <w:szCs w:val="24"/>
        </w:rPr>
      </w:pPr>
      <w:r w:rsidRPr="006E74C2">
        <w:rPr>
          <w:rFonts w:ascii="Times New Roman" w:hAnsi="Times New Roman" w:cs="Times New Roman"/>
          <w:sz w:val="24"/>
          <w:szCs w:val="24"/>
        </w:rPr>
        <w:br w:type="page"/>
      </w:r>
    </w:p>
    <w:p w14:paraId="26FFF9AC" w14:textId="77777777" w:rsidR="006C6852" w:rsidRPr="006E74C2" w:rsidRDefault="006C6852" w:rsidP="006C6852">
      <w:pPr>
        <w:spacing w:after="0" w:line="240" w:lineRule="auto"/>
        <w:rPr>
          <w:rFonts w:ascii="Times New Roman" w:hAnsi="Times New Roman" w:cs="Times New Roman"/>
          <w:sz w:val="24"/>
          <w:szCs w:val="24"/>
        </w:rPr>
      </w:pPr>
    </w:p>
    <w:p w14:paraId="4519FC86" w14:textId="735E9C6B" w:rsidR="006C6852" w:rsidRPr="006E74C2" w:rsidRDefault="006C6852">
      <w:pPr>
        <w:pStyle w:val="Heading2"/>
        <w:jc w:val="center"/>
        <w:pPrChange w:id="186" w:author="Royston, Ryan P CIV USARMY HQDA ARI (USA)" w:date="2026-05-19T02:38:00Z" w16du:dateUtc="2026-05-19T06:38:00Z">
          <w:pPr>
            <w:pStyle w:val="Heading2"/>
          </w:pPr>
        </w:pPrChange>
      </w:pPr>
      <w:r w:rsidRPr="006E74C2">
        <w:t xml:space="preserve">Appendix F. </w:t>
      </w:r>
      <w:commentRangeStart w:id="187"/>
      <w:del w:id="188" w:author="Royston, Ryan P CIV USARMY HQDA ARI (USA)" w:date="2026-05-19T02:45:00Z" w16du:dateUtc="2026-05-19T06:45:00Z">
        <w:r w:rsidRPr="006E74C2" w:rsidDel="00A05D75">
          <w:delText xml:space="preserve">Table 2 </w:delText>
        </w:r>
        <w:commentRangeEnd w:id="187"/>
        <w:r w:rsidR="00A05D75" w:rsidRPr="006E74C2" w:rsidDel="00A05D75">
          <w:rPr>
            <w:rStyle w:val="CommentReference"/>
            <w:sz w:val="24"/>
          </w:rPr>
          <w:commentReference w:id="187"/>
        </w:r>
      </w:del>
      <w:r w:rsidRPr="006E74C2">
        <w:t>Communicator Talent sub-themes and full quotations</w:t>
      </w:r>
    </w:p>
    <w:p w14:paraId="10F96DA2" w14:textId="77777777" w:rsidR="006C6852" w:rsidRPr="006E74C2" w:rsidRDefault="006C6852" w:rsidP="006C6852">
      <w:pPr>
        <w:spacing w:after="0" w:line="240" w:lineRule="auto"/>
        <w:rPr>
          <w:rFonts w:ascii="Times New Roman" w:hAnsi="Times New Roman" w:cs="Times New Roman"/>
          <w:sz w:val="24"/>
          <w:szCs w:val="24"/>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76"/>
        <w:gridCol w:w="6864"/>
      </w:tblGrid>
      <w:tr w:rsidR="006C6852" w:rsidRPr="006E74C2" w14:paraId="131DA553" w14:textId="77777777" w:rsidTr="00DE1DE6">
        <w:tc>
          <w:tcPr>
            <w:tcW w:w="1620" w:type="dxa"/>
          </w:tcPr>
          <w:p w14:paraId="4BEFA83B" w14:textId="77777777" w:rsidR="006C6852" w:rsidRPr="006E74C2" w:rsidRDefault="006C6852" w:rsidP="00DE1DE6">
            <w:pPr>
              <w:spacing w:after="0" w:line="240" w:lineRule="auto"/>
              <w:rPr>
                <w:rFonts w:ascii="Times New Roman" w:hAnsi="Times New Roman" w:cs="Times New Roman"/>
                <w:b/>
                <w:bCs/>
                <w:sz w:val="24"/>
                <w:szCs w:val="24"/>
              </w:rPr>
            </w:pPr>
            <w:r w:rsidRPr="006E74C2">
              <w:rPr>
                <w:rFonts w:ascii="Times New Roman" w:hAnsi="Times New Roman" w:cs="Times New Roman"/>
                <w:b/>
                <w:bCs/>
                <w:sz w:val="24"/>
                <w:szCs w:val="24"/>
              </w:rPr>
              <w:t>Communicator Sub-theme</w:t>
            </w:r>
          </w:p>
        </w:tc>
        <w:tc>
          <w:tcPr>
            <w:tcW w:w="7730" w:type="dxa"/>
          </w:tcPr>
          <w:p w14:paraId="4415CB1B" w14:textId="77777777" w:rsidR="006C6852" w:rsidRPr="006E74C2" w:rsidRDefault="006C6852" w:rsidP="00DE1DE6">
            <w:pPr>
              <w:spacing w:after="0" w:line="240" w:lineRule="auto"/>
              <w:rPr>
                <w:rFonts w:ascii="Times New Roman" w:hAnsi="Times New Roman" w:cs="Times New Roman"/>
                <w:b/>
                <w:bCs/>
                <w:sz w:val="24"/>
                <w:szCs w:val="24"/>
              </w:rPr>
            </w:pPr>
            <w:r w:rsidRPr="006E74C2">
              <w:rPr>
                <w:rFonts w:ascii="Times New Roman" w:hAnsi="Times New Roman" w:cs="Times New Roman"/>
                <w:b/>
                <w:bCs/>
                <w:sz w:val="24"/>
                <w:szCs w:val="24"/>
              </w:rPr>
              <w:t>Example Quotes used to extract theme</w:t>
            </w:r>
          </w:p>
        </w:tc>
      </w:tr>
      <w:tr w:rsidR="006C6852" w:rsidRPr="006E74C2" w14:paraId="78E3F4D0" w14:textId="77777777" w:rsidTr="00DE1DE6">
        <w:tc>
          <w:tcPr>
            <w:tcW w:w="1620" w:type="dxa"/>
          </w:tcPr>
          <w:p w14:paraId="735C24CF"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Precise and Efficient</w:t>
            </w:r>
          </w:p>
        </w:tc>
        <w:tc>
          <w:tcPr>
            <w:tcW w:w="7730" w:type="dxa"/>
          </w:tcPr>
          <w:p w14:paraId="30FD1A3A"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Communication skills are one of the most important aspects of my current position. Being able to clearly articulate thoughts, assessments, and facts is essential to being successful.”</w:t>
            </w:r>
            <w:r w:rsidRPr="006E74C2">
              <w:rPr>
                <w:rFonts w:ascii="Times New Roman" w:hAnsi="Times New Roman" w:cs="Times New Roman"/>
                <w:sz w:val="24"/>
                <w:szCs w:val="24"/>
              </w:rPr>
              <w:t xml:space="preserve"> [1LT, </w:t>
            </w:r>
            <w:r>
              <w:rPr>
                <w:rFonts w:ascii="Times New Roman" w:hAnsi="Times New Roman" w:cs="Times New Roman"/>
                <w:sz w:val="24"/>
                <w:szCs w:val="24"/>
              </w:rPr>
              <w:t>BR 12</w:t>
            </w:r>
            <w:r w:rsidRPr="006E74C2">
              <w:rPr>
                <w:rFonts w:ascii="Times New Roman" w:hAnsi="Times New Roman" w:cs="Times New Roman"/>
                <w:sz w:val="24"/>
                <w:szCs w:val="24"/>
              </w:rPr>
              <w:t xml:space="preserve">6; XO].  </w:t>
            </w:r>
          </w:p>
        </w:tc>
      </w:tr>
      <w:tr w:rsidR="006C6852" w:rsidRPr="006E74C2" w14:paraId="07897FDB" w14:textId="77777777" w:rsidTr="00DE1DE6">
        <w:tc>
          <w:tcPr>
            <w:tcW w:w="1620" w:type="dxa"/>
          </w:tcPr>
          <w:p w14:paraId="5C33D648"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Timing and Accuracy</w:t>
            </w:r>
          </w:p>
        </w:tc>
        <w:tc>
          <w:tcPr>
            <w:tcW w:w="7730" w:type="dxa"/>
          </w:tcPr>
          <w:p w14:paraId="4BB078C6"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 xml:space="preserve"> “</w:t>
            </w:r>
            <w:r w:rsidRPr="006E74C2">
              <w:rPr>
                <w:rFonts w:ascii="Times New Roman" w:hAnsi="Times New Roman" w:cs="Times New Roman"/>
                <w:i/>
                <w:sz w:val="24"/>
                <w:szCs w:val="24"/>
              </w:rPr>
              <w:t>Communication is very key. Ensuring that your units are in the correct location, ammunition count is accurate, and you are timely and accurate is key to my job. most of this comes from communication and strong organization skills.</w:t>
            </w:r>
            <w:r w:rsidRPr="006E74C2">
              <w:rPr>
                <w:rFonts w:ascii="Times New Roman" w:hAnsi="Times New Roman" w:cs="Times New Roman"/>
                <w:sz w:val="24"/>
                <w:szCs w:val="24"/>
              </w:rPr>
              <w:t xml:space="preserve">” [1LT, </w:t>
            </w:r>
            <w:r>
              <w:rPr>
                <w:rFonts w:ascii="Times New Roman" w:hAnsi="Times New Roman" w:cs="Times New Roman"/>
                <w:sz w:val="24"/>
                <w:szCs w:val="24"/>
              </w:rPr>
              <w:t>Branch Not Reported</w:t>
            </w:r>
            <w:r w:rsidRPr="006E74C2">
              <w:rPr>
                <w:rFonts w:ascii="Times New Roman" w:hAnsi="Times New Roman" w:cs="Times New Roman"/>
                <w:sz w:val="24"/>
                <w:szCs w:val="24"/>
              </w:rPr>
              <w:t>; Fire Direction Officer].</w:t>
            </w:r>
          </w:p>
          <w:p w14:paraId="4C161DFE" w14:textId="77777777" w:rsidR="006C6852" w:rsidRPr="006E74C2" w:rsidRDefault="006C6852" w:rsidP="00DE1DE6">
            <w:pPr>
              <w:spacing w:after="0" w:line="240" w:lineRule="auto"/>
              <w:rPr>
                <w:rFonts w:ascii="Times New Roman" w:hAnsi="Times New Roman" w:cs="Times New Roman"/>
                <w:sz w:val="24"/>
                <w:szCs w:val="24"/>
              </w:rPr>
            </w:pPr>
          </w:p>
        </w:tc>
      </w:tr>
      <w:tr w:rsidR="006C6852" w:rsidRPr="006E74C2" w14:paraId="76C340F2" w14:textId="77777777" w:rsidTr="00DE1DE6">
        <w:tc>
          <w:tcPr>
            <w:tcW w:w="1620" w:type="dxa"/>
          </w:tcPr>
          <w:p w14:paraId="40FA9B39"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English Language Proficiency</w:t>
            </w:r>
          </w:p>
        </w:tc>
        <w:tc>
          <w:tcPr>
            <w:tcW w:w="7730" w:type="dxa"/>
          </w:tcPr>
          <w:p w14:paraId="6921A90E"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The most important field of study for my present job is a firm grasp of English language and grammar, which I credit to my BS in English. Once you have learned how to communicate effectively and efficiently, then you can apply compassion and empathy to what you’re saying to your audience.</w:t>
            </w:r>
            <w:r w:rsidRPr="006E74C2">
              <w:rPr>
                <w:rFonts w:ascii="Times New Roman" w:hAnsi="Times New Roman" w:cs="Times New Roman"/>
                <w:sz w:val="24"/>
                <w:szCs w:val="24"/>
              </w:rPr>
              <w:t xml:space="preserve">” [CPT, </w:t>
            </w:r>
            <w:r>
              <w:rPr>
                <w:rFonts w:ascii="Times New Roman" w:hAnsi="Times New Roman" w:cs="Times New Roman"/>
                <w:sz w:val="24"/>
                <w:szCs w:val="24"/>
              </w:rPr>
              <w:t>BR 16</w:t>
            </w:r>
            <w:r w:rsidRPr="006E74C2">
              <w:rPr>
                <w:rFonts w:ascii="Times New Roman" w:hAnsi="Times New Roman" w:cs="Times New Roman"/>
                <w:sz w:val="24"/>
                <w:szCs w:val="24"/>
              </w:rPr>
              <w:t xml:space="preserve">; ARNG ABCMR analyst].  </w:t>
            </w:r>
          </w:p>
          <w:p w14:paraId="4B5F65A3" w14:textId="77777777" w:rsidR="006C6852" w:rsidRPr="006E74C2" w:rsidRDefault="006C6852" w:rsidP="00DE1DE6">
            <w:pPr>
              <w:spacing w:after="0" w:line="240" w:lineRule="auto"/>
              <w:rPr>
                <w:rFonts w:ascii="Times New Roman" w:hAnsi="Times New Roman" w:cs="Times New Roman"/>
                <w:sz w:val="24"/>
                <w:szCs w:val="24"/>
              </w:rPr>
            </w:pPr>
          </w:p>
          <w:p w14:paraId="25CAF91B"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It is vitally important that officers all are proficient in English. There are countless examples of officers not possessing the acumen of the English language. Often times, there are e-mails, policies and briefings in which English is either improper, poorly written or lacking in basic comprehension</w:t>
            </w:r>
            <w:r w:rsidRPr="006E74C2">
              <w:rPr>
                <w:rFonts w:ascii="Times New Roman" w:hAnsi="Times New Roman" w:cs="Times New Roman"/>
                <w:sz w:val="24"/>
                <w:szCs w:val="24"/>
              </w:rPr>
              <w:t xml:space="preserve">.” [MAJ, </w:t>
            </w:r>
            <w:r>
              <w:rPr>
                <w:rFonts w:ascii="Times New Roman" w:hAnsi="Times New Roman" w:cs="Times New Roman"/>
                <w:sz w:val="24"/>
                <w:szCs w:val="24"/>
              </w:rPr>
              <w:t>BR 16</w:t>
            </w:r>
            <w:r w:rsidRPr="006E74C2">
              <w:rPr>
                <w:rFonts w:ascii="Times New Roman" w:hAnsi="Times New Roman" w:cs="Times New Roman"/>
                <w:sz w:val="24"/>
                <w:szCs w:val="24"/>
              </w:rPr>
              <w:t xml:space="preserve">; Strength Management SFAB/SFAC].  </w:t>
            </w:r>
          </w:p>
        </w:tc>
      </w:tr>
      <w:tr w:rsidR="006C6852" w:rsidRPr="006E74C2" w14:paraId="0BEB33B9" w14:textId="77777777" w:rsidTr="00DE1DE6">
        <w:tc>
          <w:tcPr>
            <w:tcW w:w="1620" w:type="dxa"/>
          </w:tcPr>
          <w:p w14:paraId="3B9F7056"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Precision and accuracy in writing and grammar through training</w:t>
            </w:r>
          </w:p>
        </w:tc>
        <w:tc>
          <w:tcPr>
            <w:tcW w:w="7730" w:type="dxa"/>
          </w:tcPr>
          <w:p w14:paraId="6EA566C9"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On a daily basis, I am exposed to numerous grammatical errors via written communication by others. It is very important for professionals in a field of expertise to communicate with emphasis on precise details. Most of what I see is laziness, but at times it is obviously lack of or poor education. Advanced writing skills are extremely important to an officer’s career.</w:t>
            </w:r>
            <w:r w:rsidRPr="006E74C2">
              <w:rPr>
                <w:rFonts w:ascii="Times New Roman" w:hAnsi="Times New Roman" w:cs="Times New Roman"/>
                <w:sz w:val="24"/>
                <w:szCs w:val="24"/>
              </w:rPr>
              <w:t xml:space="preserve">” [CPT, </w:t>
            </w:r>
            <w:r>
              <w:rPr>
                <w:rFonts w:ascii="Times New Roman" w:hAnsi="Times New Roman" w:cs="Times New Roman"/>
                <w:sz w:val="24"/>
                <w:szCs w:val="24"/>
              </w:rPr>
              <w:t>BR 31</w:t>
            </w:r>
            <w:r w:rsidRPr="006E74C2">
              <w:rPr>
                <w:rFonts w:ascii="Times New Roman" w:hAnsi="Times New Roman" w:cs="Times New Roman"/>
                <w:sz w:val="24"/>
                <w:szCs w:val="24"/>
              </w:rPr>
              <w:t>, Company Commander].</w:t>
            </w:r>
          </w:p>
          <w:p w14:paraId="5A651B2A" w14:textId="77777777" w:rsidR="006C6852" w:rsidRPr="006E74C2" w:rsidRDefault="006C6852" w:rsidP="00DE1DE6">
            <w:pPr>
              <w:spacing w:after="0" w:line="240" w:lineRule="auto"/>
              <w:rPr>
                <w:rFonts w:ascii="Times New Roman" w:hAnsi="Times New Roman" w:cs="Times New Roman"/>
                <w:sz w:val="24"/>
                <w:szCs w:val="24"/>
              </w:rPr>
            </w:pPr>
          </w:p>
          <w:p w14:paraId="73CFF4B2"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i/>
                <w:sz w:val="24"/>
                <w:szCs w:val="24"/>
              </w:rPr>
              <w:t>“I feel my civilian degree in literature has helped me tremendously since it helped me to develop my analytical and communication skills.”</w:t>
            </w:r>
            <w:r w:rsidRPr="006E74C2">
              <w:rPr>
                <w:rFonts w:ascii="Times New Roman" w:hAnsi="Times New Roman" w:cs="Times New Roman"/>
                <w:sz w:val="24"/>
                <w:szCs w:val="24"/>
              </w:rPr>
              <w:t xml:space="preserve"> [CPT, FA24; Heavy Weapons Company Commander].  </w:t>
            </w:r>
          </w:p>
        </w:tc>
      </w:tr>
      <w:tr w:rsidR="006C6852" w:rsidRPr="006E74C2" w14:paraId="518434D7" w14:textId="77777777" w:rsidTr="00DE1DE6">
        <w:tc>
          <w:tcPr>
            <w:tcW w:w="1620" w:type="dxa"/>
          </w:tcPr>
          <w:p w14:paraId="592BF8C7"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Custom</w:t>
            </w:r>
            <w:r w:rsidRPr="006E74C2">
              <w:rPr>
                <w:rFonts w:ascii="Times New Roman" w:hAnsi="Times New Roman" w:cs="Times New Roman"/>
                <w:b/>
                <w:sz w:val="24"/>
                <w:szCs w:val="24"/>
              </w:rPr>
              <w:t>ize</w:t>
            </w:r>
            <w:r w:rsidRPr="006E74C2">
              <w:rPr>
                <w:rFonts w:ascii="Times New Roman" w:hAnsi="Times New Roman" w:cs="Times New Roman"/>
                <w:sz w:val="24"/>
                <w:szCs w:val="24"/>
              </w:rPr>
              <w:t xml:space="preserve"> to the audience’s understanding</w:t>
            </w:r>
          </w:p>
        </w:tc>
        <w:tc>
          <w:tcPr>
            <w:tcW w:w="7730" w:type="dxa"/>
          </w:tcPr>
          <w:p w14:paraId="06F3C975"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 xml:space="preserve">Company Command. Beyond specialized staff work and understanding of branch specific knowledge of how our organizations work, Company Command exposes an Officer to pertinent systems and leadership skills to perform as the S3 or XO of a Battalion. The additional knowledge of processes, communication (written/oral), and problem solving within a small team learned at ILE reinforce tendencies learned throughout an Officer’s career, but </w:t>
            </w:r>
            <w:r w:rsidRPr="006E74C2">
              <w:rPr>
                <w:rFonts w:ascii="Times New Roman" w:hAnsi="Times New Roman" w:cs="Times New Roman"/>
                <w:i/>
                <w:sz w:val="24"/>
                <w:szCs w:val="24"/>
              </w:rPr>
              <w:lastRenderedPageBreak/>
              <w:t>do not outweigh the experiences of Company Command when it comes to success as an S3 or XO.</w:t>
            </w:r>
            <w:r w:rsidRPr="006E74C2">
              <w:rPr>
                <w:rFonts w:ascii="Times New Roman" w:hAnsi="Times New Roman" w:cs="Times New Roman"/>
                <w:sz w:val="24"/>
                <w:szCs w:val="24"/>
              </w:rPr>
              <w:t xml:space="preserve">” [Major, </w:t>
            </w:r>
            <w:r>
              <w:rPr>
                <w:rFonts w:ascii="Times New Roman" w:hAnsi="Times New Roman" w:cs="Times New Roman"/>
                <w:sz w:val="24"/>
                <w:szCs w:val="24"/>
              </w:rPr>
              <w:t>BR 12</w:t>
            </w:r>
            <w:r w:rsidRPr="006E74C2">
              <w:rPr>
                <w:rFonts w:ascii="Times New Roman" w:hAnsi="Times New Roman" w:cs="Times New Roman"/>
                <w:sz w:val="24"/>
                <w:szCs w:val="24"/>
              </w:rPr>
              <w:t>; Battalion Executive Officer].</w:t>
            </w:r>
          </w:p>
        </w:tc>
      </w:tr>
      <w:tr w:rsidR="006C6852" w:rsidRPr="006E74C2" w14:paraId="7D1CD7A7" w14:textId="77777777" w:rsidTr="00DE1DE6">
        <w:tc>
          <w:tcPr>
            <w:tcW w:w="1620" w:type="dxa"/>
          </w:tcPr>
          <w:p w14:paraId="57EC03CE"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lastRenderedPageBreak/>
              <w:t>Flexibility in communication style</w:t>
            </w:r>
          </w:p>
        </w:tc>
        <w:tc>
          <w:tcPr>
            <w:tcW w:w="7730" w:type="dxa"/>
          </w:tcPr>
          <w:p w14:paraId="145ADEAA"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As a U.S. Army officer working in NATO, you have to be flexible in your oral and written communication style. Individuals, including military and senior leaders, have vastly different levels of English understanding or knowledge of the topics at hand, but all may be stakeholders in the decision-making process</w:t>
            </w:r>
            <w:r w:rsidRPr="006E74C2">
              <w:rPr>
                <w:rFonts w:ascii="Times New Roman" w:hAnsi="Times New Roman" w:cs="Times New Roman"/>
                <w:sz w:val="24"/>
                <w:szCs w:val="24"/>
              </w:rPr>
              <w:t xml:space="preserve">.” [LTC, </w:t>
            </w:r>
            <w:r>
              <w:rPr>
                <w:rFonts w:ascii="Times New Roman" w:hAnsi="Times New Roman" w:cs="Times New Roman"/>
                <w:sz w:val="24"/>
                <w:szCs w:val="24"/>
              </w:rPr>
              <w:t>BR 12</w:t>
            </w:r>
            <w:r w:rsidRPr="006E74C2">
              <w:rPr>
                <w:rFonts w:ascii="Times New Roman" w:hAnsi="Times New Roman" w:cs="Times New Roman"/>
                <w:sz w:val="24"/>
                <w:szCs w:val="24"/>
              </w:rPr>
              <w:t xml:space="preserve">, Operational Analyst at NATO/Staff Officer].  </w:t>
            </w:r>
          </w:p>
        </w:tc>
      </w:tr>
      <w:tr w:rsidR="006C6852" w:rsidRPr="006E74C2" w14:paraId="79D1979A" w14:textId="77777777" w:rsidTr="00DE1DE6">
        <w:tc>
          <w:tcPr>
            <w:tcW w:w="1620" w:type="dxa"/>
          </w:tcPr>
          <w:p w14:paraId="568A0ED6"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Operational and technical knowledge</w:t>
            </w:r>
          </w:p>
        </w:tc>
        <w:tc>
          <w:tcPr>
            <w:tcW w:w="7730" w:type="dxa"/>
          </w:tcPr>
          <w:p w14:paraId="09681A9C"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my functional area training provided the to assist with policy analysis and development. It is helpful to have a good operational background, specifically a maneuver background, to provide perspective on policy analysis and development for an issue that is very cross functional</w:t>
            </w:r>
            <w:r w:rsidRPr="006E74C2">
              <w:rPr>
                <w:rFonts w:ascii="Times New Roman" w:hAnsi="Times New Roman" w:cs="Times New Roman"/>
                <w:sz w:val="24"/>
                <w:szCs w:val="24"/>
              </w:rPr>
              <w:t xml:space="preserve">.” [LTC, </w:t>
            </w:r>
            <w:r>
              <w:rPr>
                <w:rFonts w:ascii="Times New Roman" w:hAnsi="Times New Roman" w:cs="Times New Roman"/>
                <w:sz w:val="24"/>
                <w:szCs w:val="24"/>
              </w:rPr>
              <w:t>BR 11</w:t>
            </w:r>
            <w:r w:rsidRPr="006E74C2">
              <w:rPr>
                <w:rFonts w:ascii="Times New Roman" w:hAnsi="Times New Roman" w:cs="Times New Roman"/>
                <w:sz w:val="24"/>
                <w:szCs w:val="24"/>
              </w:rPr>
              <w:t>; Counter WMD Policy Analyst].</w:t>
            </w:r>
          </w:p>
        </w:tc>
      </w:tr>
      <w:tr w:rsidR="006C6852" w:rsidRPr="006E74C2" w14:paraId="2D52AD7B" w14:textId="77777777" w:rsidTr="00DE1DE6">
        <w:trPr>
          <w:trHeight w:val="1682"/>
        </w:trPr>
        <w:tc>
          <w:tcPr>
            <w:tcW w:w="1620" w:type="dxa"/>
          </w:tcPr>
          <w:p w14:paraId="78B1F357"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Communicating with others inside and outside one’s organization</w:t>
            </w:r>
          </w:p>
        </w:tc>
        <w:tc>
          <w:tcPr>
            <w:tcW w:w="7730" w:type="dxa"/>
          </w:tcPr>
          <w:p w14:paraId="5DD14F4F"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It is helpful to have a good operational background, specifically a maneuver background, to provide perspective on policy analysis and development for an issue that is very cross functional...  working with various groups across many different disciplines, prior knowledge and practical application of combined arms maneuver seems to be a very beneficial asset</w:t>
            </w:r>
            <w:r w:rsidRPr="006E74C2">
              <w:rPr>
                <w:rFonts w:ascii="Times New Roman" w:hAnsi="Times New Roman" w:cs="Times New Roman"/>
                <w:sz w:val="24"/>
                <w:szCs w:val="24"/>
              </w:rPr>
              <w:t xml:space="preserve">.” [LTC, </w:t>
            </w:r>
            <w:r>
              <w:rPr>
                <w:rFonts w:ascii="Times New Roman" w:hAnsi="Times New Roman" w:cs="Times New Roman"/>
                <w:sz w:val="24"/>
                <w:szCs w:val="24"/>
              </w:rPr>
              <w:t>BR 11</w:t>
            </w:r>
            <w:r w:rsidRPr="006E74C2">
              <w:rPr>
                <w:rFonts w:ascii="Times New Roman" w:hAnsi="Times New Roman" w:cs="Times New Roman"/>
                <w:sz w:val="24"/>
                <w:szCs w:val="24"/>
              </w:rPr>
              <w:t xml:space="preserve">; Counter WMD Policy Analyst]. </w:t>
            </w:r>
          </w:p>
          <w:p w14:paraId="41DC6988" w14:textId="77777777" w:rsidR="006C6852" w:rsidRPr="006E74C2" w:rsidRDefault="006C6852" w:rsidP="00DE1DE6">
            <w:pPr>
              <w:spacing w:after="0" w:line="240" w:lineRule="auto"/>
              <w:rPr>
                <w:rFonts w:ascii="Times New Roman" w:hAnsi="Times New Roman" w:cs="Times New Roman"/>
                <w:sz w:val="24"/>
                <w:szCs w:val="24"/>
              </w:rPr>
            </w:pPr>
          </w:p>
          <w:p w14:paraId="3FC96C75"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Technical expertise and branch-specific knowledge are critical to perform my job</w:t>
            </w:r>
            <w:r w:rsidRPr="006E74C2">
              <w:rPr>
                <w:rFonts w:ascii="Times New Roman" w:hAnsi="Times New Roman" w:cs="Times New Roman"/>
                <w:sz w:val="24"/>
                <w:szCs w:val="24"/>
              </w:rPr>
              <w:t xml:space="preserve">.” [CPT, </w:t>
            </w:r>
            <w:r>
              <w:rPr>
                <w:rFonts w:ascii="Times New Roman" w:hAnsi="Times New Roman" w:cs="Times New Roman"/>
                <w:sz w:val="24"/>
                <w:szCs w:val="24"/>
              </w:rPr>
              <w:t>BR 12</w:t>
            </w:r>
            <w:r w:rsidRPr="006E74C2">
              <w:rPr>
                <w:rFonts w:ascii="Times New Roman" w:hAnsi="Times New Roman" w:cs="Times New Roman"/>
                <w:sz w:val="24"/>
                <w:szCs w:val="24"/>
              </w:rPr>
              <w:t xml:space="preserve">; Facilities/Contract Construction Management Engineer].  </w:t>
            </w:r>
          </w:p>
        </w:tc>
      </w:tr>
      <w:tr w:rsidR="006C6852" w:rsidRPr="006E74C2" w14:paraId="013E5C48" w14:textId="77777777" w:rsidTr="00DE1DE6">
        <w:tc>
          <w:tcPr>
            <w:tcW w:w="1620" w:type="dxa"/>
          </w:tcPr>
          <w:p w14:paraId="57D60D84"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Humility and recognition that one does not have all the answers</w:t>
            </w:r>
          </w:p>
        </w:tc>
        <w:tc>
          <w:tcPr>
            <w:tcW w:w="7730" w:type="dxa"/>
          </w:tcPr>
          <w:p w14:paraId="49D165E2"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We must be willing to learn and to humble ourselves before the overwhelming experience and knowledge of our NCO counterparts; we must not be afraid to say “I don’t know,” but always willing to say “...but I will find the answer.” The officer who is too proud or too confident to admit they do not know everything will only hold our Army back. American son’s and daughters are entitled to humble leaders with unbreakable spirits of character.</w:t>
            </w:r>
            <w:r w:rsidRPr="006E74C2">
              <w:rPr>
                <w:rFonts w:ascii="Times New Roman" w:hAnsi="Times New Roman" w:cs="Times New Roman"/>
                <w:sz w:val="24"/>
                <w:szCs w:val="24"/>
              </w:rPr>
              <w:t xml:space="preserve">” [1LT, </w:t>
            </w:r>
            <w:r>
              <w:rPr>
                <w:rFonts w:ascii="Times New Roman" w:hAnsi="Times New Roman" w:cs="Times New Roman"/>
                <w:sz w:val="24"/>
                <w:szCs w:val="24"/>
              </w:rPr>
              <w:t>BR 12</w:t>
            </w:r>
            <w:r w:rsidRPr="006E74C2">
              <w:rPr>
                <w:rFonts w:ascii="Times New Roman" w:hAnsi="Times New Roman" w:cs="Times New Roman"/>
                <w:sz w:val="24"/>
                <w:szCs w:val="24"/>
              </w:rPr>
              <w:t>; XO].</w:t>
            </w:r>
          </w:p>
        </w:tc>
      </w:tr>
      <w:tr w:rsidR="006C6852" w:rsidRPr="006E74C2" w14:paraId="3BA3A981" w14:textId="77777777" w:rsidTr="00DE1DE6">
        <w:tc>
          <w:tcPr>
            <w:tcW w:w="1620" w:type="dxa"/>
          </w:tcPr>
          <w:p w14:paraId="5066ED14"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Communicating problems with logic</w:t>
            </w:r>
          </w:p>
        </w:tc>
        <w:tc>
          <w:tcPr>
            <w:tcW w:w="7730" w:type="dxa"/>
          </w:tcPr>
          <w:p w14:paraId="17A1F794"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A significant part of identifying a problem is being able to express what that is to another person... We won’t be able to know everything, so having the communication skills and logical background to express a problem to a new person is another combination and expression of those skills.</w:t>
            </w:r>
            <w:r w:rsidRPr="006E74C2">
              <w:rPr>
                <w:rFonts w:ascii="Times New Roman" w:hAnsi="Times New Roman" w:cs="Times New Roman"/>
                <w:sz w:val="24"/>
                <w:szCs w:val="24"/>
              </w:rPr>
              <w:t xml:space="preserve">” [CPT, </w:t>
            </w:r>
            <w:r>
              <w:rPr>
                <w:rFonts w:ascii="Times New Roman" w:hAnsi="Times New Roman" w:cs="Times New Roman"/>
                <w:sz w:val="24"/>
                <w:szCs w:val="24"/>
              </w:rPr>
              <w:t>BR 16</w:t>
            </w:r>
            <w:r w:rsidRPr="006E74C2">
              <w:rPr>
                <w:rFonts w:ascii="Times New Roman" w:hAnsi="Times New Roman" w:cs="Times New Roman"/>
                <w:sz w:val="24"/>
                <w:szCs w:val="24"/>
              </w:rPr>
              <w:t>; ARNG ABCMR Analyst].</w:t>
            </w:r>
          </w:p>
        </w:tc>
      </w:tr>
      <w:tr w:rsidR="006C6852" w:rsidRPr="006E74C2" w14:paraId="494D2CB3" w14:textId="77777777" w:rsidTr="00DE1DE6">
        <w:tc>
          <w:tcPr>
            <w:tcW w:w="1620" w:type="dxa"/>
          </w:tcPr>
          <w:p w14:paraId="10AA914F"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Enhancing communication through education</w:t>
            </w:r>
          </w:p>
        </w:tc>
        <w:tc>
          <w:tcPr>
            <w:tcW w:w="7730" w:type="dxa"/>
          </w:tcPr>
          <w:p w14:paraId="7A953633"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Personnel would also find systems management course helpful in building processes to efficiently complete documents and actions within the field.</w:t>
            </w:r>
            <w:r w:rsidRPr="006E74C2">
              <w:rPr>
                <w:rFonts w:ascii="Times New Roman" w:hAnsi="Times New Roman" w:cs="Times New Roman"/>
                <w:sz w:val="24"/>
                <w:szCs w:val="24"/>
              </w:rPr>
              <w:t>”. “</w:t>
            </w:r>
            <w:r w:rsidRPr="006E74C2">
              <w:rPr>
                <w:rFonts w:ascii="Times New Roman" w:hAnsi="Times New Roman" w:cs="Times New Roman"/>
                <w:i/>
                <w:sz w:val="24"/>
                <w:szCs w:val="24"/>
              </w:rPr>
              <w:t xml:space="preserve">I use my composition course most frequently when correcting and writing documents. Backgrounds in writing and communication studies are relevant and helpful to accomplishing the </w:t>
            </w:r>
            <w:r w:rsidRPr="006E74C2">
              <w:rPr>
                <w:rFonts w:ascii="Times New Roman" w:hAnsi="Times New Roman" w:cs="Times New Roman"/>
                <w:i/>
                <w:sz w:val="24"/>
                <w:szCs w:val="24"/>
              </w:rPr>
              <w:lastRenderedPageBreak/>
              <w:t>heavy load of documents in and out of the section and shop.</w:t>
            </w:r>
            <w:r w:rsidRPr="006E74C2">
              <w:rPr>
                <w:rFonts w:ascii="Times New Roman" w:hAnsi="Times New Roman" w:cs="Times New Roman"/>
                <w:sz w:val="24"/>
                <w:szCs w:val="24"/>
              </w:rPr>
              <w:t xml:space="preserve">” [1LT, </w:t>
            </w:r>
            <w:r>
              <w:rPr>
                <w:rFonts w:ascii="Times New Roman" w:hAnsi="Times New Roman" w:cs="Times New Roman"/>
                <w:sz w:val="24"/>
                <w:szCs w:val="24"/>
              </w:rPr>
              <w:t>BR 16</w:t>
            </w:r>
            <w:r w:rsidRPr="006E74C2">
              <w:rPr>
                <w:rFonts w:ascii="Times New Roman" w:hAnsi="Times New Roman" w:cs="Times New Roman"/>
                <w:sz w:val="24"/>
                <w:szCs w:val="24"/>
              </w:rPr>
              <w:t xml:space="preserve">; BN S1].  </w:t>
            </w:r>
          </w:p>
        </w:tc>
      </w:tr>
      <w:tr w:rsidR="006C6852" w:rsidRPr="006E74C2" w14:paraId="2E2E1101" w14:textId="77777777" w:rsidTr="00DE1DE6">
        <w:tc>
          <w:tcPr>
            <w:tcW w:w="1620" w:type="dxa"/>
          </w:tcPr>
          <w:p w14:paraId="30B8B7B4"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lastRenderedPageBreak/>
              <w:t>Familiarity with military-specific terminology</w:t>
            </w:r>
          </w:p>
        </w:tc>
        <w:tc>
          <w:tcPr>
            <w:tcW w:w="7730" w:type="dxa"/>
          </w:tcPr>
          <w:p w14:paraId="396C44B7"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The last 20 years serving in the Field Artillery. In particular, serving as an Observer/Coach/Trainer at JMRC did more to prepare me to work on a combined division staff than any other assignment. Working regularly with allied and partner armies familiarized me with the challenges in interpretation of military terms and made me a much more effective communicator.</w:t>
            </w:r>
            <w:r w:rsidRPr="006E74C2">
              <w:rPr>
                <w:rFonts w:ascii="Times New Roman" w:hAnsi="Times New Roman" w:cs="Times New Roman"/>
                <w:sz w:val="24"/>
                <w:szCs w:val="24"/>
              </w:rPr>
              <w:t xml:space="preserve">” [LTC, </w:t>
            </w:r>
            <w:r>
              <w:rPr>
                <w:rFonts w:ascii="Times New Roman" w:hAnsi="Times New Roman" w:cs="Times New Roman"/>
                <w:sz w:val="24"/>
                <w:szCs w:val="24"/>
              </w:rPr>
              <w:t>BR13</w:t>
            </w:r>
            <w:r w:rsidRPr="006E74C2">
              <w:rPr>
                <w:rFonts w:ascii="Times New Roman" w:hAnsi="Times New Roman" w:cs="Times New Roman"/>
                <w:sz w:val="24"/>
                <w:szCs w:val="24"/>
              </w:rPr>
              <w:t>; Deputy Fire Support Coordinator].</w:t>
            </w:r>
          </w:p>
          <w:p w14:paraId="0994EF89" w14:textId="77777777" w:rsidR="006C6852" w:rsidRPr="006E74C2" w:rsidRDefault="006C6852" w:rsidP="00DE1DE6">
            <w:pPr>
              <w:spacing w:after="0" w:line="240" w:lineRule="auto"/>
              <w:rPr>
                <w:rFonts w:ascii="Times New Roman" w:hAnsi="Times New Roman" w:cs="Times New Roman"/>
                <w:sz w:val="24"/>
                <w:szCs w:val="24"/>
              </w:rPr>
            </w:pPr>
          </w:p>
          <w:p w14:paraId="31B60016" w14:textId="77777777" w:rsidR="006C6852" w:rsidRPr="006E74C2" w:rsidRDefault="006C6852" w:rsidP="00DE1DE6">
            <w:pPr>
              <w:spacing w:after="0" w:line="240" w:lineRule="auto"/>
              <w:rPr>
                <w:rFonts w:ascii="Times New Roman" w:hAnsi="Times New Roman" w:cs="Times New Roman"/>
                <w:sz w:val="24"/>
                <w:szCs w:val="24"/>
              </w:rPr>
            </w:pPr>
            <w:r w:rsidRPr="006E74C2">
              <w:rPr>
                <w:rFonts w:ascii="Times New Roman" w:hAnsi="Times New Roman" w:cs="Times New Roman"/>
                <w:sz w:val="24"/>
                <w:szCs w:val="24"/>
              </w:rPr>
              <w:t>“</w:t>
            </w:r>
            <w:r w:rsidRPr="006E74C2">
              <w:rPr>
                <w:rFonts w:ascii="Times New Roman" w:hAnsi="Times New Roman" w:cs="Times New Roman"/>
                <w:i/>
                <w:sz w:val="24"/>
                <w:szCs w:val="24"/>
              </w:rPr>
              <w:t>Communication, people, leadership, technical, and research skills are the bread and butter of a Battalion S1. For researching, I specifically mean MILPER/ALARACTs/Regulations</w:t>
            </w:r>
            <w:r w:rsidRPr="006E74C2">
              <w:rPr>
                <w:rFonts w:ascii="Times New Roman" w:hAnsi="Times New Roman" w:cs="Times New Roman"/>
                <w:sz w:val="24"/>
                <w:szCs w:val="24"/>
              </w:rPr>
              <w:t xml:space="preserve">.” [CPT, </w:t>
            </w:r>
            <w:r>
              <w:rPr>
                <w:rFonts w:ascii="Times New Roman" w:hAnsi="Times New Roman" w:cs="Times New Roman"/>
                <w:sz w:val="24"/>
                <w:szCs w:val="24"/>
              </w:rPr>
              <w:t>BR 16</w:t>
            </w:r>
            <w:r w:rsidRPr="006E74C2">
              <w:rPr>
                <w:rFonts w:ascii="Times New Roman" w:hAnsi="Times New Roman" w:cs="Times New Roman"/>
                <w:sz w:val="24"/>
                <w:szCs w:val="24"/>
              </w:rPr>
              <w:t xml:space="preserve">, BN S1].  </w:t>
            </w:r>
          </w:p>
        </w:tc>
      </w:tr>
    </w:tbl>
    <w:p w14:paraId="384F1201" w14:textId="77777777" w:rsidR="006C6852" w:rsidRPr="006E74C2" w:rsidRDefault="006C6852" w:rsidP="006C6852">
      <w:pPr>
        <w:spacing w:after="0" w:line="240" w:lineRule="auto"/>
        <w:rPr>
          <w:rFonts w:ascii="Times New Roman" w:hAnsi="Times New Roman" w:cs="Times New Roman"/>
          <w:sz w:val="24"/>
          <w:szCs w:val="24"/>
        </w:rPr>
      </w:pPr>
    </w:p>
    <w:p w14:paraId="4C728482" w14:textId="77777777" w:rsidR="006C6852" w:rsidRPr="006E74C2" w:rsidRDefault="006C6852" w:rsidP="006C6852">
      <w:pPr>
        <w:rPr>
          <w:rFonts w:ascii="Times New Roman" w:hAnsi="Times New Roman" w:cs="Times New Roman"/>
          <w:sz w:val="24"/>
          <w:szCs w:val="24"/>
        </w:rPr>
      </w:pPr>
      <w:r w:rsidRPr="006E74C2">
        <w:rPr>
          <w:rFonts w:ascii="Times New Roman" w:hAnsi="Times New Roman" w:cs="Times New Roman"/>
          <w:sz w:val="24"/>
          <w:szCs w:val="24"/>
        </w:rPr>
        <w:br w:type="page"/>
      </w:r>
    </w:p>
    <w:p w14:paraId="60524864" w14:textId="1421BF35" w:rsidR="006C6852" w:rsidRPr="006E74C2" w:rsidRDefault="006C6852">
      <w:pPr>
        <w:pStyle w:val="Heading2"/>
        <w:jc w:val="center"/>
        <w:rPr>
          <w:i/>
          <w:szCs w:val="24"/>
        </w:rPr>
        <w:pPrChange w:id="189" w:author="Royston, Ryan P CIV USARMY HQDA ARI (USA)" w:date="2026-05-19T02:44:00Z" w16du:dateUtc="2026-05-19T06:44:00Z">
          <w:pPr>
            <w:pStyle w:val="Heading2"/>
          </w:pPr>
        </w:pPrChange>
      </w:pPr>
      <w:r w:rsidRPr="006E74C2">
        <w:lastRenderedPageBreak/>
        <w:t xml:space="preserve">Appendix G. </w:t>
      </w:r>
      <w:del w:id="190" w:author="Royston, Ryan P CIV USARMY HQDA ARI (USA)" w:date="2026-05-19T02:45:00Z" w16du:dateUtc="2026-05-19T06:45:00Z">
        <w:r w:rsidRPr="006E74C2" w:rsidDel="00A05D75">
          <w:rPr>
            <w:szCs w:val="24"/>
          </w:rPr>
          <w:delText xml:space="preserve">Table 3. </w:delText>
        </w:r>
      </w:del>
      <w:r w:rsidRPr="00A05D75">
        <w:rPr>
          <w:iCs w:val="0"/>
          <w:szCs w:val="24"/>
          <w:rPrChange w:id="191" w:author="Royston, Ryan P CIV USARMY HQDA ARI (USA)" w:date="2026-05-19T02:45:00Z" w16du:dateUtc="2026-05-19T06:45:00Z">
            <w:rPr>
              <w:i/>
              <w:szCs w:val="24"/>
            </w:rPr>
          </w:rPrChange>
        </w:rPr>
        <w:t>Written Communication-specific sub-themes and example quotes</w:t>
      </w:r>
    </w:p>
    <w:p w14:paraId="4FB00403" w14:textId="77777777" w:rsidR="006C6852" w:rsidRPr="006E74C2" w:rsidRDefault="006C6852" w:rsidP="006C6852">
      <w:pPr>
        <w:spacing w:after="0" w:line="240" w:lineRule="auto"/>
        <w:rPr>
          <w:rFonts w:ascii="Times New Roman" w:eastAsia="SimSun" w:hAnsi="Times New Roman" w:cs="Times New Roman"/>
          <w:sz w:val="24"/>
          <w:szCs w:val="24"/>
        </w:rPr>
      </w:pPr>
    </w:p>
    <w:tbl>
      <w:tblPr>
        <w:tblStyle w:val="TableGrid3"/>
        <w:tblW w:w="0" w:type="auto"/>
        <w:tblLook w:val="04A0" w:firstRow="1" w:lastRow="0" w:firstColumn="1" w:lastColumn="0" w:noHBand="0" w:noVBand="1"/>
      </w:tblPr>
      <w:tblGrid>
        <w:gridCol w:w="2354"/>
        <w:gridCol w:w="6276"/>
      </w:tblGrid>
      <w:tr w:rsidR="006C6852" w:rsidRPr="006E74C2" w14:paraId="65E03A41" w14:textId="77777777" w:rsidTr="00DE1DE6">
        <w:tc>
          <w:tcPr>
            <w:tcW w:w="2425" w:type="dxa"/>
          </w:tcPr>
          <w:p w14:paraId="2E96BF35" w14:textId="77777777" w:rsidR="006C6852" w:rsidRPr="006E74C2" w:rsidRDefault="006C6852" w:rsidP="00DE1DE6">
            <w:pPr>
              <w:rPr>
                <w:rFonts w:ascii="Times New Roman" w:eastAsia="Calibri" w:hAnsi="Times New Roman" w:cs="Times New Roman"/>
                <w:b/>
                <w:bCs/>
                <w:sz w:val="24"/>
                <w:szCs w:val="24"/>
              </w:rPr>
            </w:pPr>
            <w:r w:rsidRPr="006E74C2">
              <w:rPr>
                <w:rFonts w:ascii="Times New Roman" w:eastAsia="Calibri" w:hAnsi="Times New Roman" w:cs="Times New Roman"/>
                <w:b/>
                <w:bCs/>
                <w:sz w:val="24"/>
                <w:szCs w:val="24"/>
              </w:rPr>
              <w:t>Written Communication sub-themes</w:t>
            </w:r>
          </w:p>
        </w:tc>
        <w:tc>
          <w:tcPr>
            <w:tcW w:w="6925" w:type="dxa"/>
          </w:tcPr>
          <w:p w14:paraId="68321F1B"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hAnsi="Times New Roman" w:cs="Times New Roman"/>
                <w:b/>
                <w:bCs/>
                <w:noProof/>
                <w:sz w:val="24"/>
                <w:szCs w:val="24"/>
              </w:rPr>
              <w:t>Example Quotes used to extract theme</w:t>
            </w:r>
          </w:p>
        </w:tc>
      </w:tr>
      <w:tr w:rsidR="006C6852" w:rsidRPr="006E74C2" w14:paraId="086EE9B4" w14:textId="77777777" w:rsidTr="00DE1DE6">
        <w:tc>
          <w:tcPr>
            <w:tcW w:w="2425" w:type="dxa"/>
          </w:tcPr>
          <w:p w14:paraId="6627BB95"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t>Compelling in written and spoken communication</w:t>
            </w:r>
          </w:p>
        </w:tc>
        <w:tc>
          <w:tcPr>
            <w:tcW w:w="6925" w:type="dxa"/>
          </w:tcPr>
          <w:p w14:paraId="1D543985"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“Written and verbal communication skills coupled with Fires and Joint doctrinal mastery are the most important skills to my current job.” [CPT, </w:t>
            </w:r>
            <w:r>
              <w:rPr>
                <w:rFonts w:ascii="Times New Roman" w:eastAsia="Calibri" w:hAnsi="Times New Roman" w:cs="Times New Roman"/>
                <w:sz w:val="24"/>
                <w:szCs w:val="24"/>
              </w:rPr>
              <w:t>BR 13</w:t>
            </w:r>
            <w:r w:rsidRPr="006E74C2">
              <w:rPr>
                <w:rFonts w:ascii="Times New Roman" w:eastAsia="Calibri" w:hAnsi="Times New Roman" w:cs="Times New Roman"/>
                <w:sz w:val="24"/>
                <w:szCs w:val="24"/>
              </w:rPr>
              <w:t>; Joint Fires Operations Officer]</w:t>
            </w:r>
          </w:p>
          <w:p w14:paraId="432F567E" w14:textId="77777777" w:rsidR="006C6852" w:rsidRPr="006E74C2" w:rsidRDefault="006C6852" w:rsidP="00DE1DE6">
            <w:pPr>
              <w:jc w:val="both"/>
              <w:rPr>
                <w:rFonts w:ascii="Times New Roman" w:eastAsia="Calibri" w:hAnsi="Times New Roman" w:cs="Times New Roman"/>
                <w:sz w:val="24"/>
                <w:szCs w:val="24"/>
              </w:rPr>
            </w:pPr>
          </w:p>
          <w:p w14:paraId="0A15FBF0"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“Written communication is extremely important.” [MAJ, </w:t>
            </w:r>
            <w:r>
              <w:rPr>
                <w:rFonts w:ascii="Times New Roman" w:eastAsia="Calibri" w:hAnsi="Times New Roman" w:cs="Times New Roman"/>
                <w:sz w:val="24"/>
                <w:szCs w:val="24"/>
              </w:rPr>
              <w:t>BR 18</w:t>
            </w:r>
            <w:r w:rsidRPr="006E74C2">
              <w:rPr>
                <w:rFonts w:ascii="Times New Roman" w:eastAsia="Calibri" w:hAnsi="Times New Roman" w:cs="Times New Roman"/>
                <w:sz w:val="24"/>
                <w:szCs w:val="24"/>
              </w:rPr>
              <w:t>; BN Operations Officer S3].</w:t>
            </w:r>
          </w:p>
        </w:tc>
      </w:tr>
      <w:tr w:rsidR="006C6852" w:rsidRPr="006E74C2" w14:paraId="3B4D5750" w14:textId="77777777" w:rsidTr="00DE1DE6">
        <w:tc>
          <w:tcPr>
            <w:tcW w:w="2425" w:type="dxa"/>
          </w:tcPr>
          <w:p w14:paraId="220844C2"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t>Effective writing requires critical and effective thinking</w:t>
            </w:r>
          </w:p>
        </w:tc>
        <w:tc>
          <w:tcPr>
            <w:tcW w:w="6925" w:type="dxa"/>
          </w:tcPr>
          <w:p w14:paraId="324279F4"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“For military intelligence: critical thinking, public speaking, written communication (can you wrote clearly), and interpersonal skills are of the utmost importance to INTEL jobs.” [CPT, </w:t>
            </w:r>
            <w:r>
              <w:rPr>
                <w:rFonts w:ascii="Times New Roman" w:eastAsia="Calibri" w:hAnsi="Times New Roman" w:cs="Times New Roman"/>
                <w:sz w:val="24"/>
                <w:szCs w:val="24"/>
              </w:rPr>
              <w:t>BR 35</w:t>
            </w:r>
            <w:r w:rsidRPr="006E74C2">
              <w:rPr>
                <w:rFonts w:ascii="Times New Roman" w:eastAsia="Calibri" w:hAnsi="Times New Roman" w:cs="Times New Roman"/>
                <w:sz w:val="24"/>
                <w:szCs w:val="24"/>
              </w:rPr>
              <w:t xml:space="preserve">; BCT S2 Military Intelligence].  </w:t>
            </w:r>
          </w:p>
        </w:tc>
      </w:tr>
      <w:tr w:rsidR="006C6852" w:rsidRPr="006E74C2" w14:paraId="364E4A7F" w14:textId="77777777" w:rsidTr="00DE1DE6">
        <w:tc>
          <w:tcPr>
            <w:tcW w:w="2425" w:type="dxa"/>
          </w:tcPr>
          <w:p w14:paraId="211B7174"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t>Increasing written communication through education and training</w:t>
            </w:r>
          </w:p>
        </w:tc>
        <w:tc>
          <w:tcPr>
            <w:tcW w:w="6925" w:type="dxa"/>
          </w:tcPr>
          <w:p w14:paraId="34DC3D5E"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“I use my composition course most frequently when correcting and writing documents. Backgrounds in writing and communication studies are relevant and helpful to accomplishing the heavy load of documents in and out of the section and shop.” [1LT, </w:t>
            </w:r>
            <w:r>
              <w:rPr>
                <w:rFonts w:ascii="Times New Roman" w:eastAsia="Calibri" w:hAnsi="Times New Roman" w:cs="Times New Roman"/>
                <w:sz w:val="24"/>
                <w:szCs w:val="24"/>
              </w:rPr>
              <w:t>BR 16</w:t>
            </w:r>
            <w:r w:rsidRPr="006E74C2">
              <w:rPr>
                <w:rFonts w:ascii="Times New Roman" w:eastAsia="Calibri" w:hAnsi="Times New Roman" w:cs="Times New Roman"/>
                <w:sz w:val="24"/>
                <w:szCs w:val="24"/>
              </w:rPr>
              <w:t xml:space="preserve">; BN S1]. </w:t>
            </w:r>
          </w:p>
          <w:p w14:paraId="002B0AE8" w14:textId="77777777" w:rsidR="006C6852" w:rsidRPr="006E74C2" w:rsidRDefault="006C6852" w:rsidP="00DE1DE6">
            <w:pPr>
              <w:jc w:val="both"/>
              <w:rPr>
                <w:rFonts w:ascii="Times New Roman" w:eastAsia="Calibri" w:hAnsi="Times New Roman" w:cs="Times New Roman"/>
                <w:sz w:val="24"/>
                <w:szCs w:val="24"/>
              </w:rPr>
            </w:pPr>
          </w:p>
          <w:p w14:paraId="0E4E0BE6"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“As an infantry officer, the military education I received has been most useful. I feel my civilian degree in literature has helped me tremendously since it helped me to develop my analytical and communication skills.” [CPT,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xml:space="preserve">; Heavy Weapons Company Commander]. </w:t>
            </w:r>
          </w:p>
          <w:p w14:paraId="632B3113" w14:textId="77777777" w:rsidR="006C6852" w:rsidRPr="006E74C2" w:rsidRDefault="006C6852" w:rsidP="00DE1DE6">
            <w:pPr>
              <w:jc w:val="both"/>
              <w:rPr>
                <w:rFonts w:ascii="Times New Roman" w:eastAsia="Calibri" w:hAnsi="Times New Roman" w:cs="Times New Roman"/>
                <w:sz w:val="24"/>
                <w:szCs w:val="24"/>
              </w:rPr>
            </w:pPr>
          </w:p>
          <w:p w14:paraId="0B0688CB"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“In my current job the formal education most useful was my undergraduate degree in English as been the most useful to me. The number of written correspondence I manage on a daily basis relies heavily on grammar checking and ability to communicate effectively using the written word.” [MAJ, </w:t>
            </w:r>
            <w:r>
              <w:rPr>
                <w:rFonts w:ascii="Times New Roman" w:eastAsia="Calibri" w:hAnsi="Times New Roman" w:cs="Times New Roman"/>
                <w:sz w:val="24"/>
                <w:szCs w:val="24"/>
              </w:rPr>
              <w:t>BR 13</w:t>
            </w:r>
            <w:r w:rsidRPr="006E74C2">
              <w:rPr>
                <w:rFonts w:ascii="Times New Roman" w:eastAsia="Calibri" w:hAnsi="Times New Roman" w:cs="Times New Roman"/>
                <w:sz w:val="24"/>
                <w:szCs w:val="24"/>
              </w:rPr>
              <w:t xml:space="preserve">; U.S. Army Garrison Italy XO]. </w:t>
            </w:r>
          </w:p>
          <w:p w14:paraId="14BA861A" w14:textId="77777777" w:rsidR="006C6852" w:rsidRPr="006E74C2" w:rsidRDefault="006C6852" w:rsidP="00DE1DE6">
            <w:pPr>
              <w:jc w:val="both"/>
              <w:rPr>
                <w:rFonts w:ascii="Times New Roman" w:eastAsia="Calibri" w:hAnsi="Times New Roman" w:cs="Times New Roman"/>
                <w:sz w:val="24"/>
                <w:szCs w:val="24"/>
              </w:rPr>
            </w:pPr>
          </w:p>
          <w:p w14:paraId="52B74951"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“Writing course taken in conjunction with a Masters program will be most useful. Serving as a congressional liaison and as a congressional fellow exposed me to better analytical, reading comprehension, and communication practices than what are generally utilized in the tactical Army (Division and below).” [MAJ, </w:t>
            </w:r>
            <w:r>
              <w:rPr>
                <w:rFonts w:ascii="Times New Roman" w:eastAsia="Calibri" w:hAnsi="Times New Roman" w:cs="Times New Roman"/>
                <w:sz w:val="24"/>
                <w:szCs w:val="24"/>
              </w:rPr>
              <w:t>BR 18</w:t>
            </w:r>
            <w:r w:rsidRPr="006E74C2">
              <w:rPr>
                <w:rFonts w:ascii="Times New Roman" w:eastAsia="Calibri" w:hAnsi="Times New Roman" w:cs="Times New Roman"/>
                <w:sz w:val="24"/>
                <w:szCs w:val="24"/>
              </w:rPr>
              <w:t xml:space="preserve">; Joint Staff Directorate XO].  </w:t>
            </w:r>
          </w:p>
          <w:p w14:paraId="5C849944" w14:textId="77777777" w:rsidR="006C6852" w:rsidRPr="006E74C2" w:rsidRDefault="006C6852" w:rsidP="00DE1DE6">
            <w:pPr>
              <w:jc w:val="both"/>
              <w:rPr>
                <w:rFonts w:ascii="Times New Roman" w:eastAsia="Calibri" w:hAnsi="Times New Roman" w:cs="Times New Roman"/>
                <w:sz w:val="24"/>
                <w:szCs w:val="24"/>
              </w:rPr>
            </w:pPr>
          </w:p>
          <w:p w14:paraId="65F8B4AC"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“I attended the Army School of Advanced Military Studies [SAMS]. I found my SAMS education and subsequent utilization tour extremely useful for improving perceptiveness, </w:t>
            </w:r>
            <w:r w:rsidRPr="006E74C2">
              <w:rPr>
                <w:rFonts w:ascii="Times New Roman" w:eastAsia="Calibri" w:hAnsi="Times New Roman" w:cs="Times New Roman"/>
                <w:sz w:val="24"/>
                <w:szCs w:val="24"/>
              </w:rPr>
              <w:lastRenderedPageBreak/>
              <w:t xml:space="preserve">oral and written communication, and team building.” [LTC, </w:t>
            </w:r>
            <w:r>
              <w:rPr>
                <w:rFonts w:ascii="Times New Roman" w:eastAsia="Calibri" w:hAnsi="Times New Roman" w:cs="Times New Roman"/>
                <w:sz w:val="24"/>
                <w:szCs w:val="24"/>
              </w:rPr>
              <w:t>BR 15</w:t>
            </w:r>
            <w:r w:rsidRPr="006E74C2">
              <w:rPr>
                <w:rFonts w:ascii="Times New Roman" w:eastAsia="Calibri" w:hAnsi="Times New Roman" w:cs="Times New Roman"/>
                <w:sz w:val="24"/>
                <w:szCs w:val="24"/>
              </w:rPr>
              <w:t>; G5 Plans].</w:t>
            </w:r>
          </w:p>
          <w:p w14:paraId="113804B4" w14:textId="77777777" w:rsidR="006C6852" w:rsidRPr="006E74C2" w:rsidRDefault="006C6852" w:rsidP="00DE1DE6">
            <w:pPr>
              <w:jc w:val="both"/>
              <w:rPr>
                <w:rFonts w:ascii="Times New Roman" w:eastAsia="Calibri" w:hAnsi="Times New Roman" w:cs="Times New Roman"/>
                <w:sz w:val="24"/>
                <w:szCs w:val="24"/>
              </w:rPr>
            </w:pPr>
          </w:p>
          <w:p w14:paraId="2D19152E"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“There is not one particular field of study that is required for this job. An undergraduate education I believe is a must because it gives the person the ability to think critically, solve complex problems and hopefully it helps improve the language proficiency; both oral and written forms of expression.” [MAJ,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xml:space="preserve">; Brigade S4 OIC].  </w:t>
            </w:r>
          </w:p>
        </w:tc>
      </w:tr>
      <w:tr w:rsidR="006C6852" w:rsidRPr="006E74C2" w14:paraId="5ECE3860" w14:textId="77777777" w:rsidTr="00DE1DE6">
        <w:tc>
          <w:tcPr>
            <w:tcW w:w="2425" w:type="dxa"/>
          </w:tcPr>
          <w:p w14:paraId="748CBA3B"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lastRenderedPageBreak/>
              <w:t>Written communication requires using logic</w:t>
            </w:r>
          </w:p>
        </w:tc>
        <w:tc>
          <w:tcPr>
            <w:tcW w:w="6925" w:type="dxa"/>
          </w:tcPr>
          <w:p w14:paraId="55D1704E"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“[skills you believe are necessary to perform the job] Communication, communication, communication. Setting reasonable expectations and knowing when to tell the boss that the plan is not logistically feasible. I attended law school which taught oral and written communication skills and logic. These are very useful skills.” [MAJ, </w:t>
            </w:r>
            <w:r>
              <w:rPr>
                <w:rFonts w:ascii="Times New Roman" w:eastAsia="Calibri" w:hAnsi="Times New Roman" w:cs="Times New Roman"/>
                <w:sz w:val="24"/>
                <w:szCs w:val="24"/>
              </w:rPr>
              <w:t>BR 15</w:t>
            </w:r>
            <w:r w:rsidRPr="006E74C2">
              <w:rPr>
                <w:rFonts w:ascii="Times New Roman" w:eastAsia="Calibri" w:hAnsi="Times New Roman" w:cs="Times New Roman"/>
                <w:sz w:val="24"/>
                <w:szCs w:val="24"/>
              </w:rPr>
              <w:t>; Logistics Planner].</w:t>
            </w:r>
          </w:p>
        </w:tc>
      </w:tr>
      <w:tr w:rsidR="006C6852" w:rsidRPr="006E74C2" w14:paraId="0D97019E" w14:textId="77777777" w:rsidTr="00DE1DE6">
        <w:tc>
          <w:tcPr>
            <w:tcW w:w="2425" w:type="dxa"/>
          </w:tcPr>
          <w:p w14:paraId="2855A520"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t>Communicating at the executive level</w:t>
            </w:r>
          </w:p>
        </w:tc>
        <w:tc>
          <w:tcPr>
            <w:tcW w:w="6925" w:type="dxa"/>
          </w:tcPr>
          <w:p w14:paraId="78AC85D4"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“Understanding the importance of processes is important, but I feel working well with people is probably the most important skill in my current position. In addition, written communication at the executive level is extremely important.” [LTC,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xml:space="preserve">; Joint Planner at Combatant Command].  </w:t>
            </w:r>
          </w:p>
        </w:tc>
      </w:tr>
      <w:tr w:rsidR="006C6852" w:rsidRPr="006E74C2" w14:paraId="169B34E3" w14:textId="77777777" w:rsidTr="00DE1DE6">
        <w:tc>
          <w:tcPr>
            <w:tcW w:w="2425" w:type="dxa"/>
          </w:tcPr>
          <w:p w14:paraId="7525B794"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t>Communicating to multiple levels</w:t>
            </w:r>
          </w:p>
        </w:tc>
        <w:tc>
          <w:tcPr>
            <w:tcW w:w="6925" w:type="dxa"/>
          </w:tcPr>
          <w:p w14:paraId="430096E9"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“Leadership talent is most important and encompasses many areas - providing guidance, motivation, appropriately delegating, communicating on multiple levels (2 levels down, 2 levels up), understanding your own personal bias, having social awareness, caring for your people, oral and written communication, time management, etc.” [LTC,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Basic Combat Training Battalion Commander].</w:t>
            </w:r>
          </w:p>
          <w:p w14:paraId="08AA4316" w14:textId="77777777" w:rsidR="006C6852" w:rsidRPr="006E74C2" w:rsidRDefault="006C6852" w:rsidP="00DE1DE6">
            <w:pPr>
              <w:jc w:val="both"/>
              <w:rPr>
                <w:rFonts w:ascii="Times New Roman" w:eastAsia="Calibri" w:hAnsi="Times New Roman" w:cs="Times New Roman"/>
                <w:sz w:val="24"/>
                <w:szCs w:val="24"/>
              </w:rPr>
            </w:pPr>
          </w:p>
          <w:p w14:paraId="06DC5FB0"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“The other half is being able to communicate effectively with your superiors, subordinates and laterally in order to plan, coordinate and accomplish the mission. When one experiences difficulty in any of these areas, the mission will become a lot more challenging and the Soldiers will see a degradation of support and increased frustration.” [MAJ,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xml:space="preserve">; Brigade S4 OIC]. </w:t>
            </w:r>
          </w:p>
          <w:p w14:paraId="4F4F9B5C" w14:textId="77777777" w:rsidR="006C6852" w:rsidRPr="006E74C2" w:rsidRDefault="006C6852" w:rsidP="00DE1DE6">
            <w:pPr>
              <w:jc w:val="both"/>
              <w:rPr>
                <w:rFonts w:ascii="Times New Roman" w:eastAsia="Calibri" w:hAnsi="Times New Roman" w:cs="Times New Roman"/>
                <w:sz w:val="24"/>
                <w:szCs w:val="24"/>
              </w:rPr>
            </w:pPr>
          </w:p>
          <w:p w14:paraId="3C07E9A5"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“The ability to communicate through written means is very important on a staff compared to leading an aviation platoon. Written communication is of paramount importance when writing an OER/NCOER.” [MAJ, </w:t>
            </w:r>
            <w:r>
              <w:rPr>
                <w:rFonts w:ascii="Times New Roman" w:eastAsia="Calibri" w:hAnsi="Times New Roman" w:cs="Times New Roman"/>
                <w:sz w:val="24"/>
                <w:szCs w:val="24"/>
              </w:rPr>
              <w:t>BR 18</w:t>
            </w:r>
            <w:r w:rsidRPr="006E74C2">
              <w:rPr>
                <w:rFonts w:ascii="Times New Roman" w:eastAsia="Calibri" w:hAnsi="Times New Roman" w:cs="Times New Roman"/>
                <w:sz w:val="24"/>
                <w:szCs w:val="24"/>
              </w:rPr>
              <w:t>; Aviation Staff Officer].</w:t>
            </w:r>
          </w:p>
        </w:tc>
      </w:tr>
      <w:tr w:rsidR="006C6852" w:rsidRPr="006E74C2" w14:paraId="0CE94CF7" w14:textId="77777777" w:rsidTr="00DE1DE6">
        <w:tc>
          <w:tcPr>
            <w:tcW w:w="2425" w:type="dxa"/>
          </w:tcPr>
          <w:p w14:paraId="5B48A90D"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t>Ability to condense information to the most important points</w:t>
            </w:r>
          </w:p>
        </w:tc>
        <w:tc>
          <w:tcPr>
            <w:tcW w:w="6925" w:type="dxa"/>
          </w:tcPr>
          <w:p w14:paraId="0D8A4798"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“I think technical writing is very important to my job as a BN S3. I don’t write many technical pieces, but every time I had an exercise in writing technical information, I had to compress complex information into succinct papers and convey it to the uninitiated. The concept of the ‘executive summary’ is very </w:t>
            </w:r>
            <w:r w:rsidRPr="006E74C2">
              <w:rPr>
                <w:rFonts w:ascii="Times New Roman" w:eastAsia="Calibri" w:hAnsi="Times New Roman" w:cs="Times New Roman"/>
                <w:sz w:val="24"/>
                <w:szCs w:val="24"/>
              </w:rPr>
              <w:lastRenderedPageBreak/>
              <w:t xml:space="preserve">useful to my daily job. Keyboarding skills are huge for the amount of typing I do in writing orders, emails, and preparing briefs. Oral and written communication are my biggest tools.” [CPT,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xml:space="preserve">; Battalion S3].  </w:t>
            </w:r>
          </w:p>
        </w:tc>
      </w:tr>
      <w:tr w:rsidR="006C6852" w:rsidRPr="006E74C2" w14:paraId="7CCB405E" w14:textId="77777777" w:rsidTr="00DE1DE6">
        <w:trPr>
          <w:trHeight w:val="269"/>
        </w:trPr>
        <w:tc>
          <w:tcPr>
            <w:tcW w:w="2425" w:type="dxa"/>
          </w:tcPr>
          <w:p w14:paraId="6D3A62CA"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lastRenderedPageBreak/>
              <w:t>Disseminating information in a timely fashion</w:t>
            </w:r>
          </w:p>
        </w:tc>
        <w:tc>
          <w:tcPr>
            <w:tcW w:w="6925" w:type="dxa"/>
          </w:tcPr>
          <w:p w14:paraId="73ECCF06"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“Writing things down and disseminating them is immeasurable. People need to pretend they have a TAC evaluating them- there is no consequence for people dropping the ball on basic communication. Tasking with last minute suspense come down at 1500 every day because some captain on BDE or BN staff saw that he had to put it out before he/she left work. As a result, Soldiers take the short end of the stick.” [CPT,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xml:space="preserve">; Heavy Weapons Company XO].  </w:t>
            </w:r>
          </w:p>
          <w:p w14:paraId="5ECF0BE5" w14:textId="77777777" w:rsidR="006C6852" w:rsidRPr="006E74C2" w:rsidRDefault="006C6852" w:rsidP="00DE1DE6">
            <w:pPr>
              <w:jc w:val="both"/>
              <w:rPr>
                <w:rFonts w:ascii="Times New Roman" w:eastAsia="Calibri" w:hAnsi="Times New Roman" w:cs="Times New Roman"/>
                <w:sz w:val="24"/>
                <w:szCs w:val="24"/>
              </w:rPr>
            </w:pPr>
          </w:p>
          <w:p w14:paraId="48082DA0"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“Nothing can substitute for oral and written communication skills. Those who can succinctly and accurately communicate ideas and concepts excel in positions such as the one I occupy. When interacting with senior leaders frequently, but for limited durations, personnel must quickly and accurately convey a problem, identify the ramifications of various courses of action, and recommend a solution worthy to be communicated to national level leaders”. [LTC, </w:t>
            </w:r>
            <w:r>
              <w:rPr>
                <w:rFonts w:ascii="Times New Roman" w:eastAsia="Calibri" w:hAnsi="Times New Roman" w:cs="Times New Roman"/>
                <w:sz w:val="24"/>
                <w:szCs w:val="24"/>
              </w:rPr>
              <w:t>BR 12</w:t>
            </w:r>
            <w:r w:rsidRPr="006E74C2">
              <w:rPr>
                <w:rFonts w:ascii="Times New Roman" w:eastAsia="Calibri" w:hAnsi="Times New Roman" w:cs="Times New Roman"/>
                <w:sz w:val="24"/>
                <w:szCs w:val="24"/>
              </w:rPr>
              <w:t>; Mission assurance EOD program officer].</w:t>
            </w:r>
          </w:p>
        </w:tc>
      </w:tr>
      <w:tr w:rsidR="006C6852" w:rsidRPr="006E74C2" w14:paraId="26ABB3D0" w14:textId="77777777" w:rsidTr="00DE1DE6">
        <w:tc>
          <w:tcPr>
            <w:tcW w:w="2425" w:type="dxa"/>
          </w:tcPr>
          <w:p w14:paraId="1C714FE9" w14:textId="77777777" w:rsidR="006C6852" w:rsidRPr="006E74C2" w:rsidRDefault="006C6852" w:rsidP="00DE1DE6">
            <w:pPr>
              <w:rPr>
                <w:rFonts w:ascii="Times New Roman" w:eastAsia="Calibri" w:hAnsi="Times New Roman" w:cs="Times New Roman"/>
                <w:b/>
                <w:sz w:val="24"/>
                <w:szCs w:val="24"/>
              </w:rPr>
            </w:pPr>
            <w:r w:rsidRPr="006E74C2">
              <w:rPr>
                <w:rFonts w:ascii="Times New Roman" w:eastAsia="Calibri" w:hAnsi="Times New Roman" w:cs="Times New Roman"/>
                <w:sz w:val="24"/>
                <w:szCs w:val="24"/>
              </w:rPr>
              <w:t>Clear communication of complex ideas</w:t>
            </w:r>
          </w:p>
        </w:tc>
        <w:tc>
          <w:tcPr>
            <w:tcW w:w="6925" w:type="dxa"/>
          </w:tcPr>
          <w:p w14:paraId="42135790"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LTC/ </w:t>
            </w:r>
            <w:r>
              <w:rPr>
                <w:rFonts w:ascii="Times New Roman" w:eastAsia="Calibri" w:hAnsi="Times New Roman" w:cs="Times New Roman"/>
                <w:sz w:val="24"/>
                <w:szCs w:val="24"/>
              </w:rPr>
              <w:t>BR 12</w:t>
            </w:r>
          </w:p>
          <w:p w14:paraId="7B1318CF" w14:textId="77777777" w:rsidR="006C6852" w:rsidRPr="006E74C2" w:rsidRDefault="006C6852" w:rsidP="00DE1DE6">
            <w:pPr>
              <w:jc w:val="both"/>
              <w:rPr>
                <w:rFonts w:ascii="Times New Roman" w:eastAsia="Calibri" w:hAnsi="Times New Roman" w:cs="Times New Roman"/>
                <w:sz w:val="24"/>
                <w:szCs w:val="24"/>
              </w:rPr>
            </w:pPr>
            <w:r w:rsidRPr="006E74C2">
              <w:rPr>
                <w:rFonts w:ascii="Times New Roman" w:eastAsia="Calibri" w:hAnsi="Times New Roman" w:cs="Times New Roman"/>
                <w:sz w:val="24"/>
                <w:szCs w:val="24"/>
              </w:rPr>
              <w:t xml:space="preserve">“A position teaching at USMA, which also required significant formal writing, prepared me for both clear verbal communication of complex ideas (through classroom teaching) and written communication requirements of the current position. [LTC, </w:t>
            </w:r>
            <w:r>
              <w:rPr>
                <w:rFonts w:ascii="Times New Roman" w:eastAsia="Calibri" w:hAnsi="Times New Roman" w:cs="Times New Roman"/>
                <w:sz w:val="24"/>
                <w:szCs w:val="24"/>
              </w:rPr>
              <w:t>BR 13</w:t>
            </w:r>
            <w:r w:rsidRPr="006E74C2">
              <w:rPr>
                <w:rFonts w:ascii="Times New Roman" w:eastAsia="Calibri" w:hAnsi="Times New Roman" w:cs="Times New Roman"/>
                <w:sz w:val="24"/>
                <w:szCs w:val="24"/>
              </w:rPr>
              <w:t>; Strategic planner at Joint Task Force].</w:t>
            </w:r>
          </w:p>
        </w:tc>
      </w:tr>
      <w:tr w:rsidR="006C6852" w:rsidRPr="006E74C2" w14:paraId="35056671" w14:textId="77777777" w:rsidTr="00DE1DE6">
        <w:tc>
          <w:tcPr>
            <w:tcW w:w="2425" w:type="dxa"/>
          </w:tcPr>
          <w:p w14:paraId="241DFAB8" w14:textId="77777777" w:rsidR="006C6852" w:rsidRPr="006E74C2" w:rsidRDefault="006C6852" w:rsidP="00DE1DE6">
            <w:pPr>
              <w:rPr>
                <w:rFonts w:ascii="Times New Roman" w:eastAsia="Calibri" w:hAnsi="Times New Roman" w:cs="Times New Roman"/>
                <w:sz w:val="24"/>
                <w:szCs w:val="24"/>
              </w:rPr>
            </w:pPr>
            <w:r w:rsidRPr="006E74C2">
              <w:rPr>
                <w:rFonts w:ascii="Times New Roman" w:eastAsia="Calibri" w:hAnsi="Times New Roman" w:cs="Times New Roman"/>
                <w:sz w:val="24"/>
                <w:szCs w:val="24"/>
              </w:rPr>
              <w:t>Asking for Feedback and Mentoring</w:t>
            </w:r>
          </w:p>
        </w:tc>
        <w:tc>
          <w:tcPr>
            <w:tcW w:w="6925" w:type="dxa"/>
          </w:tcPr>
          <w:p w14:paraId="2D283B9D" w14:textId="77777777" w:rsidR="006C6852" w:rsidRPr="006E74C2" w:rsidRDefault="006C6852" w:rsidP="00DE1DE6">
            <w:pPr>
              <w:jc w:val="both"/>
              <w:rPr>
                <w:rFonts w:ascii="Times New Roman" w:hAnsi="Times New Roman" w:cs="Times New Roman"/>
                <w:sz w:val="24"/>
                <w:szCs w:val="24"/>
              </w:rPr>
            </w:pPr>
            <w:r w:rsidRPr="006E74C2">
              <w:rPr>
                <w:rFonts w:ascii="Times New Roman" w:hAnsi="Times New Roman" w:cs="Times New Roman"/>
                <w:sz w:val="24"/>
                <w:szCs w:val="24"/>
              </w:rPr>
              <w:t>“I also think clear communication skills (oral, written) are critical, and come with a little bit of how-to, practice, and realistic feedback. These two skills: thinking and clear communication, are only worthwhile if conjoined with perceptive application. This also requires objective “how to” teaching, practice, and realistic feedback.”</w:t>
            </w:r>
            <w:r w:rsidRPr="006E74C2">
              <w:rPr>
                <w:rFonts w:ascii="Times New Roman" w:hAnsi="Times New Roman" w:cs="Times New Roman"/>
                <w:i/>
                <w:sz w:val="24"/>
                <w:szCs w:val="24"/>
              </w:rPr>
              <w:t xml:space="preserve"> </w:t>
            </w:r>
            <w:r w:rsidRPr="006E74C2">
              <w:rPr>
                <w:rFonts w:ascii="Times New Roman" w:hAnsi="Times New Roman" w:cs="Times New Roman"/>
                <w:sz w:val="24"/>
                <w:szCs w:val="24"/>
              </w:rPr>
              <w:t xml:space="preserve">[MAJ, </w:t>
            </w:r>
            <w:r>
              <w:rPr>
                <w:rFonts w:ascii="Times New Roman" w:hAnsi="Times New Roman" w:cs="Times New Roman"/>
                <w:sz w:val="24"/>
                <w:szCs w:val="24"/>
              </w:rPr>
              <w:t>BR 15</w:t>
            </w:r>
            <w:r w:rsidRPr="006E74C2">
              <w:rPr>
                <w:rFonts w:ascii="Times New Roman" w:hAnsi="Times New Roman" w:cs="Times New Roman"/>
                <w:sz w:val="24"/>
                <w:szCs w:val="24"/>
              </w:rPr>
              <w:t xml:space="preserve">; G5 Plans].  </w:t>
            </w:r>
          </w:p>
          <w:p w14:paraId="7B83B68C" w14:textId="77777777" w:rsidR="006C6852" w:rsidRPr="006E74C2" w:rsidRDefault="006C6852" w:rsidP="00DE1DE6">
            <w:pPr>
              <w:jc w:val="both"/>
              <w:rPr>
                <w:rFonts w:ascii="Times New Roman" w:hAnsi="Times New Roman" w:cs="Times New Roman"/>
                <w:sz w:val="24"/>
                <w:szCs w:val="24"/>
              </w:rPr>
            </w:pPr>
          </w:p>
          <w:p w14:paraId="06FF01C3" w14:textId="77777777" w:rsidR="006C6852" w:rsidRPr="006E74C2" w:rsidRDefault="006C6852" w:rsidP="00DE1DE6">
            <w:pPr>
              <w:rPr>
                <w:rFonts w:ascii="Times New Roman" w:hAnsi="Times New Roman" w:cs="Times New Roman"/>
                <w:noProof/>
                <w:sz w:val="24"/>
                <w:szCs w:val="24"/>
              </w:rPr>
            </w:pPr>
            <w:r w:rsidRPr="006E74C2">
              <w:rPr>
                <w:rFonts w:ascii="Times New Roman" w:hAnsi="Times New Roman" w:cs="Times New Roman"/>
                <w:iCs/>
                <w:sz w:val="24"/>
                <w:szCs w:val="24"/>
              </w:rPr>
              <w:t>“Formal education needs to include a large quantity of harshly critiqued writing. It is completely astounding how many commissioned officers cannot properly transmit information in a timely manner. Meanwhile, it expects a military science class to take care of written communication, where cadets are graded by NCOs who write in all caps with no punctuation. That doesn’t even begin to cover the lacking research and database skills that most officers have.”</w:t>
            </w:r>
            <w:r w:rsidRPr="006E74C2">
              <w:rPr>
                <w:rFonts w:ascii="Times New Roman" w:hAnsi="Times New Roman" w:cs="Times New Roman"/>
                <w:sz w:val="24"/>
                <w:szCs w:val="24"/>
              </w:rPr>
              <w:t xml:space="preserve"> [LTC, </w:t>
            </w:r>
            <w:r>
              <w:rPr>
                <w:rFonts w:ascii="Times New Roman" w:hAnsi="Times New Roman" w:cs="Times New Roman"/>
                <w:sz w:val="24"/>
                <w:szCs w:val="24"/>
              </w:rPr>
              <w:t>BR 12</w:t>
            </w:r>
            <w:r w:rsidRPr="006E74C2">
              <w:rPr>
                <w:rFonts w:ascii="Times New Roman" w:hAnsi="Times New Roman" w:cs="Times New Roman"/>
                <w:sz w:val="24"/>
                <w:szCs w:val="24"/>
              </w:rPr>
              <w:t>; Basic Combat Training Battalion Commander].</w:t>
            </w:r>
          </w:p>
          <w:p w14:paraId="7FF354B3" w14:textId="77777777" w:rsidR="006C6852" w:rsidRPr="006E74C2" w:rsidRDefault="006C6852" w:rsidP="00DE1DE6">
            <w:pPr>
              <w:jc w:val="both"/>
              <w:rPr>
                <w:rFonts w:ascii="Times New Roman" w:eastAsia="Calibri" w:hAnsi="Times New Roman" w:cs="Times New Roman"/>
                <w:sz w:val="24"/>
                <w:szCs w:val="24"/>
              </w:rPr>
            </w:pPr>
          </w:p>
        </w:tc>
      </w:tr>
    </w:tbl>
    <w:p w14:paraId="2F1F74B2" w14:textId="590029BD" w:rsidR="006C6852" w:rsidRPr="00D0481B" w:rsidRDefault="006C6852">
      <w:pPr>
        <w:pStyle w:val="Heading2"/>
        <w:jc w:val="center"/>
        <w:rPr>
          <w:noProof/>
          <w:szCs w:val="24"/>
        </w:rPr>
        <w:pPrChange w:id="192" w:author="Royston, Ryan P CIV USARMY HQDA ARI (USA)" w:date="2026-05-19T02:44:00Z" w16du:dateUtc="2026-05-19T06:44:00Z">
          <w:pPr>
            <w:pStyle w:val="Heading2"/>
          </w:pPr>
        </w:pPrChange>
      </w:pPr>
      <w:r w:rsidRPr="00D0481B">
        <w:lastRenderedPageBreak/>
        <w:t xml:space="preserve">Appendix </w:t>
      </w:r>
      <w:r>
        <w:t>H</w:t>
      </w:r>
      <w:r w:rsidRPr="00D0481B">
        <w:t xml:space="preserve">. </w:t>
      </w:r>
      <w:bookmarkStart w:id="193" w:name="_Hlk131691800"/>
      <w:del w:id="194" w:author="Royston, Ryan P CIV USARMY HQDA ARI (USA)" w:date="2026-05-19T02:45:00Z" w16du:dateUtc="2026-05-19T06:45:00Z">
        <w:r w:rsidRPr="00D0481B" w:rsidDel="00A05D75">
          <w:rPr>
            <w:szCs w:val="24"/>
          </w:rPr>
          <w:delText xml:space="preserve">Table 4. </w:delText>
        </w:r>
      </w:del>
      <w:r w:rsidRPr="00D0481B">
        <w:rPr>
          <w:noProof/>
          <w:szCs w:val="24"/>
        </w:rPr>
        <w:t>Oral Communication sub-themes and example quotes</w:t>
      </w:r>
    </w:p>
    <w:p w14:paraId="64CCAB2D" w14:textId="77777777" w:rsidR="006C6852" w:rsidRPr="00A31246" w:rsidRDefault="006C6852" w:rsidP="006C6852">
      <w:pPr>
        <w:spacing w:after="0" w:line="240" w:lineRule="auto"/>
        <w:rPr>
          <w:rFonts w:ascii="Times New Roman" w:eastAsia="SimSun" w:hAnsi="Times New Roman" w:cs="Times New Roman"/>
          <w:noProof/>
          <w:sz w:val="24"/>
          <w:szCs w:val="24"/>
        </w:rPr>
      </w:pPr>
    </w:p>
    <w:tbl>
      <w:tblPr>
        <w:tblStyle w:val="TableGrid3"/>
        <w:tblW w:w="0" w:type="auto"/>
        <w:tblLook w:val="04A0" w:firstRow="1" w:lastRow="0" w:firstColumn="1" w:lastColumn="0" w:noHBand="0" w:noVBand="1"/>
      </w:tblPr>
      <w:tblGrid>
        <w:gridCol w:w="2276"/>
        <w:gridCol w:w="6354"/>
      </w:tblGrid>
      <w:tr w:rsidR="006C6852" w:rsidRPr="00A31246" w14:paraId="656329F1" w14:textId="77777777" w:rsidTr="00DE1DE6">
        <w:tc>
          <w:tcPr>
            <w:tcW w:w="2335" w:type="dxa"/>
          </w:tcPr>
          <w:p w14:paraId="1ACFC760" w14:textId="77777777" w:rsidR="006C6852" w:rsidRPr="00A31246" w:rsidRDefault="006C6852" w:rsidP="00DE1DE6">
            <w:pPr>
              <w:contextualSpacing/>
              <w:jc w:val="both"/>
              <w:rPr>
                <w:rFonts w:ascii="Times New Roman" w:eastAsia="Calibri" w:hAnsi="Times New Roman" w:cs="Times New Roman"/>
                <w:b/>
                <w:bCs/>
                <w:iCs/>
                <w:sz w:val="24"/>
                <w:szCs w:val="24"/>
              </w:rPr>
            </w:pPr>
            <w:r w:rsidRPr="00A31246">
              <w:rPr>
                <w:rFonts w:ascii="Times New Roman" w:eastAsia="Calibri" w:hAnsi="Times New Roman" w:cs="Times New Roman"/>
                <w:b/>
                <w:bCs/>
                <w:iCs/>
                <w:sz w:val="24"/>
                <w:szCs w:val="24"/>
              </w:rPr>
              <w:t>Oral Communication sub-theme</w:t>
            </w:r>
          </w:p>
        </w:tc>
        <w:tc>
          <w:tcPr>
            <w:tcW w:w="7015" w:type="dxa"/>
          </w:tcPr>
          <w:p w14:paraId="3020622D" w14:textId="77777777" w:rsidR="006C6852" w:rsidRPr="00A31246" w:rsidRDefault="006C6852" w:rsidP="00DE1DE6">
            <w:pPr>
              <w:contextualSpacing/>
              <w:jc w:val="both"/>
              <w:rPr>
                <w:rFonts w:ascii="Times New Roman" w:eastAsia="Calibri" w:hAnsi="Times New Roman" w:cs="Times New Roman"/>
                <w:sz w:val="24"/>
                <w:szCs w:val="24"/>
              </w:rPr>
            </w:pPr>
            <w:r w:rsidRPr="00A31246">
              <w:rPr>
                <w:rFonts w:ascii="Times New Roman" w:hAnsi="Times New Roman" w:cs="Times New Roman"/>
                <w:b/>
                <w:bCs/>
                <w:noProof/>
                <w:sz w:val="24"/>
                <w:szCs w:val="24"/>
              </w:rPr>
              <w:t>Example Quotes used to extract theme</w:t>
            </w:r>
          </w:p>
        </w:tc>
      </w:tr>
      <w:tr w:rsidR="006C6852" w:rsidRPr="00A31246" w14:paraId="0318403D" w14:textId="77777777" w:rsidTr="00DE1DE6">
        <w:tc>
          <w:tcPr>
            <w:tcW w:w="2335" w:type="dxa"/>
          </w:tcPr>
          <w:p w14:paraId="284CFB56"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Communicating a vision</w:t>
            </w:r>
          </w:p>
        </w:tc>
        <w:tc>
          <w:tcPr>
            <w:tcW w:w="7015" w:type="dxa"/>
          </w:tcPr>
          <w:p w14:paraId="2C52E497"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“Proficiency at oral and written communication is the critical aspect from formal education. I am an engineer officer, however the Army Engineer Corps is structured so that those are not required skills; we are leaders, planners, and organizers first. Communication is the medium for disseminating, delegating, and supervising.” [CPT,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xml:space="preserve">; Company Commander].  </w:t>
            </w:r>
          </w:p>
        </w:tc>
      </w:tr>
      <w:tr w:rsidR="006C6852" w:rsidRPr="00A31246" w14:paraId="1B4F74F3" w14:textId="77777777" w:rsidTr="00DE1DE6">
        <w:tc>
          <w:tcPr>
            <w:tcW w:w="2335" w:type="dxa"/>
          </w:tcPr>
          <w:p w14:paraId="54650D4B"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Subject knowledge is required for conveying information</w:t>
            </w:r>
          </w:p>
        </w:tc>
        <w:tc>
          <w:tcPr>
            <w:tcW w:w="7015" w:type="dxa"/>
          </w:tcPr>
          <w:p w14:paraId="43BBEBBC"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“Oral and written communication are key as a leader in the Army. One might often think that speech class or English class would be the best place to learn these, but at the collegiate level, many - if not most - disciplines involve a great deal of oral and written communication. History, science, engineering, economics. In every one of those courses or fields of study, on at least a weekly basis I had to convey some type of information, argument, or conclusion through either verbal or written means, often times both. The constant repetition has made me far more comfortable talking to people, briefing information, and teaching.” [CPT, </w:t>
            </w:r>
            <w:r>
              <w:rPr>
                <w:rFonts w:ascii="Times New Roman" w:eastAsia="Calibri" w:hAnsi="Times New Roman" w:cs="Times New Roman"/>
                <w:sz w:val="24"/>
                <w:szCs w:val="24"/>
              </w:rPr>
              <w:t>BR 18</w:t>
            </w:r>
            <w:r w:rsidRPr="00A31246">
              <w:rPr>
                <w:rFonts w:ascii="Times New Roman" w:eastAsia="Calibri" w:hAnsi="Times New Roman" w:cs="Times New Roman"/>
                <w:sz w:val="24"/>
                <w:szCs w:val="24"/>
              </w:rPr>
              <w:t xml:space="preserve">; Flight Platoon Leader].  </w:t>
            </w:r>
          </w:p>
        </w:tc>
      </w:tr>
      <w:tr w:rsidR="006C6852" w:rsidRPr="00A31246" w14:paraId="1D7CA812" w14:textId="77777777" w:rsidTr="00DE1DE6">
        <w:tc>
          <w:tcPr>
            <w:tcW w:w="2335" w:type="dxa"/>
          </w:tcPr>
          <w:p w14:paraId="52464619"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Communicating to people rather than robots or things</w:t>
            </w:r>
          </w:p>
        </w:tc>
        <w:tc>
          <w:tcPr>
            <w:tcW w:w="7015" w:type="dxa"/>
          </w:tcPr>
          <w:p w14:paraId="6CFC1348"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“Understanding people and being able to communicate are the top skills and abilities necessary in this job. If Platoon Leaders can effectively communicate with their Platoon Sergeants as well as the lower level leaders and their peers, we wouldn’t play the game of telephone as much as we seemingly do in the Army. Being able to speak to Soldiers like they are humans rather than robots is a skill that is sometimes lost on leaders. Soldiers are more responsive when you treat them like an individual person in the uniform rather than “just a body” filling the uniform. Knowing how to talk to people in general is the biggest skill that is necessary as a leader in any position. That’s why leaders at higher echelons are able to effectively speak in front of people and get a point across. They have perfected their craft for years, speaking to soldiers and leaders alike.” [1LT, </w:t>
            </w:r>
            <w:r>
              <w:rPr>
                <w:rFonts w:ascii="Times New Roman" w:eastAsia="Calibri" w:hAnsi="Times New Roman" w:cs="Times New Roman"/>
                <w:sz w:val="24"/>
                <w:szCs w:val="24"/>
              </w:rPr>
              <w:t>BR 31</w:t>
            </w:r>
            <w:r w:rsidRPr="00A31246">
              <w:rPr>
                <w:rFonts w:ascii="Times New Roman" w:eastAsia="Calibri" w:hAnsi="Times New Roman" w:cs="Times New Roman"/>
                <w:sz w:val="24"/>
                <w:szCs w:val="24"/>
              </w:rPr>
              <w:t>; Platoon Leader].</w:t>
            </w:r>
          </w:p>
        </w:tc>
      </w:tr>
      <w:tr w:rsidR="006C6852" w:rsidRPr="00A31246" w14:paraId="28502325" w14:textId="77777777" w:rsidTr="00DE1DE6">
        <w:tc>
          <w:tcPr>
            <w:tcW w:w="2335" w:type="dxa"/>
          </w:tcPr>
          <w:p w14:paraId="52487834"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Recognition of when necessary to speak up versus follow</w:t>
            </w:r>
          </w:p>
        </w:tc>
        <w:tc>
          <w:tcPr>
            <w:tcW w:w="7015" w:type="dxa"/>
          </w:tcPr>
          <w:p w14:paraId="41384F89"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“You need to know how to communicate to your boss and know when to push ideas and when to accept the directed course of action. You need to provide a complete understanding of the environment based on the all (or as much) information as can be collected and analyzed balanced against human nature and then presented that in a manner that is received and understood by diverse groups of people in such a why as to present it’s relevance. Some times this will need to be done over distance through written products.” It also means having knowledge of </w:t>
            </w:r>
            <w:r w:rsidRPr="00A31246">
              <w:rPr>
                <w:rFonts w:ascii="Times New Roman" w:eastAsia="Calibri" w:hAnsi="Times New Roman" w:cs="Times New Roman"/>
                <w:sz w:val="24"/>
                <w:szCs w:val="24"/>
              </w:rPr>
              <w:lastRenderedPageBreak/>
              <w:t xml:space="preserve">“Stats, English (Written and Oral), Military History, Debate” to support a course of action [MAJ, </w:t>
            </w:r>
            <w:r>
              <w:rPr>
                <w:rFonts w:ascii="Times New Roman" w:eastAsia="Calibri" w:hAnsi="Times New Roman" w:cs="Times New Roman"/>
                <w:sz w:val="24"/>
                <w:szCs w:val="24"/>
              </w:rPr>
              <w:t>BR 35</w:t>
            </w:r>
            <w:r w:rsidRPr="00A31246">
              <w:rPr>
                <w:rFonts w:ascii="Times New Roman" w:eastAsia="Calibri" w:hAnsi="Times New Roman" w:cs="Times New Roman"/>
                <w:sz w:val="24"/>
                <w:szCs w:val="24"/>
              </w:rPr>
              <w:t xml:space="preserve">; BDE S2 OIC].  </w:t>
            </w:r>
          </w:p>
        </w:tc>
      </w:tr>
      <w:tr w:rsidR="006C6852" w:rsidRPr="00A31246" w14:paraId="7C4049FB" w14:textId="77777777" w:rsidTr="00DE1DE6">
        <w:tc>
          <w:tcPr>
            <w:tcW w:w="2335" w:type="dxa"/>
          </w:tcPr>
          <w:p w14:paraId="25611D42"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lastRenderedPageBreak/>
              <w:t xml:space="preserve">Oral communication requires using logic </w:t>
            </w:r>
          </w:p>
        </w:tc>
        <w:tc>
          <w:tcPr>
            <w:tcW w:w="7015" w:type="dxa"/>
          </w:tcPr>
          <w:p w14:paraId="19AC2626"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“I was a science major. [Most important skills are] Logical thinking, persuasive argumentation, and oral communication associated with being on the college debate team was also extremely helpful. (Important KSBs) Logical reasoning and identifying logical fallacies, oral communication, working effectively on a team, operating under high OPTEMPO in a rapidly changing environment.” [CPT, </w:t>
            </w:r>
            <w:r>
              <w:rPr>
                <w:rFonts w:ascii="Times New Roman" w:eastAsia="Calibri" w:hAnsi="Times New Roman" w:cs="Times New Roman"/>
                <w:sz w:val="24"/>
                <w:szCs w:val="24"/>
              </w:rPr>
              <w:t>BR 35</w:t>
            </w:r>
            <w:r w:rsidRPr="00A31246">
              <w:rPr>
                <w:rFonts w:ascii="Times New Roman" w:eastAsia="Calibri" w:hAnsi="Times New Roman" w:cs="Times New Roman"/>
                <w:sz w:val="24"/>
                <w:szCs w:val="24"/>
              </w:rPr>
              <w:t>; Battalion S2].</w:t>
            </w:r>
          </w:p>
        </w:tc>
      </w:tr>
      <w:tr w:rsidR="006C6852" w:rsidRPr="00A31246" w14:paraId="61B9CF97" w14:textId="77777777" w:rsidTr="00DE1DE6">
        <w:tc>
          <w:tcPr>
            <w:tcW w:w="2335" w:type="dxa"/>
          </w:tcPr>
          <w:p w14:paraId="49631BA4"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Being concise in communication</w:t>
            </w:r>
          </w:p>
        </w:tc>
        <w:tc>
          <w:tcPr>
            <w:tcW w:w="7015" w:type="dxa"/>
          </w:tcPr>
          <w:p w14:paraId="7A284D59"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“Clear communication, both orally and written is absolutely essential, as is knowing how to communicate in a simple and easy to understand way that is completely concise. Translating the world of CBRN warfare into simple, tactical, ARMY terms for your chain of command is a make or break task for a CBRN Officer.” [CPT, </w:t>
            </w:r>
            <w:r>
              <w:rPr>
                <w:rFonts w:ascii="Times New Roman" w:eastAsia="Calibri" w:hAnsi="Times New Roman" w:cs="Times New Roman"/>
                <w:sz w:val="24"/>
                <w:szCs w:val="24"/>
              </w:rPr>
              <w:t>BR 19</w:t>
            </w:r>
            <w:r w:rsidRPr="00A31246">
              <w:rPr>
                <w:rFonts w:ascii="Times New Roman" w:eastAsia="Calibri" w:hAnsi="Times New Roman" w:cs="Times New Roman"/>
                <w:sz w:val="24"/>
                <w:szCs w:val="24"/>
              </w:rPr>
              <w:t>; BDE CBRN Readiness USR Officer].</w:t>
            </w:r>
          </w:p>
          <w:p w14:paraId="772C4950" w14:textId="77777777" w:rsidR="006C6852" w:rsidRPr="00A31246" w:rsidRDefault="006C6852" w:rsidP="00DE1DE6">
            <w:pPr>
              <w:jc w:val="both"/>
              <w:rPr>
                <w:rFonts w:ascii="Times New Roman" w:eastAsia="Calibri" w:hAnsi="Times New Roman" w:cs="Times New Roman"/>
                <w:sz w:val="24"/>
                <w:szCs w:val="24"/>
              </w:rPr>
            </w:pPr>
          </w:p>
          <w:p w14:paraId="7905772C"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“Strong verbal communication skills in this field are paramount. Many people can hide behind elegant or fancy words, and yet cannot seem to gain a full understanding of their audience. This is a skill that needs honing when put in groups amongst ones own peer-group. This way, the “fluff” of words or someone wanting to pontificate on words without any value, can be minimized..” [MAJ,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Contracting Brigade Support Officer].</w:t>
            </w:r>
          </w:p>
        </w:tc>
      </w:tr>
      <w:tr w:rsidR="006C6852" w:rsidRPr="00A31246" w14:paraId="7025F760" w14:textId="77777777" w:rsidTr="00DE1DE6">
        <w:tc>
          <w:tcPr>
            <w:tcW w:w="2335" w:type="dxa"/>
          </w:tcPr>
          <w:p w14:paraId="305DB065"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Planning communication techniques and assessment</w:t>
            </w:r>
          </w:p>
        </w:tc>
        <w:tc>
          <w:tcPr>
            <w:tcW w:w="7015" w:type="dxa"/>
          </w:tcPr>
          <w:p w14:paraId="1544D2AF"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“Personally, the art of teaching (college of education) has been the most useful skill throughout my Army career. Not often seen on AD, but more in ARNG and AR, professional teachers communicate, plan communication techniques, and plan assessment of that communication better than most. Being an instructor and being a teacher are similar, but each have differences that a formal degree in Education highlights. Therefore, in my current job as a Public Affairs Officer, and in this Functional Area, my bachelors in English Education has been most useful.”[MAJ,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Media relations officer].</w:t>
            </w:r>
          </w:p>
          <w:p w14:paraId="0C533BB3" w14:textId="77777777" w:rsidR="006C6852" w:rsidRPr="00A31246" w:rsidRDefault="006C6852" w:rsidP="00DE1DE6">
            <w:pPr>
              <w:jc w:val="both"/>
              <w:rPr>
                <w:rFonts w:ascii="Times New Roman" w:eastAsia="Calibri" w:hAnsi="Times New Roman" w:cs="Times New Roman"/>
                <w:sz w:val="24"/>
                <w:szCs w:val="24"/>
              </w:rPr>
            </w:pPr>
          </w:p>
        </w:tc>
      </w:tr>
      <w:tr w:rsidR="006C6852" w:rsidRPr="00A31246" w14:paraId="33083C30" w14:textId="77777777" w:rsidTr="00DE1DE6">
        <w:tc>
          <w:tcPr>
            <w:tcW w:w="2335" w:type="dxa"/>
          </w:tcPr>
          <w:p w14:paraId="7B90044C"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Oral communication is important for very technical fields</w:t>
            </w:r>
          </w:p>
        </w:tc>
        <w:tc>
          <w:tcPr>
            <w:tcW w:w="7015" w:type="dxa"/>
          </w:tcPr>
          <w:p w14:paraId="5F01E380"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“Proficiency at oral and written communication is the critical aspect from formal education. I am an engineer officer, however the Army Engineer Corps is structured so that those are not required skills; we are leaders, planners, and organizers first. Communication is the medium for disseminating, delegating, and supervising.” [CPT,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Contracting Officer].</w:t>
            </w:r>
          </w:p>
          <w:p w14:paraId="66818422" w14:textId="77777777" w:rsidR="006C6852" w:rsidRPr="00A31246" w:rsidRDefault="006C6852" w:rsidP="00DE1DE6">
            <w:pPr>
              <w:jc w:val="both"/>
              <w:rPr>
                <w:rFonts w:ascii="Times New Roman" w:eastAsia="Calibri" w:hAnsi="Times New Roman" w:cs="Times New Roman"/>
                <w:sz w:val="24"/>
                <w:szCs w:val="24"/>
              </w:rPr>
            </w:pPr>
          </w:p>
          <w:p w14:paraId="11B6F601" w14:textId="77777777" w:rsidR="006C6852" w:rsidRPr="00A31246" w:rsidRDefault="006C6852" w:rsidP="00DE1DE6">
            <w:pPr>
              <w:jc w:val="both"/>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“Even in the mechanical and maintenance heavy field of armor, as an officer the most demanded talent/skill is effective communication and the ability to work with others. Whether its communicating the mission to your subordinates, updates to </w:t>
            </w:r>
            <w:r w:rsidRPr="00A31246">
              <w:rPr>
                <w:rFonts w:ascii="Times New Roman" w:eastAsia="Calibri" w:hAnsi="Times New Roman" w:cs="Times New Roman"/>
                <w:sz w:val="24"/>
                <w:szCs w:val="24"/>
              </w:rPr>
              <w:lastRenderedPageBreak/>
              <w:t xml:space="preserve">higher, or trying to come up with creative solutions with your platoon sergeant, the ability to communicate effectively (which also means having the ability to listen) is key to the success of a platoon leader.” [1LT, </w:t>
            </w:r>
            <w:r>
              <w:rPr>
                <w:rFonts w:ascii="Times New Roman" w:eastAsia="Calibri" w:hAnsi="Times New Roman" w:cs="Times New Roman"/>
                <w:sz w:val="24"/>
                <w:szCs w:val="24"/>
              </w:rPr>
              <w:t>BR 17</w:t>
            </w:r>
            <w:r w:rsidRPr="00A31246">
              <w:rPr>
                <w:rFonts w:ascii="Times New Roman" w:eastAsia="Calibri" w:hAnsi="Times New Roman" w:cs="Times New Roman"/>
                <w:sz w:val="24"/>
                <w:szCs w:val="24"/>
              </w:rPr>
              <w:t>; Tank Platoon Leader].</w:t>
            </w:r>
          </w:p>
        </w:tc>
      </w:tr>
    </w:tbl>
    <w:p w14:paraId="5DF9BD46" w14:textId="77777777" w:rsidR="006C6852" w:rsidRPr="00A31246" w:rsidRDefault="006C6852" w:rsidP="006C6852">
      <w:pPr>
        <w:spacing w:after="0" w:line="240" w:lineRule="auto"/>
        <w:rPr>
          <w:rFonts w:ascii="Times New Roman" w:eastAsia="SimSun" w:hAnsi="Times New Roman" w:cs="Times New Roman"/>
          <w:noProof/>
          <w:sz w:val="24"/>
          <w:szCs w:val="24"/>
        </w:rPr>
      </w:pPr>
    </w:p>
    <w:bookmarkEnd w:id="193"/>
    <w:p w14:paraId="50DF1D57" w14:textId="77777777" w:rsidR="006C6852" w:rsidRPr="00A31246" w:rsidRDefault="006C6852" w:rsidP="006C6852">
      <w:pPr>
        <w:spacing w:after="0" w:line="240" w:lineRule="auto"/>
        <w:ind w:firstLine="720"/>
        <w:rPr>
          <w:rFonts w:ascii="Times New Roman" w:eastAsia="SimSun" w:hAnsi="Times New Roman" w:cs="Times New Roman"/>
          <w:noProof/>
          <w:sz w:val="24"/>
          <w:szCs w:val="24"/>
        </w:rPr>
      </w:pPr>
    </w:p>
    <w:p w14:paraId="1A757690" w14:textId="77777777" w:rsidR="006C6852" w:rsidRPr="00A31246" w:rsidRDefault="006C6852" w:rsidP="006C6852">
      <w:pPr>
        <w:spacing w:after="0" w:line="240" w:lineRule="auto"/>
        <w:ind w:firstLine="720"/>
        <w:rPr>
          <w:rFonts w:ascii="Times New Roman" w:eastAsia="SimSun" w:hAnsi="Times New Roman" w:cs="Times New Roman"/>
          <w:noProof/>
          <w:sz w:val="24"/>
          <w:szCs w:val="24"/>
        </w:rPr>
      </w:pPr>
    </w:p>
    <w:p w14:paraId="275231A1" w14:textId="77777777" w:rsidR="006C6852" w:rsidRDefault="006C6852" w:rsidP="006C6852">
      <w:pPr>
        <w:rPr>
          <w:rFonts w:ascii="Times New Roman" w:hAnsi="Times New Roman" w:cs="Times New Roman"/>
          <w:sz w:val="24"/>
          <w:szCs w:val="24"/>
        </w:rPr>
      </w:pPr>
      <w:r>
        <w:rPr>
          <w:rFonts w:ascii="Times New Roman" w:hAnsi="Times New Roman" w:cs="Times New Roman"/>
          <w:sz w:val="24"/>
          <w:szCs w:val="24"/>
        </w:rPr>
        <w:br w:type="page"/>
      </w:r>
    </w:p>
    <w:p w14:paraId="1746B3A0" w14:textId="7D373E87" w:rsidR="006C6852" w:rsidRPr="00D0481B" w:rsidRDefault="006C6852" w:rsidP="006C6852">
      <w:pPr>
        <w:pStyle w:val="Heading2"/>
        <w:rPr>
          <w:i/>
          <w:szCs w:val="24"/>
        </w:rPr>
      </w:pPr>
      <w:r w:rsidRPr="00D0481B">
        <w:lastRenderedPageBreak/>
        <w:t xml:space="preserve">Appendix I. </w:t>
      </w:r>
      <w:del w:id="195" w:author="Royston, Ryan P CIV USARMY HQDA ARI (USA)" w:date="2026-05-19T02:46:00Z" w16du:dateUtc="2026-05-19T06:46:00Z">
        <w:r w:rsidRPr="00D0481B" w:rsidDel="00A05D75">
          <w:rPr>
            <w:szCs w:val="24"/>
          </w:rPr>
          <w:delText xml:space="preserve">Table 5. </w:delText>
        </w:r>
      </w:del>
      <w:r w:rsidRPr="00A05D75">
        <w:rPr>
          <w:iCs w:val="0"/>
          <w:szCs w:val="24"/>
          <w:rPrChange w:id="196" w:author="Royston, Ryan P CIV USARMY HQDA ARI (USA)" w:date="2026-05-19T02:46:00Z" w16du:dateUtc="2026-05-19T06:46:00Z">
            <w:rPr>
              <w:i/>
              <w:szCs w:val="24"/>
            </w:rPr>
          </w:rPrChange>
        </w:rPr>
        <w:t>Interpersonal talent sub-themes regarding cultural awareness</w:t>
      </w:r>
    </w:p>
    <w:p w14:paraId="0E65B534" w14:textId="77777777" w:rsidR="006C6852" w:rsidRPr="00A31246" w:rsidRDefault="006C6852" w:rsidP="006C6852">
      <w:pPr>
        <w:spacing w:after="0" w:line="240" w:lineRule="auto"/>
        <w:rPr>
          <w:rFonts w:ascii="Times New Roman" w:eastAsia="SimSun" w:hAnsi="Times New Roman" w:cs="Times New Roman"/>
          <w:sz w:val="24"/>
          <w:szCs w:val="24"/>
        </w:rPr>
      </w:pPr>
    </w:p>
    <w:tbl>
      <w:tblPr>
        <w:tblStyle w:val="TableGrid3"/>
        <w:tblW w:w="0" w:type="auto"/>
        <w:tblLook w:val="04A0" w:firstRow="1" w:lastRow="0" w:firstColumn="1" w:lastColumn="0" w:noHBand="0" w:noVBand="1"/>
      </w:tblPr>
      <w:tblGrid>
        <w:gridCol w:w="3060"/>
        <w:gridCol w:w="5570"/>
      </w:tblGrid>
      <w:tr w:rsidR="006C6852" w:rsidRPr="00A31246" w14:paraId="4092944E" w14:textId="77777777" w:rsidTr="00DE1DE6">
        <w:tc>
          <w:tcPr>
            <w:tcW w:w="3325" w:type="dxa"/>
          </w:tcPr>
          <w:p w14:paraId="6EE54894" w14:textId="77777777" w:rsidR="006C6852" w:rsidRPr="00A31246" w:rsidRDefault="006C6852" w:rsidP="00DE1DE6">
            <w:pPr>
              <w:contextualSpacing/>
              <w:rPr>
                <w:rFonts w:ascii="Times New Roman" w:eastAsia="Calibri" w:hAnsi="Times New Roman" w:cs="Times New Roman"/>
                <w:b/>
                <w:bCs/>
                <w:iCs/>
                <w:sz w:val="24"/>
                <w:szCs w:val="24"/>
              </w:rPr>
            </w:pPr>
            <w:r w:rsidRPr="00A31246">
              <w:rPr>
                <w:rFonts w:ascii="Times New Roman" w:eastAsia="Calibri" w:hAnsi="Times New Roman" w:cs="Times New Roman"/>
                <w:b/>
                <w:bCs/>
                <w:iCs/>
                <w:sz w:val="24"/>
                <w:szCs w:val="24"/>
              </w:rPr>
              <w:t>Cultural Awareness Sub-themes</w:t>
            </w:r>
          </w:p>
        </w:tc>
        <w:tc>
          <w:tcPr>
            <w:tcW w:w="6025" w:type="dxa"/>
          </w:tcPr>
          <w:p w14:paraId="6D1E5AE9" w14:textId="77777777" w:rsidR="006C6852" w:rsidRPr="00A31246" w:rsidRDefault="006C6852" w:rsidP="00DE1DE6">
            <w:pPr>
              <w:rPr>
                <w:rFonts w:ascii="Times New Roman" w:eastAsia="Calibri" w:hAnsi="Times New Roman" w:cs="Times New Roman"/>
                <w:sz w:val="24"/>
                <w:szCs w:val="24"/>
              </w:rPr>
            </w:pPr>
            <w:r w:rsidRPr="00A31246">
              <w:rPr>
                <w:rFonts w:ascii="Times New Roman" w:hAnsi="Times New Roman" w:cs="Times New Roman"/>
                <w:b/>
                <w:bCs/>
                <w:noProof/>
                <w:sz w:val="24"/>
                <w:szCs w:val="24"/>
              </w:rPr>
              <w:t>Example Quotes used to extract theme</w:t>
            </w:r>
          </w:p>
        </w:tc>
      </w:tr>
      <w:tr w:rsidR="006C6852" w:rsidRPr="00A31246" w14:paraId="4DDE71CE" w14:textId="77777777" w:rsidTr="00DE1DE6">
        <w:tc>
          <w:tcPr>
            <w:tcW w:w="3325" w:type="dxa"/>
          </w:tcPr>
          <w:p w14:paraId="52505152"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 xml:space="preserve">Acceptance and understanding of other cultures </w:t>
            </w:r>
          </w:p>
        </w:tc>
        <w:tc>
          <w:tcPr>
            <w:tcW w:w="6025" w:type="dxa"/>
          </w:tcPr>
          <w:p w14:paraId="6E4CA096"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“The Army is very diverse and you also have Soldiers from everywhere in the world. Communicating effectively is crucial to ensure everyone understands the mission and the intent.” [1LT, </w:t>
            </w:r>
            <w:r>
              <w:rPr>
                <w:rFonts w:ascii="Times New Roman" w:eastAsia="Calibri" w:hAnsi="Times New Roman" w:cs="Times New Roman"/>
                <w:sz w:val="24"/>
                <w:szCs w:val="24"/>
              </w:rPr>
              <w:t>BR 15</w:t>
            </w:r>
            <w:r w:rsidRPr="00A31246">
              <w:rPr>
                <w:rFonts w:ascii="Times New Roman" w:eastAsia="Calibri" w:hAnsi="Times New Roman" w:cs="Times New Roman"/>
                <w:sz w:val="24"/>
                <w:szCs w:val="24"/>
              </w:rPr>
              <w:t xml:space="preserve">; Platoon Leader].  </w:t>
            </w:r>
          </w:p>
          <w:p w14:paraId="0CB9869E" w14:textId="77777777" w:rsidR="006C6852" w:rsidRPr="00A31246" w:rsidRDefault="006C6852" w:rsidP="00DE1DE6">
            <w:pPr>
              <w:rPr>
                <w:rFonts w:ascii="Times New Roman" w:eastAsia="Calibri" w:hAnsi="Times New Roman" w:cs="Times New Roman"/>
                <w:sz w:val="24"/>
                <w:szCs w:val="24"/>
              </w:rPr>
            </w:pPr>
          </w:p>
          <w:p w14:paraId="446E1312"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“Cultural sensitivity and understanding has benefited me more in my current position than any previous.” [CPT, </w:t>
            </w:r>
            <w:r>
              <w:rPr>
                <w:rFonts w:ascii="Times New Roman" w:eastAsia="Calibri" w:hAnsi="Times New Roman" w:cs="Times New Roman"/>
                <w:sz w:val="24"/>
                <w:szCs w:val="24"/>
              </w:rPr>
              <w:t>BR 13</w:t>
            </w:r>
            <w:r w:rsidRPr="00A31246">
              <w:rPr>
                <w:rFonts w:ascii="Times New Roman" w:eastAsia="Calibri" w:hAnsi="Times New Roman" w:cs="Times New Roman"/>
                <w:sz w:val="24"/>
                <w:szCs w:val="24"/>
              </w:rPr>
              <w:t>; Battery Commander].</w:t>
            </w:r>
          </w:p>
        </w:tc>
      </w:tr>
      <w:tr w:rsidR="006C6852" w:rsidRPr="00A31246" w14:paraId="0559B03E" w14:textId="77777777" w:rsidTr="00DE1DE6">
        <w:tc>
          <w:tcPr>
            <w:tcW w:w="3325" w:type="dxa"/>
          </w:tcPr>
          <w:p w14:paraId="69C0C4A0"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Modifying one’s behavior appropriately</w:t>
            </w:r>
          </w:p>
        </w:tc>
        <w:tc>
          <w:tcPr>
            <w:tcW w:w="6025" w:type="dxa"/>
          </w:tcPr>
          <w:p w14:paraId="23441155"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“ability to operate in the confused world of the NATO Alliance: The ability to hold multiple truths in your mind at the same time (Mental/Emotional Agility/Flexibility/Perception). Ability to communicate to different people in their experience: Communication to effectively people of multiple cultures and multiple backgrounds; nobody wants to hear the U.S. Army, or the U.S. DoD, justify its existence. They DO want to hear about how we can help them, and how they can help us. Thank you USMA ELDP TAC Program.” [LTC, </w:t>
            </w:r>
            <w:r>
              <w:rPr>
                <w:rFonts w:ascii="Times New Roman" w:eastAsia="Calibri" w:hAnsi="Times New Roman" w:cs="Times New Roman"/>
                <w:sz w:val="24"/>
                <w:szCs w:val="24"/>
              </w:rPr>
              <w:t>BR 31, Course Director</w:t>
            </w:r>
            <w:r w:rsidRPr="00A31246">
              <w:rPr>
                <w:rFonts w:ascii="Times New Roman" w:eastAsia="Calibri" w:hAnsi="Times New Roman" w:cs="Times New Roman"/>
                <w:sz w:val="24"/>
                <w:szCs w:val="24"/>
              </w:rPr>
              <w:t>].</w:t>
            </w:r>
          </w:p>
        </w:tc>
      </w:tr>
      <w:tr w:rsidR="006C6852" w:rsidRPr="00A31246" w14:paraId="746552AC" w14:textId="77777777" w:rsidTr="00DE1DE6">
        <w:tc>
          <w:tcPr>
            <w:tcW w:w="3325" w:type="dxa"/>
          </w:tcPr>
          <w:p w14:paraId="5CCADD24"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Communicating in multicultural and multidisciplinary contexts</w:t>
            </w:r>
          </w:p>
        </w:tc>
        <w:tc>
          <w:tcPr>
            <w:tcW w:w="6025" w:type="dxa"/>
          </w:tcPr>
          <w:p w14:paraId="6D9284C5"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“Communication (written and verbal) as well as interpersonal and intercultural skills are very important to coordinating infrastructure efforts in a multi-national environment at the ASCC level.” [CPT,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Facilities/Contract Construction Management Engineer].</w:t>
            </w:r>
          </w:p>
          <w:p w14:paraId="28FC597A" w14:textId="77777777" w:rsidR="006C6852" w:rsidRPr="00A31246" w:rsidRDefault="006C6852" w:rsidP="00DE1DE6">
            <w:pPr>
              <w:rPr>
                <w:rFonts w:ascii="Times New Roman" w:eastAsia="Calibri" w:hAnsi="Times New Roman" w:cs="Times New Roman"/>
                <w:sz w:val="24"/>
                <w:szCs w:val="24"/>
              </w:rPr>
            </w:pPr>
          </w:p>
          <w:p w14:paraId="740163FA"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“MUST be able to communicate (written and verbal) effectively; be able to analyze, critically think, and form assessments (predictive and preventive); manage and mentor subordinates; understand world events, foreign social constructs and how they influence and effect the unit’s mission and the command’s vision.” [LTC, </w:t>
            </w:r>
            <w:r>
              <w:rPr>
                <w:rFonts w:ascii="Times New Roman" w:eastAsia="Calibri" w:hAnsi="Times New Roman" w:cs="Times New Roman"/>
                <w:sz w:val="24"/>
                <w:szCs w:val="24"/>
              </w:rPr>
              <w:t>BR 35</w:t>
            </w:r>
            <w:r w:rsidRPr="00A31246">
              <w:rPr>
                <w:rFonts w:ascii="Times New Roman" w:eastAsia="Calibri" w:hAnsi="Times New Roman" w:cs="Times New Roman"/>
                <w:sz w:val="24"/>
                <w:szCs w:val="24"/>
              </w:rPr>
              <w:t xml:space="preserve">; Intelligence Officer].  </w:t>
            </w:r>
          </w:p>
        </w:tc>
      </w:tr>
      <w:tr w:rsidR="006C6852" w:rsidRPr="00A31246" w14:paraId="2F2A3CB1" w14:textId="77777777" w:rsidTr="00DE1DE6">
        <w:tc>
          <w:tcPr>
            <w:tcW w:w="3325" w:type="dxa"/>
          </w:tcPr>
          <w:p w14:paraId="6E217D34"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 xml:space="preserve">Cross-cultural fluency </w:t>
            </w:r>
          </w:p>
        </w:tc>
        <w:tc>
          <w:tcPr>
            <w:tcW w:w="6025" w:type="dxa"/>
          </w:tcPr>
          <w:p w14:paraId="15CD2350"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“Intermediate Level Education (for the Joint environment and joint process perspective), National security documents to understand our priorities and authorities, the DIA Intelligence Planner course, EUCOM 101 to understand the specifics of how COCOMs and particularly my COCOM work, and keeping abreast of news and reading books on Iran/Israel/Lebanon/Syria/Turkey, their political and </w:t>
            </w:r>
            <w:r w:rsidRPr="00A31246">
              <w:rPr>
                <w:rFonts w:ascii="Times New Roman" w:eastAsia="Calibri" w:hAnsi="Times New Roman" w:cs="Times New Roman"/>
                <w:sz w:val="24"/>
                <w:szCs w:val="24"/>
              </w:rPr>
              <w:lastRenderedPageBreak/>
              <w:t xml:space="preserve">military ties, and history.” [MAJ, </w:t>
            </w:r>
            <w:r>
              <w:rPr>
                <w:rFonts w:ascii="Times New Roman" w:eastAsia="Calibri" w:hAnsi="Times New Roman" w:cs="Times New Roman"/>
                <w:sz w:val="24"/>
                <w:szCs w:val="24"/>
              </w:rPr>
              <w:t>BR 35</w:t>
            </w:r>
            <w:r w:rsidRPr="00A31246">
              <w:rPr>
                <w:rFonts w:ascii="Times New Roman" w:eastAsia="Calibri" w:hAnsi="Times New Roman" w:cs="Times New Roman"/>
                <w:sz w:val="24"/>
                <w:szCs w:val="24"/>
              </w:rPr>
              <w:t xml:space="preserve">; Intelligence Planner for COCOM].  </w:t>
            </w:r>
          </w:p>
          <w:p w14:paraId="79D06B6E" w14:textId="77777777" w:rsidR="006C6852" w:rsidRPr="00A31246" w:rsidRDefault="006C6852" w:rsidP="00DE1DE6">
            <w:pPr>
              <w:rPr>
                <w:rFonts w:ascii="Times New Roman" w:eastAsia="Calibri" w:hAnsi="Times New Roman" w:cs="Times New Roman"/>
                <w:sz w:val="24"/>
                <w:szCs w:val="24"/>
              </w:rPr>
            </w:pPr>
          </w:p>
          <w:p w14:paraId="4BB66414"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“As an advisor to the Saudi Arabian National Guard, my background in history (BS) and international relations (MA) has helped. More important than the actual degrees was the focus on cultural differences and the impact of historical events. Essentially, understanding how Arab history has impacted Saudi culture. An understanding in international relations has helped provide context to the mission (purpose). However, cultural understanding is more relevant to do to day operations.  The best experience to prepare me for this job was serving as an observer/control (trainer/mentor) at the Joint Readiness Training Center. That role was the closest approximation to serving as a unit advisor. Additionally, my time spent on a field army staff and division staff has helped me relate to the problems of the organization that I advise.” [LTC,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Eastern Sector Senior Advisor].</w:t>
            </w:r>
          </w:p>
        </w:tc>
      </w:tr>
      <w:tr w:rsidR="006C6852" w:rsidRPr="00A31246" w14:paraId="547F5F4E" w14:textId="77777777" w:rsidTr="00DE1DE6">
        <w:tc>
          <w:tcPr>
            <w:tcW w:w="3325" w:type="dxa"/>
          </w:tcPr>
          <w:p w14:paraId="02671B96"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lastRenderedPageBreak/>
              <w:t>Education allowing interaction from different cultures</w:t>
            </w:r>
          </w:p>
        </w:tc>
        <w:tc>
          <w:tcPr>
            <w:tcW w:w="6025" w:type="dxa"/>
          </w:tcPr>
          <w:p w14:paraId="4899EF55"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“Courses that require students to interact with counterparts from a variety of cultures (including military services and coalition partners) in both written and verbal discourse. Curricula should focus on developing solutions to ambiguous problems in both group and individual settings.  Nothing can substitute for oral and written communication skills.” [LTC,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Mission Assurance EOD Program Manager].</w:t>
            </w:r>
          </w:p>
        </w:tc>
      </w:tr>
      <w:tr w:rsidR="006C6852" w:rsidRPr="00A31246" w14:paraId="3DEB7C72" w14:textId="77777777" w:rsidTr="00DE1DE6">
        <w:tc>
          <w:tcPr>
            <w:tcW w:w="3325" w:type="dxa"/>
          </w:tcPr>
          <w:p w14:paraId="3578127F"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Interacting with subcultures in large organizations</w:t>
            </w:r>
          </w:p>
        </w:tc>
        <w:tc>
          <w:tcPr>
            <w:tcW w:w="6025" w:type="dxa"/>
          </w:tcPr>
          <w:p w14:paraId="5A6A5FD6"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“The interpersonal skills to communicate and accomplish tasks not only within a foreign culture, but also within the U.S.G. interagency, your larger organization, and across the DoD enterprise. A strong reputation at work (and outside of work). Recommended education include: broad based academic background in History, Politics, Economics, Sociology, Geography, etc. The ability to think critically, evaluate sources, compile viewpoints, and express arguments in clear and concise written and verbal communications is critical.” [MAJ, </w:t>
            </w:r>
            <w:r>
              <w:rPr>
                <w:rFonts w:ascii="Times New Roman" w:eastAsia="Calibri" w:hAnsi="Times New Roman" w:cs="Times New Roman"/>
                <w:sz w:val="24"/>
                <w:szCs w:val="24"/>
              </w:rPr>
              <w:t>BR 12</w:t>
            </w:r>
            <w:r w:rsidRPr="00A31246">
              <w:rPr>
                <w:rFonts w:ascii="Times New Roman" w:eastAsia="Calibri" w:hAnsi="Times New Roman" w:cs="Times New Roman"/>
                <w:sz w:val="24"/>
                <w:szCs w:val="24"/>
              </w:rPr>
              <w:t xml:space="preserve">; Combatant Command].  </w:t>
            </w:r>
          </w:p>
        </w:tc>
      </w:tr>
      <w:tr w:rsidR="006C6852" w:rsidRPr="00A31246" w14:paraId="65B31AA3" w14:textId="77777777" w:rsidTr="00DE1DE6">
        <w:tc>
          <w:tcPr>
            <w:tcW w:w="3325" w:type="dxa"/>
          </w:tcPr>
          <w:p w14:paraId="0E11E3E1" w14:textId="77777777" w:rsidR="006C6852" w:rsidRPr="00A31246" w:rsidRDefault="006C6852" w:rsidP="00DE1DE6">
            <w:pPr>
              <w:rPr>
                <w:rFonts w:ascii="Times New Roman" w:eastAsia="Calibri" w:hAnsi="Times New Roman" w:cs="Times New Roman"/>
                <w:b/>
                <w:sz w:val="24"/>
                <w:szCs w:val="24"/>
              </w:rPr>
            </w:pPr>
            <w:r w:rsidRPr="00A31246">
              <w:rPr>
                <w:rFonts w:ascii="Times New Roman" w:eastAsia="Calibri" w:hAnsi="Times New Roman" w:cs="Times New Roman"/>
                <w:sz w:val="24"/>
                <w:szCs w:val="24"/>
              </w:rPr>
              <w:t>Cultural Intelligence</w:t>
            </w:r>
          </w:p>
        </w:tc>
        <w:tc>
          <w:tcPr>
            <w:tcW w:w="6025" w:type="dxa"/>
          </w:tcPr>
          <w:p w14:paraId="5F5FE6A2"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“In my current position as an Advisor to the Saudi Arabian National Guard the most important thing to understand is the cultural differences between Americans and Saudis. This not only includes the basics of language and social norms/taboos but also understanding how the cultures differ in projecting, </w:t>
            </w:r>
            <w:r w:rsidRPr="00A31246">
              <w:rPr>
                <w:rFonts w:ascii="Times New Roman" w:eastAsia="Calibri" w:hAnsi="Times New Roman" w:cs="Times New Roman"/>
                <w:sz w:val="24"/>
                <w:szCs w:val="24"/>
              </w:rPr>
              <w:lastRenderedPageBreak/>
              <w:t xml:space="preserve">receiving and decoding both verbal and non-verbal communication. Experiences deployed to the Middle East and a master’s class I took on Cultural Intelligence.” [MAJ, </w:t>
            </w:r>
            <w:r>
              <w:rPr>
                <w:rFonts w:ascii="Times New Roman" w:eastAsia="Calibri" w:hAnsi="Times New Roman" w:cs="Times New Roman"/>
                <w:sz w:val="24"/>
                <w:szCs w:val="24"/>
              </w:rPr>
              <w:t>BR 11</w:t>
            </w:r>
            <w:r w:rsidRPr="00A31246">
              <w:rPr>
                <w:rFonts w:ascii="Times New Roman" w:eastAsia="Calibri" w:hAnsi="Times New Roman" w:cs="Times New Roman"/>
                <w:sz w:val="24"/>
                <w:szCs w:val="24"/>
              </w:rPr>
              <w:t>; Battalion Advisor to Saudi Arabian National Guard].</w:t>
            </w:r>
          </w:p>
          <w:p w14:paraId="7D1FC205" w14:textId="77777777" w:rsidR="006C6852" w:rsidRPr="00A31246" w:rsidRDefault="006C6852" w:rsidP="00DE1DE6">
            <w:pPr>
              <w:rPr>
                <w:rFonts w:ascii="Times New Roman" w:eastAsia="Calibri" w:hAnsi="Times New Roman" w:cs="Times New Roman"/>
                <w:sz w:val="24"/>
                <w:szCs w:val="24"/>
              </w:rPr>
            </w:pPr>
          </w:p>
          <w:p w14:paraId="46632C9B" w14:textId="77777777" w:rsidR="006C6852" w:rsidRPr="00A31246" w:rsidRDefault="006C6852" w:rsidP="00DE1DE6">
            <w:pPr>
              <w:rPr>
                <w:rFonts w:ascii="Times New Roman" w:eastAsia="Calibri" w:hAnsi="Times New Roman" w:cs="Times New Roman"/>
                <w:sz w:val="24"/>
                <w:szCs w:val="24"/>
              </w:rPr>
            </w:pPr>
            <w:r w:rsidRPr="00A31246">
              <w:rPr>
                <w:rFonts w:ascii="Times New Roman" w:eastAsia="Calibri" w:hAnsi="Times New Roman" w:cs="Times New Roman"/>
                <w:sz w:val="24"/>
                <w:szCs w:val="24"/>
              </w:rPr>
              <w:t xml:space="preserve">“I have dealt more with interpersonal conflict and verbally communication between U.S. Soldiers as well as Korean Soldiers. Cultural sensitivity and understanding has benefited me more in my current position than any previous. I previously had a job working in customer service. I think that helped me as I attempted to negotiate and understand what people are asking for. I also think that it allowed me the ability to verbally communicate as well as helped me build some active listening skills.” [CPT, </w:t>
            </w:r>
            <w:r>
              <w:rPr>
                <w:rFonts w:ascii="Times New Roman" w:eastAsia="Calibri" w:hAnsi="Times New Roman" w:cs="Times New Roman"/>
                <w:sz w:val="24"/>
                <w:szCs w:val="24"/>
              </w:rPr>
              <w:t>BR 13</w:t>
            </w:r>
            <w:r w:rsidRPr="00A31246">
              <w:rPr>
                <w:rFonts w:ascii="Times New Roman" w:eastAsia="Calibri" w:hAnsi="Times New Roman" w:cs="Times New Roman"/>
                <w:sz w:val="24"/>
                <w:szCs w:val="24"/>
              </w:rPr>
              <w:t xml:space="preserve">; Battery Commander].  </w:t>
            </w:r>
          </w:p>
        </w:tc>
      </w:tr>
    </w:tbl>
    <w:p w14:paraId="2311C15F" w14:textId="77777777" w:rsidR="006C6852" w:rsidRPr="00A31246" w:rsidRDefault="006C6852" w:rsidP="006C6852">
      <w:pPr>
        <w:spacing w:after="0" w:line="240" w:lineRule="auto"/>
        <w:rPr>
          <w:rFonts w:ascii="Times New Roman" w:eastAsia="SimSun" w:hAnsi="Times New Roman" w:cs="Times New Roman"/>
          <w:sz w:val="24"/>
          <w:szCs w:val="24"/>
        </w:rPr>
      </w:pPr>
    </w:p>
    <w:p w14:paraId="7B343166" w14:textId="77777777" w:rsidR="006C6852" w:rsidRPr="00A31246" w:rsidRDefault="006C6852" w:rsidP="006C6852">
      <w:pPr>
        <w:spacing w:after="0" w:line="240" w:lineRule="auto"/>
        <w:ind w:firstLine="720"/>
        <w:rPr>
          <w:rFonts w:ascii="Times New Roman" w:eastAsia="SimSun" w:hAnsi="Times New Roman" w:cs="Times New Roman"/>
          <w:sz w:val="24"/>
          <w:szCs w:val="24"/>
        </w:rPr>
      </w:pPr>
    </w:p>
    <w:p w14:paraId="1C5818BB" w14:textId="77777777" w:rsidR="006C6852" w:rsidRDefault="006C6852" w:rsidP="006C6852">
      <w:pPr>
        <w:rPr>
          <w:rFonts w:ascii="Times New Roman" w:hAnsi="Times New Roman" w:cs="Times New Roman"/>
          <w:sz w:val="24"/>
          <w:szCs w:val="24"/>
        </w:rPr>
      </w:pPr>
      <w:r>
        <w:rPr>
          <w:rFonts w:ascii="Times New Roman" w:hAnsi="Times New Roman" w:cs="Times New Roman"/>
          <w:sz w:val="24"/>
          <w:szCs w:val="24"/>
        </w:rPr>
        <w:br w:type="page"/>
      </w:r>
    </w:p>
    <w:p w14:paraId="7AB98F61" w14:textId="79762A8C" w:rsidR="006C6852" w:rsidRPr="00A31246" w:rsidRDefault="006C6852">
      <w:pPr>
        <w:pStyle w:val="Heading2"/>
        <w:jc w:val="center"/>
        <w:rPr>
          <w:noProof/>
        </w:rPr>
        <w:pPrChange w:id="197" w:author="Royston, Ryan P CIV USARMY HQDA ARI (USA)" w:date="2026-05-19T02:46:00Z" w16du:dateUtc="2026-05-19T06:46:00Z">
          <w:pPr>
            <w:pStyle w:val="Heading2"/>
          </w:pPr>
        </w:pPrChange>
      </w:pPr>
      <w:r>
        <w:t xml:space="preserve"> </w:t>
      </w:r>
      <w:ins w:id="1062" w:author="Hermes Agent (APA Review)" w:date="2026-08-31T00:00:00Z">
        <w:r>
          <w:t xml:space="preserve">Appendix J.</w:t>
        </w:r>
      </w:ins>
      <w:del w:id="1063" w:author="Hermes Agent (APA Review)" w:date="2026-08-31T00:00:00Z">
        <w:r>
          <w:delText xml:space="preserve">Appendix H.</w:delText>
        </w:r>
      </w:del>
      <w:del w:id="198" w:author="Royston, Ryan P CIV USARMY HQDA ARI (USA)" w:date="2026-05-19T02:46:00Z" w16du:dateUtc="2026-05-19T06:46:00Z">
        <w:r w:rsidRPr="00D0481B" w:rsidDel="00A05D75">
          <w:delText xml:space="preserve">Table </w:delText>
        </w:r>
        <w:r w:rsidDel="00A05D75">
          <w:delText>6</w:delText>
        </w:r>
        <w:r w:rsidRPr="00D0481B" w:rsidDel="00A05D75">
          <w:delText>.</w:delText>
        </w:r>
        <w:r w:rsidRPr="00A05D75" w:rsidDel="00A05D75">
          <w:delText xml:space="preserve"> </w:delText>
        </w:r>
      </w:del>
      <w:r w:rsidRPr="00A05D75">
        <w:rPr>
          <w:noProof/>
          <w:rPrChange w:id="199" w:author="Royston, Ryan P CIV USARMY HQDA ARI (USA)" w:date="2026-05-19T02:46:00Z" w16du:dateUtc="2026-05-19T06:46:00Z">
            <w:rPr>
              <w:i/>
              <w:iCs w:val="0"/>
              <w:noProof/>
            </w:rPr>
          </w:rPrChange>
        </w:rPr>
        <w:t>Social skills</w:t>
      </w:r>
      <w:r w:rsidRPr="00A05D75">
        <w:rPr>
          <w:noProof/>
        </w:rPr>
        <w:t xml:space="preserve">, as a component of the </w:t>
      </w:r>
      <w:r w:rsidRPr="00A05D75">
        <w:rPr>
          <w:noProof/>
          <w:rPrChange w:id="200" w:author="Royston, Ryan P CIV USARMY HQDA ARI (USA)" w:date="2026-05-19T02:46:00Z" w16du:dateUtc="2026-05-19T06:46:00Z">
            <w:rPr>
              <w:i/>
              <w:iCs w:val="0"/>
              <w:noProof/>
            </w:rPr>
          </w:rPrChange>
        </w:rPr>
        <w:t>Interpersonal</w:t>
      </w:r>
      <w:r w:rsidRPr="00A05D75">
        <w:rPr>
          <w:noProof/>
        </w:rPr>
        <w:t xml:space="preserve"> talent domain</w:t>
      </w:r>
    </w:p>
    <w:p w14:paraId="3BBE6716" w14:textId="77777777" w:rsidR="006C6852" w:rsidRPr="00A31246" w:rsidRDefault="006C6852" w:rsidP="006C6852">
      <w:pPr>
        <w:spacing w:after="0" w:line="240" w:lineRule="auto"/>
        <w:ind w:firstLine="720"/>
        <w:rPr>
          <w:rFonts w:ascii="Times New Roman" w:eastAsia="SimSun" w:hAnsi="Times New Roman" w:cs="Times New Roman"/>
          <w:sz w:val="24"/>
          <w:szCs w:val="24"/>
        </w:rPr>
      </w:pPr>
    </w:p>
    <w:tbl>
      <w:tblPr>
        <w:tblStyle w:val="TableGrid3"/>
        <w:tblW w:w="0" w:type="auto"/>
        <w:tblLook w:val="04A0" w:firstRow="1" w:lastRow="0" w:firstColumn="1" w:lastColumn="0" w:noHBand="0" w:noVBand="1"/>
      </w:tblPr>
      <w:tblGrid>
        <w:gridCol w:w="2171"/>
        <w:gridCol w:w="6459"/>
      </w:tblGrid>
      <w:tr w:rsidR="006C6852" w:rsidRPr="00A31246" w14:paraId="5FD87BCC" w14:textId="77777777" w:rsidTr="00DE1DE6">
        <w:tc>
          <w:tcPr>
            <w:tcW w:w="2245" w:type="dxa"/>
          </w:tcPr>
          <w:p w14:paraId="128591BC" w14:textId="77777777" w:rsidR="006C6852" w:rsidRPr="00A31246" w:rsidRDefault="006C6852" w:rsidP="00DE1DE6">
            <w:pPr>
              <w:rPr>
                <w:rFonts w:ascii="Times New Roman" w:hAnsi="Times New Roman" w:cs="Times New Roman"/>
                <w:b/>
                <w:bCs/>
                <w:noProof/>
                <w:sz w:val="24"/>
                <w:szCs w:val="24"/>
              </w:rPr>
            </w:pPr>
            <w:r w:rsidRPr="00A31246">
              <w:rPr>
                <w:rFonts w:ascii="Times New Roman" w:hAnsi="Times New Roman" w:cs="Times New Roman"/>
                <w:b/>
                <w:bCs/>
                <w:noProof/>
                <w:sz w:val="24"/>
                <w:szCs w:val="24"/>
              </w:rPr>
              <w:t>Social Skills subthemes</w:t>
            </w:r>
          </w:p>
        </w:tc>
        <w:tc>
          <w:tcPr>
            <w:tcW w:w="7105" w:type="dxa"/>
          </w:tcPr>
          <w:p w14:paraId="29348B80"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b/>
                <w:bCs/>
                <w:noProof/>
                <w:sz w:val="24"/>
                <w:szCs w:val="24"/>
              </w:rPr>
              <w:t>Example Quotes used to extract theme</w:t>
            </w:r>
          </w:p>
        </w:tc>
      </w:tr>
      <w:tr w:rsidR="006C6852" w:rsidRPr="00A31246" w14:paraId="03F09914" w14:textId="77777777" w:rsidTr="00DE1DE6">
        <w:tc>
          <w:tcPr>
            <w:tcW w:w="2245" w:type="dxa"/>
          </w:tcPr>
          <w:p w14:paraId="0F123A32"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Listening Skills</w:t>
            </w:r>
          </w:p>
        </w:tc>
        <w:tc>
          <w:tcPr>
            <w:tcW w:w="7105" w:type="dxa"/>
          </w:tcPr>
          <w:p w14:paraId="494F5805"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 xml:space="preserve">“Even in the mechanical and maintenance heavy field of armor, as an officer, the most demanded talent/skill is effective communication and the ability to work with others. Whether its communicating the mission to your subordinates, updates to higher, or trying to come up with creative solutions with your platoon sergeant, the ability to communicate effectively (which also means having the ability to listen) is key to the success of a platoon leader. Other crucial talents/skills that are very valuable are mental toughness, physical fitness, and the ability to just get results with very little guidance.” [1LT, </w:t>
            </w:r>
            <w:r>
              <w:rPr>
                <w:rFonts w:ascii="Times New Roman" w:hAnsi="Times New Roman" w:cs="Times New Roman"/>
                <w:noProof/>
                <w:sz w:val="24"/>
                <w:szCs w:val="24"/>
              </w:rPr>
              <w:t>BR 17</w:t>
            </w:r>
            <w:r w:rsidRPr="00A31246">
              <w:rPr>
                <w:rFonts w:ascii="Times New Roman" w:hAnsi="Times New Roman" w:cs="Times New Roman"/>
                <w:noProof/>
                <w:sz w:val="24"/>
                <w:szCs w:val="24"/>
              </w:rPr>
              <w:t xml:space="preserve">; Tank Platoon Leader].  </w:t>
            </w:r>
          </w:p>
        </w:tc>
      </w:tr>
      <w:tr w:rsidR="006C6852" w:rsidRPr="00A31246" w14:paraId="0FA657F5" w14:textId="77777777" w:rsidTr="00DE1DE6">
        <w:tc>
          <w:tcPr>
            <w:tcW w:w="2245" w:type="dxa"/>
          </w:tcPr>
          <w:p w14:paraId="402D3EE6"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Social awareness and awareness of one’s own biases</w:t>
            </w:r>
          </w:p>
        </w:tc>
        <w:tc>
          <w:tcPr>
            <w:tcW w:w="7105" w:type="dxa"/>
          </w:tcPr>
          <w:p w14:paraId="22D2E4F5"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 xml:space="preserve">“An XO truly needs to be the jack of all trades and must have the social awareness to understand others and oneself. Understanding bias recognition and being creative at problem solving is critical as MDMP barely applies to non-tactical problem solving, which is the largest amount of problem solving encountered on a daily basis.” [MAJ, </w:t>
            </w:r>
            <w:r>
              <w:rPr>
                <w:rFonts w:ascii="Times New Roman" w:hAnsi="Times New Roman" w:cs="Times New Roman"/>
                <w:noProof/>
                <w:sz w:val="24"/>
                <w:szCs w:val="24"/>
              </w:rPr>
              <w:t>BR 12</w:t>
            </w:r>
            <w:r w:rsidRPr="00A31246">
              <w:rPr>
                <w:rFonts w:ascii="Times New Roman" w:hAnsi="Times New Roman" w:cs="Times New Roman"/>
                <w:noProof/>
                <w:sz w:val="24"/>
                <w:szCs w:val="24"/>
              </w:rPr>
              <w:t>; Battalion XO].</w:t>
            </w:r>
          </w:p>
        </w:tc>
      </w:tr>
      <w:tr w:rsidR="006C6852" w:rsidRPr="00A31246" w14:paraId="29F81105" w14:textId="77777777" w:rsidTr="00DE1DE6">
        <w:tc>
          <w:tcPr>
            <w:tcW w:w="2245" w:type="dxa"/>
          </w:tcPr>
          <w:p w14:paraId="7B891A62"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Resolving interpersonal conflicts</w:t>
            </w:r>
          </w:p>
        </w:tc>
        <w:tc>
          <w:tcPr>
            <w:tcW w:w="7105" w:type="dxa"/>
          </w:tcPr>
          <w:p w14:paraId="55C60D46"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 xml:space="preserve">“sometimes individuals who call are angry or frustrated, and I have to employ interpersonal kills to resolve the conflict and provide assistance. Other previous jobs (platoon leader, battalion staff officer) gave me a work ethic and level of attention to detail required to perform in my current job.” [CPT, </w:t>
            </w:r>
            <w:r>
              <w:rPr>
                <w:rFonts w:ascii="Times New Roman" w:hAnsi="Times New Roman" w:cs="Times New Roman"/>
                <w:noProof/>
                <w:sz w:val="24"/>
                <w:szCs w:val="24"/>
              </w:rPr>
              <w:t>BR 12</w:t>
            </w:r>
            <w:r w:rsidRPr="00A31246">
              <w:rPr>
                <w:rFonts w:ascii="Times New Roman" w:hAnsi="Times New Roman" w:cs="Times New Roman"/>
                <w:noProof/>
                <w:sz w:val="24"/>
                <w:szCs w:val="24"/>
              </w:rPr>
              <w:t>, Combatant Command STRAT COM].</w:t>
            </w:r>
          </w:p>
        </w:tc>
      </w:tr>
      <w:tr w:rsidR="006C6852" w:rsidRPr="00A31246" w14:paraId="17CDC3B9" w14:textId="77777777" w:rsidTr="00DE1DE6">
        <w:tc>
          <w:tcPr>
            <w:tcW w:w="2245" w:type="dxa"/>
          </w:tcPr>
          <w:p w14:paraId="2CB1B772"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Negotiation skill</w:t>
            </w:r>
          </w:p>
        </w:tc>
        <w:tc>
          <w:tcPr>
            <w:tcW w:w="7105" w:type="dxa"/>
          </w:tcPr>
          <w:p w14:paraId="38D766F5"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 xml:space="preserve">“I previously had a job working in customer service. I think that helped me as I attempted to negotiate and understand what people are asking for. I also think that it allowed me the ability to verbally communicate as well as helped me build some active listening skills.” [CPT, </w:t>
            </w:r>
            <w:r>
              <w:rPr>
                <w:rFonts w:ascii="Times New Roman" w:hAnsi="Times New Roman" w:cs="Times New Roman"/>
                <w:noProof/>
                <w:sz w:val="24"/>
                <w:szCs w:val="24"/>
              </w:rPr>
              <w:t>BR 13</w:t>
            </w:r>
            <w:r w:rsidRPr="00A31246">
              <w:rPr>
                <w:rFonts w:ascii="Times New Roman" w:hAnsi="Times New Roman" w:cs="Times New Roman"/>
                <w:noProof/>
                <w:sz w:val="24"/>
                <w:szCs w:val="24"/>
              </w:rPr>
              <w:t>; Battery Commander].</w:t>
            </w:r>
          </w:p>
          <w:p w14:paraId="3A9596FA" w14:textId="77777777" w:rsidR="006C6852" w:rsidRPr="00A31246" w:rsidRDefault="006C6852" w:rsidP="00DE1DE6">
            <w:pPr>
              <w:rPr>
                <w:rFonts w:ascii="Times New Roman" w:hAnsi="Times New Roman" w:cs="Times New Roman"/>
                <w:noProof/>
                <w:sz w:val="24"/>
                <w:szCs w:val="24"/>
              </w:rPr>
            </w:pPr>
          </w:p>
        </w:tc>
      </w:tr>
      <w:tr w:rsidR="006C6852" w:rsidRPr="00A31246" w14:paraId="766B8F4B" w14:textId="77777777" w:rsidTr="00DE1DE6">
        <w:tc>
          <w:tcPr>
            <w:tcW w:w="2245" w:type="dxa"/>
          </w:tcPr>
          <w:p w14:paraId="4BDA4DF3"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Understanding of relevant history and relation to current operations</w:t>
            </w:r>
          </w:p>
        </w:tc>
        <w:tc>
          <w:tcPr>
            <w:tcW w:w="7105" w:type="dxa"/>
          </w:tcPr>
          <w:p w14:paraId="10ED3088"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sz w:val="24"/>
                <w:szCs w:val="24"/>
              </w:rPr>
              <w:t xml:space="preserve">“A background in international studies or history would be beneficial to a military intelligence officer assigned to operational units. My personal interest in these topics were of great use when understanding the enemy, predicting their courses of action, and educating our maneuver commanders on what to expect/how they fight. Since military actions do not take place without political action/impacts, understanding the history or political stance of a group/state can inform future military action.” [CPT, </w:t>
            </w:r>
            <w:r>
              <w:rPr>
                <w:rFonts w:ascii="Times New Roman" w:hAnsi="Times New Roman" w:cs="Times New Roman"/>
                <w:sz w:val="24"/>
                <w:szCs w:val="24"/>
              </w:rPr>
              <w:t>BR 35</w:t>
            </w:r>
            <w:r w:rsidRPr="00A31246">
              <w:rPr>
                <w:rFonts w:ascii="Times New Roman" w:hAnsi="Times New Roman" w:cs="Times New Roman"/>
                <w:sz w:val="24"/>
                <w:szCs w:val="24"/>
              </w:rPr>
              <w:t>; Battalion S2].</w:t>
            </w:r>
          </w:p>
        </w:tc>
      </w:tr>
    </w:tbl>
    <w:p w14:paraId="176531CD" w14:textId="77777777" w:rsidR="006C6852" w:rsidRPr="00A31246" w:rsidRDefault="006C6852" w:rsidP="006C6852">
      <w:pPr>
        <w:spacing w:after="0" w:line="240" w:lineRule="auto"/>
        <w:rPr>
          <w:rFonts w:ascii="Times New Roman" w:eastAsia="SimSun" w:hAnsi="Times New Roman" w:cs="Times New Roman"/>
          <w:noProof/>
          <w:sz w:val="24"/>
          <w:szCs w:val="24"/>
        </w:rPr>
      </w:pPr>
    </w:p>
    <w:p w14:paraId="20343B33" w14:textId="77777777" w:rsidR="006C6852" w:rsidRDefault="006C6852" w:rsidP="006C6852">
      <w:pPr>
        <w:pStyle w:val="Heading2"/>
        <w:rPr>
          <w:szCs w:val="24"/>
        </w:rPr>
      </w:pPr>
      <w:r>
        <w:rPr>
          <w:szCs w:val="24"/>
        </w:rPr>
        <w:br w:type="page"/>
      </w:r>
    </w:p>
    <w:p w14:paraId="0ECFD013" w14:textId="66D6EFEC" w:rsidR="006C6852" w:rsidRDefault="006C6852">
      <w:pPr>
        <w:pStyle w:val="Heading2"/>
        <w:jc w:val="center"/>
        <w:pPrChange w:id="201" w:author="Royston, Ryan P CIV USARMY HQDA ARI (USA)" w:date="2026-05-19T02:46:00Z" w16du:dateUtc="2026-05-19T06:46:00Z">
          <w:pPr>
            <w:pStyle w:val="Heading2"/>
          </w:pPr>
        </w:pPrChange>
      </w:pPr>
      <w:bookmarkStart w:id="202" w:name="_Hlk131691378"/>
      <w:del w:id="1066" w:author="Hermes Agent (APA Review)" w:date="2026-08-31T00:00:00Z">
        <w:r>
          <w:delText xml:space="preserve">Appendix I</w:delText>
        </w:r>
      </w:del>
      <w:bookmarkStart w:id="203" w:name="_Hlk131690877"/>
      <w:r>
        <w:t xml:space="preserve"> </w:t>
      </w:r>
      <w:ins w:id="1064" w:author="Hermes Agent (APA Review)" w:date="2026-08-31T00:00:00Z">
        <w:r>
          <w:t xml:space="preserve">Appendix K.</w:t>
        </w:r>
      </w:ins>
      <w:del w:id="1065" w:author="Hermes Agent (APA Review)" w:date="2026-08-31T00:00:00Z">
        <w:r>
          <w:delText xml:space="preserve">.</w:delText>
        </w:r>
      </w:del>
      <w:del w:id="204" w:author="Royston, Ryan P CIV USARMY HQDA ARI (USA)" w:date="2026-05-19T02:46:00Z" w16du:dateUtc="2026-05-19T06:46:00Z">
        <w:r w:rsidRPr="00D0481B" w:rsidDel="00A05D75">
          <w:rPr>
            <w:szCs w:val="24"/>
          </w:rPr>
          <w:delText xml:space="preserve">Table </w:delText>
        </w:r>
        <w:r w:rsidDel="00A05D75">
          <w:rPr>
            <w:szCs w:val="24"/>
          </w:rPr>
          <w:delText>7.</w:delText>
        </w:r>
        <w:r w:rsidRPr="00D0481B" w:rsidDel="00A05D75">
          <w:rPr>
            <w:szCs w:val="24"/>
          </w:rPr>
          <w:delText xml:space="preserve"> </w:delText>
        </w:r>
      </w:del>
      <w:bookmarkEnd w:id="202"/>
      <w:bookmarkEnd w:id="203"/>
      <w:r w:rsidRPr="00ED41BF">
        <w:t>Teamwork within the Interpersonal talent domain</w:t>
      </w:r>
    </w:p>
    <w:p w14:paraId="556E1363" w14:textId="77777777" w:rsidR="006C6852" w:rsidRPr="00CD6D68" w:rsidRDefault="006C6852" w:rsidP="006C6852">
      <w:pPr>
        <w:pStyle w:val="BodyText"/>
      </w:pPr>
    </w:p>
    <w:tbl>
      <w:tblPr>
        <w:tblStyle w:val="TableGrid3"/>
        <w:tblW w:w="0" w:type="auto"/>
        <w:tblLook w:val="04A0" w:firstRow="1" w:lastRow="0" w:firstColumn="1" w:lastColumn="0" w:noHBand="0" w:noVBand="1"/>
      </w:tblPr>
      <w:tblGrid>
        <w:gridCol w:w="2085"/>
        <w:gridCol w:w="6545"/>
      </w:tblGrid>
      <w:tr w:rsidR="006C6852" w:rsidRPr="00ED41BF" w14:paraId="6BACF93C" w14:textId="77777777" w:rsidTr="00DE1DE6">
        <w:tc>
          <w:tcPr>
            <w:tcW w:w="2155" w:type="dxa"/>
          </w:tcPr>
          <w:p w14:paraId="7AEA966D" w14:textId="77777777" w:rsidR="006C6852" w:rsidRPr="00ED41BF" w:rsidRDefault="006C6852" w:rsidP="00DE1DE6">
            <w:pPr>
              <w:rPr>
                <w:rFonts w:ascii="Times New Roman" w:hAnsi="Times New Roman" w:cs="Times New Roman"/>
                <w:b/>
                <w:bCs/>
                <w:noProof/>
                <w:sz w:val="24"/>
                <w:szCs w:val="24"/>
              </w:rPr>
            </w:pPr>
            <w:r w:rsidRPr="00ED41BF">
              <w:rPr>
                <w:rFonts w:ascii="Times New Roman" w:hAnsi="Times New Roman" w:cs="Times New Roman"/>
                <w:b/>
                <w:bCs/>
                <w:noProof/>
                <w:sz w:val="24"/>
                <w:szCs w:val="24"/>
              </w:rPr>
              <w:t>Teamwork subthemes</w:t>
            </w:r>
          </w:p>
        </w:tc>
        <w:tc>
          <w:tcPr>
            <w:tcW w:w="7195" w:type="dxa"/>
          </w:tcPr>
          <w:p w14:paraId="1499CF28"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b/>
                <w:bCs/>
                <w:noProof/>
                <w:sz w:val="24"/>
                <w:szCs w:val="24"/>
              </w:rPr>
              <w:t>Example Quotes used to extract theme</w:t>
            </w:r>
          </w:p>
        </w:tc>
      </w:tr>
      <w:tr w:rsidR="006C6852" w:rsidRPr="00ED41BF" w14:paraId="5699DB63" w14:textId="77777777" w:rsidTr="00DE1DE6">
        <w:tc>
          <w:tcPr>
            <w:tcW w:w="2155" w:type="dxa"/>
          </w:tcPr>
          <w:p w14:paraId="65E26C7A"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Team Assembly</w:t>
            </w:r>
          </w:p>
        </w:tc>
        <w:tc>
          <w:tcPr>
            <w:tcW w:w="7195" w:type="dxa"/>
          </w:tcPr>
          <w:p w14:paraId="3A6883ED"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“With being a battalion S1, half the battle is caring about taking care of Soldiers and the other half is trusting your NCOs and subordinates to handle the workload while you focus on the tools to help out the Command Teams to make their lives more efficient in order to let them focus on their mission.” [1LT; </w:t>
            </w:r>
            <w:r>
              <w:rPr>
                <w:rFonts w:ascii="Times New Roman" w:hAnsi="Times New Roman" w:cs="Times New Roman"/>
                <w:noProof/>
                <w:sz w:val="24"/>
                <w:szCs w:val="24"/>
              </w:rPr>
              <w:t>BR 16</w:t>
            </w:r>
            <w:r w:rsidRPr="00ED41BF">
              <w:rPr>
                <w:rFonts w:ascii="Times New Roman" w:hAnsi="Times New Roman" w:cs="Times New Roman"/>
                <w:noProof/>
                <w:sz w:val="24"/>
                <w:szCs w:val="24"/>
              </w:rPr>
              <w:t xml:space="preserve">; Battalion S1].   </w:t>
            </w:r>
          </w:p>
        </w:tc>
      </w:tr>
      <w:tr w:rsidR="006C6852" w:rsidRPr="00ED41BF" w14:paraId="0BB3AF26" w14:textId="77777777" w:rsidTr="00DE1DE6">
        <w:tc>
          <w:tcPr>
            <w:tcW w:w="2155" w:type="dxa"/>
          </w:tcPr>
          <w:p w14:paraId="678238F5"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Working collaboratively</w:t>
            </w:r>
          </w:p>
        </w:tc>
        <w:tc>
          <w:tcPr>
            <w:tcW w:w="7195" w:type="dxa"/>
          </w:tcPr>
          <w:p w14:paraId="09D00099"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 “Teamwork. It does not always take two or multiple but having assistance from those with the same desire in the outcome contributes greatly. All jobs are connected like a puzzle. Some things need to be done before the next while other parts can be done simultaneously. Communicating that help is needed even when you do not know specifically what you need helps prepare you for success.” [CPT, </w:t>
            </w:r>
            <w:r>
              <w:rPr>
                <w:rFonts w:ascii="Times New Roman" w:hAnsi="Times New Roman" w:cs="Times New Roman"/>
                <w:noProof/>
                <w:sz w:val="24"/>
                <w:szCs w:val="24"/>
              </w:rPr>
              <w:t>BR 31</w:t>
            </w:r>
            <w:r w:rsidRPr="00ED41BF">
              <w:rPr>
                <w:rFonts w:ascii="Times New Roman" w:hAnsi="Times New Roman" w:cs="Times New Roman"/>
                <w:noProof/>
                <w:sz w:val="24"/>
                <w:szCs w:val="24"/>
              </w:rPr>
              <w:t>; Capability Developer CASCOM].</w:t>
            </w:r>
          </w:p>
        </w:tc>
      </w:tr>
      <w:tr w:rsidR="006C6852" w:rsidRPr="00ED41BF" w14:paraId="45EAFF03" w14:textId="77777777" w:rsidTr="00DE1DE6">
        <w:tc>
          <w:tcPr>
            <w:tcW w:w="2155" w:type="dxa"/>
          </w:tcPr>
          <w:p w14:paraId="0752F5D0"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Maintaining interpersonal relationships with team members </w:t>
            </w:r>
          </w:p>
        </w:tc>
        <w:tc>
          <w:tcPr>
            <w:tcW w:w="7195" w:type="dxa"/>
          </w:tcPr>
          <w:p w14:paraId="14ACD819"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“The most important talent utilized by armor officers is teamwork. Armor officers need to be able to build cohesive teams and be able to work outside their parent organization. Armor officers must be focused on relationships and maintaining good ones with their peers, superiors and subordinates. Organizational theory was a graduate level class that helped me most as a Troop Commander. It allowed me to understand group thinking and dynamics and how to manipulate them best. Being a Squadron Logistics Officer. It gave me an understanding of how and when I would need to conduct resupply or fuel consumption and managing property. Most of what armor officers do is maintaining their armored vehicles and it takes an understanding of logistics to make that happen.” [CPT, </w:t>
            </w:r>
            <w:r>
              <w:rPr>
                <w:rFonts w:ascii="Times New Roman" w:hAnsi="Times New Roman" w:cs="Times New Roman"/>
                <w:noProof/>
                <w:sz w:val="24"/>
                <w:szCs w:val="24"/>
              </w:rPr>
              <w:t>BR 17</w:t>
            </w:r>
            <w:r w:rsidRPr="00ED41BF">
              <w:rPr>
                <w:rFonts w:ascii="Times New Roman" w:hAnsi="Times New Roman" w:cs="Times New Roman"/>
                <w:noProof/>
                <w:sz w:val="24"/>
                <w:szCs w:val="24"/>
              </w:rPr>
              <w:t xml:space="preserve">; Troop Commander].  </w:t>
            </w:r>
          </w:p>
        </w:tc>
      </w:tr>
      <w:tr w:rsidR="006C6852" w:rsidRPr="00ED41BF" w14:paraId="47420FC0" w14:textId="77777777" w:rsidTr="00DE1DE6">
        <w:tc>
          <w:tcPr>
            <w:tcW w:w="2155" w:type="dxa"/>
          </w:tcPr>
          <w:p w14:paraId="6345FE50" w14:textId="77777777" w:rsidR="006C6852" w:rsidRPr="00ED41BF" w:rsidRDefault="006C6852" w:rsidP="00DE1DE6">
            <w:pPr>
              <w:rPr>
                <w:rFonts w:ascii="Times New Roman" w:hAnsi="Times New Roman" w:cs="Times New Roman"/>
                <w:noProof/>
                <w:sz w:val="24"/>
                <w:szCs w:val="24"/>
              </w:rPr>
            </w:pPr>
          </w:p>
        </w:tc>
        <w:tc>
          <w:tcPr>
            <w:tcW w:w="7195" w:type="dxa"/>
          </w:tcPr>
          <w:p w14:paraId="0F3A364E" w14:textId="77777777" w:rsidR="006C6852" w:rsidRPr="00ED41BF" w:rsidRDefault="006C6852" w:rsidP="00DE1DE6">
            <w:pPr>
              <w:rPr>
                <w:rFonts w:ascii="Times New Roman" w:hAnsi="Times New Roman" w:cs="Times New Roman"/>
                <w:noProof/>
                <w:sz w:val="24"/>
                <w:szCs w:val="24"/>
              </w:rPr>
            </w:pPr>
          </w:p>
        </w:tc>
      </w:tr>
      <w:tr w:rsidR="006C6852" w:rsidRPr="00ED41BF" w14:paraId="6FC40A60" w14:textId="77777777" w:rsidTr="00DE1DE6">
        <w:tc>
          <w:tcPr>
            <w:tcW w:w="2155" w:type="dxa"/>
          </w:tcPr>
          <w:p w14:paraId="4C63022E"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Effectively communicating to team audience</w:t>
            </w:r>
          </w:p>
        </w:tc>
        <w:tc>
          <w:tcPr>
            <w:tcW w:w="7195" w:type="dxa"/>
          </w:tcPr>
          <w:p w14:paraId="0D5778DA"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“I believe those with higher degrees/education/experience possess many of the softer “Team building” or “Collaborative Working Group” skills that often are overlooked, which eventually causes disruption or problems when building and maintaining teams for a higher goal. Many people can hide behind elegant or fancy words, and yet cannot seem to gain a full understanding of their audience. This is a skill that needs honing when put in groups amongst ones own peer-group. This way, the “fluff” of words or someone wanting to pontificate on words without any value, can be minimized.” [MAJ, </w:t>
            </w:r>
            <w:r>
              <w:rPr>
                <w:rFonts w:ascii="Times New Roman" w:hAnsi="Times New Roman" w:cs="Times New Roman"/>
                <w:noProof/>
                <w:sz w:val="24"/>
                <w:szCs w:val="24"/>
              </w:rPr>
              <w:t>BR 12</w:t>
            </w:r>
            <w:r w:rsidRPr="00ED41BF">
              <w:rPr>
                <w:rFonts w:ascii="Times New Roman" w:hAnsi="Times New Roman" w:cs="Times New Roman"/>
                <w:noProof/>
                <w:sz w:val="24"/>
                <w:szCs w:val="24"/>
              </w:rPr>
              <w:t>; Contracting Brigade Support Officer].</w:t>
            </w:r>
          </w:p>
        </w:tc>
      </w:tr>
      <w:tr w:rsidR="006C6852" w:rsidRPr="00ED41BF" w14:paraId="60E4B228" w14:textId="77777777" w:rsidTr="00DE1DE6">
        <w:tc>
          <w:tcPr>
            <w:tcW w:w="2155" w:type="dxa"/>
          </w:tcPr>
          <w:p w14:paraId="4ECEF425"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lastRenderedPageBreak/>
              <w:t>Treating other team members fairly</w:t>
            </w:r>
          </w:p>
        </w:tc>
        <w:tc>
          <w:tcPr>
            <w:tcW w:w="7195" w:type="dxa"/>
          </w:tcPr>
          <w:p w14:paraId="7478FF3D"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“Project Management is a team centric endeavor across numerous echelons, organizations, and disciplines, so one of the greatest skill needed is team building &amp; interpersonal skills which in my opinion is best built on the Golden Rule of treating others as you wish to be treated and an adherence to following the example set by Jesus Christ. My employment in the financial sector prior to entering my Army Career and Army Leadership Positions best prepared me to perform well in my current job.” [COL, </w:t>
            </w:r>
            <w:r>
              <w:rPr>
                <w:rFonts w:ascii="Times New Roman" w:hAnsi="Times New Roman" w:cs="Times New Roman"/>
                <w:noProof/>
                <w:sz w:val="24"/>
                <w:szCs w:val="24"/>
              </w:rPr>
              <w:t>BR 12</w:t>
            </w:r>
            <w:r w:rsidRPr="00ED41BF">
              <w:rPr>
                <w:rFonts w:ascii="Times New Roman" w:hAnsi="Times New Roman" w:cs="Times New Roman"/>
                <w:noProof/>
                <w:sz w:val="24"/>
                <w:szCs w:val="24"/>
              </w:rPr>
              <w:t>1; Acquisition Officer DAU].</w:t>
            </w:r>
          </w:p>
        </w:tc>
      </w:tr>
      <w:tr w:rsidR="006C6852" w:rsidRPr="00ED41BF" w14:paraId="7EB01F08" w14:textId="77777777" w:rsidTr="00DE1DE6">
        <w:tc>
          <w:tcPr>
            <w:tcW w:w="2155" w:type="dxa"/>
          </w:tcPr>
          <w:p w14:paraId="4093910E"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Prevention of toxic cultures</w:t>
            </w:r>
          </w:p>
        </w:tc>
        <w:tc>
          <w:tcPr>
            <w:tcW w:w="7195" w:type="dxa"/>
          </w:tcPr>
          <w:p w14:paraId="7830AED5"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“The latter is where team building and good communication is crucial. The latter is also where a toxic command breeds the easiest. Forcing tasks on lower ranking personnel and expecting results. Being a resilient and adaptive officer is crucial to last in the Army and not do the West Point dance of 5 and done.” [1LT, </w:t>
            </w:r>
            <w:r>
              <w:rPr>
                <w:rFonts w:ascii="Times New Roman" w:hAnsi="Times New Roman" w:cs="Times New Roman"/>
                <w:noProof/>
                <w:sz w:val="24"/>
                <w:szCs w:val="24"/>
              </w:rPr>
              <w:t>BR 12</w:t>
            </w:r>
            <w:r w:rsidRPr="00ED41BF">
              <w:rPr>
                <w:rFonts w:ascii="Times New Roman" w:hAnsi="Times New Roman" w:cs="Times New Roman"/>
                <w:noProof/>
                <w:sz w:val="24"/>
                <w:szCs w:val="24"/>
              </w:rPr>
              <w:t xml:space="preserve">; XO].  </w:t>
            </w:r>
          </w:p>
        </w:tc>
      </w:tr>
      <w:tr w:rsidR="006C6852" w:rsidRPr="00ED41BF" w14:paraId="11CFEE61" w14:textId="77777777" w:rsidTr="00DE1DE6">
        <w:tc>
          <w:tcPr>
            <w:tcW w:w="2155" w:type="dxa"/>
          </w:tcPr>
          <w:p w14:paraId="45A36746"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Ability to network across other organizations</w:t>
            </w:r>
          </w:p>
        </w:tc>
        <w:tc>
          <w:tcPr>
            <w:tcW w:w="7195" w:type="dxa"/>
          </w:tcPr>
          <w:p w14:paraId="28BDBB87"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 xml:space="preserve">“The ability to network across your organization, understand networking is not a personal benefit to you but a benefit to your unit in terms of securing resources the unit needs to be successful. Interpersonal tact and good social/ emotional intelligence so you can bring the commodity areas and platoons in the unit together to complete the mission. The ability to understand, work within, and build systems inside your organization and between your organization and the units you support or are supported by.” [1LT, </w:t>
            </w:r>
            <w:r>
              <w:rPr>
                <w:rFonts w:ascii="Times New Roman" w:hAnsi="Times New Roman" w:cs="Times New Roman"/>
                <w:noProof/>
                <w:sz w:val="24"/>
                <w:szCs w:val="24"/>
              </w:rPr>
              <w:t>BR 13</w:t>
            </w:r>
            <w:r w:rsidRPr="00ED41BF">
              <w:rPr>
                <w:rFonts w:ascii="Times New Roman" w:hAnsi="Times New Roman" w:cs="Times New Roman"/>
                <w:noProof/>
                <w:sz w:val="24"/>
                <w:szCs w:val="24"/>
              </w:rPr>
              <w:t>; Battery XO].</w:t>
            </w:r>
          </w:p>
        </w:tc>
      </w:tr>
    </w:tbl>
    <w:p w14:paraId="70F8CBE3" w14:textId="77777777" w:rsidR="006C6852" w:rsidRPr="00ED41BF" w:rsidRDefault="006C6852" w:rsidP="006C6852">
      <w:pPr>
        <w:spacing w:after="0" w:line="240" w:lineRule="auto"/>
        <w:rPr>
          <w:rFonts w:ascii="Times New Roman" w:eastAsia="SimSun" w:hAnsi="Times New Roman" w:cs="Times New Roman"/>
          <w:sz w:val="24"/>
          <w:szCs w:val="24"/>
        </w:rPr>
      </w:pPr>
    </w:p>
    <w:p w14:paraId="13B2BCB4" w14:textId="77777777" w:rsidR="006C6852" w:rsidRDefault="006C6852" w:rsidP="006C6852">
      <w:pPr>
        <w:pStyle w:val="Heading2"/>
      </w:pPr>
      <w:r>
        <w:br w:type="page"/>
      </w:r>
    </w:p>
    <w:p w14:paraId="4AFDF4F8" w14:textId="1BCBA9F8" w:rsidR="006C6852" w:rsidRDefault="006C6852">
      <w:pPr>
        <w:pStyle w:val="Heading2"/>
        <w:jc w:val="center"/>
        <w:pPrChange w:id="205" w:author="Royston, Ryan P CIV USARMY HQDA ARI (USA)" w:date="2026-05-19T02:46:00Z" w16du:dateUtc="2026-05-19T06:46:00Z">
          <w:pPr>
            <w:pStyle w:val="Heading2"/>
          </w:pPr>
        </w:pPrChange>
      </w:pPr>
      <w:del w:id="1069" w:author="Hermes Agent (APA Review)" w:date="2026-08-31T00:00:00Z">
        <w:r>
          <w:delText xml:space="preserve">Appendix </w:delText>
        </w:r>
      </w:del>
      <w:ins w:id="1067" w:author="Hermes Agent (APA Review)" w:date="2026-08-31T00:00:00Z">
        <w:r>
          <w:t xml:space="preserve">Appendix L.</w:t>
        </w:r>
      </w:ins>
      <w:del w:id="1068" w:author="Hermes Agent (APA Review)" w:date="2026-08-31T00:00:00Z">
        <w:r>
          <w:delText xml:space="preserve">J.</w:delText>
        </w:r>
      </w:del>
      <w:r w:rsidRPr="00D0481B">
        <w:t xml:space="preserve"> </w:t>
      </w:r>
      <w:del w:id="206" w:author="Royston, Ryan P CIV USARMY HQDA ARI (USA)" w:date="2026-05-19T02:46:00Z" w16du:dateUtc="2026-05-19T06:46:00Z">
        <w:r w:rsidRPr="00D0481B" w:rsidDel="00A05D75">
          <w:rPr>
            <w:szCs w:val="24"/>
          </w:rPr>
          <w:delText xml:space="preserve">Table </w:delText>
        </w:r>
        <w:r w:rsidDel="00A05D75">
          <w:rPr>
            <w:szCs w:val="24"/>
          </w:rPr>
          <w:delText>8</w:delText>
        </w:r>
        <w:r w:rsidRPr="00D0481B" w:rsidDel="00A05D75">
          <w:rPr>
            <w:szCs w:val="24"/>
          </w:rPr>
          <w:delText xml:space="preserve">. </w:delText>
        </w:r>
      </w:del>
      <w:r w:rsidRPr="00ED41BF">
        <w:t>Detail focused domain in the Army contexts</w:t>
      </w:r>
    </w:p>
    <w:p w14:paraId="0BABB50C" w14:textId="77777777" w:rsidR="006C6852" w:rsidRPr="00CD6D68" w:rsidRDefault="006C6852" w:rsidP="006C6852">
      <w:pPr>
        <w:pStyle w:val="BodyText"/>
      </w:pPr>
    </w:p>
    <w:tbl>
      <w:tblPr>
        <w:tblStyle w:val="TableGrid3"/>
        <w:tblW w:w="0" w:type="auto"/>
        <w:tblLook w:val="04A0" w:firstRow="1" w:lastRow="0" w:firstColumn="1" w:lastColumn="0" w:noHBand="0" w:noVBand="1"/>
      </w:tblPr>
      <w:tblGrid>
        <w:gridCol w:w="1767"/>
        <w:gridCol w:w="6863"/>
      </w:tblGrid>
      <w:tr w:rsidR="006C6852" w:rsidRPr="00ED41BF" w14:paraId="0AE20EC1" w14:textId="77777777" w:rsidTr="00DE1DE6">
        <w:tc>
          <w:tcPr>
            <w:tcW w:w="1795" w:type="dxa"/>
          </w:tcPr>
          <w:p w14:paraId="554D56DD" w14:textId="77777777" w:rsidR="006C6852" w:rsidRPr="00ED41BF" w:rsidRDefault="006C6852" w:rsidP="00DE1DE6">
            <w:pPr>
              <w:rPr>
                <w:rFonts w:ascii="Times New Roman" w:hAnsi="Times New Roman" w:cs="Times New Roman"/>
                <w:b/>
                <w:bCs/>
                <w:noProof/>
                <w:sz w:val="24"/>
                <w:szCs w:val="24"/>
              </w:rPr>
            </w:pPr>
            <w:r w:rsidRPr="00ED41BF">
              <w:rPr>
                <w:rFonts w:ascii="Times New Roman" w:hAnsi="Times New Roman" w:cs="Times New Roman"/>
                <w:b/>
                <w:bCs/>
                <w:noProof/>
                <w:sz w:val="24"/>
                <w:szCs w:val="24"/>
              </w:rPr>
              <w:t>Detail-focused  subthemes</w:t>
            </w:r>
          </w:p>
        </w:tc>
        <w:tc>
          <w:tcPr>
            <w:tcW w:w="7555" w:type="dxa"/>
          </w:tcPr>
          <w:p w14:paraId="130A3D65"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b/>
                <w:bCs/>
                <w:noProof/>
                <w:sz w:val="24"/>
                <w:szCs w:val="24"/>
              </w:rPr>
              <w:t>Example Quotes used to extract theme</w:t>
            </w:r>
          </w:p>
        </w:tc>
      </w:tr>
      <w:tr w:rsidR="006C6852" w:rsidRPr="00ED41BF" w14:paraId="1549205B" w14:textId="77777777" w:rsidTr="00DE1DE6">
        <w:tc>
          <w:tcPr>
            <w:tcW w:w="1795" w:type="dxa"/>
          </w:tcPr>
          <w:p w14:paraId="1D5CCB65"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Strong foundation in Army doctrine and policy</w:t>
            </w:r>
          </w:p>
        </w:tc>
        <w:tc>
          <w:tcPr>
            <w:tcW w:w="7555" w:type="dxa"/>
          </w:tcPr>
          <w:p w14:paraId="0BF3ADE6"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“Company command is more of a liability than advertised - you must be fluent in all of the regs with regards to Property Accountability, UCMJ, Command Policy, etc. As a skill, I guess this would fall under detail-oriented, precise, situationally aware, perceptive.  If you do not embrace and understand Army systems (GCSS, MODS, CRRD, DTMS, ATN, etc.) you will get bogged down in dealing with them. They are a drag on Leaders. I guess this translates into technological or information technology-related savvy. Possibly delegation.” [CPT, </w:t>
            </w:r>
            <w:r>
              <w:rPr>
                <w:rFonts w:ascii="Times New Roman" w:hAnsi="Times New Roman" w:cs="Times New Roman"/>
                <w:sz w:val="24"/>
                <w:szCs w:val="24"/>
              </w:rPr>
              <w:t>BR 35</w:t>
            </w:r>
            <w:r w:rsidRPr="00ED41BF">
              <w:rPr>
                <w:rFonts w:ascii="Times New Roman" w:hAnsi="Times New Roman" w:cs="Times New Roman"/>
                <w:sz w:val="24"/>
                <w:szCs w:val="24"/>
              </w:rPr>
              <w:t xml:space="preserve">; Company Commander].  </w:t>
            </w:r>
          </w:p>
          <w:p w14:paraId="1E62F99E" w14:textId="77777777" w:rsidR="006C6852" w:rsidRPr="00ED41BF" w:rsidRDefault="006C6852" w:rsidP="00DE1DE6">
            <w:pPr>
              <w:rPr>
                <w:rFonts w:ascii="Times New Roman" w:hAnsi="Times New Roman" w:cs="Times New Roman"/>
                <w:sz w:val="24"/>
                <w:szCs w:val="24"/>
              </w:rPr>
            </w:pPr>
          </w:p>
          <w:p w14:paraId="560EEA8E"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“A strong foundation in Army doctrine specific to Infantry branch, combined arms maneuver, officer professional development, and joint operations; written/verbal/non-verbal communication at the Army Senior Leader level is an absolute necessity. Detail oriented planning, operating with limited instructions in an ambiguous environment, indirect leadership- influencing others outside of your sphere of control to achieve a specific outcome, identifying issues-mitigating risks-recommending solutions with enough decision space to your supervisor.” [MAJ</w:t>
            </w:r>
            <w:r>
              <w:rPr>
                <w:rFonts w:ascii="Times New Roman" w:hAnsi="Times New Roman" w:cs="Times New Roman"/>
                <w:sz w:val="24"/>
                <w:szCs w:val="24"/>
              </w:rPr>
              <w:t>, BR 12;</w:t>
            </w:r>
            <w:r w:rsidRPr="00ED41BF">
              <w:rPr>
                <w:rFonts w:ascii="Times New Roman" w:hAnsi="Times New Roman" w:cs="Times New Roman"/>
                <w:sz w:val="24"/>
                <w:szCs w:val="24"/>
              </w:rPr>
              <w:t xml:space="preserve"> Assignment Officer/ Branch Manager].</w:t>
            </w:r>
          </w:p>
        </w:tc>
      </w:tr>
      <w:tr w:rsidR="006C6852" w:rsidRPr="00ED41BF" w14:paraId="2BE63C6B" w14:textId="77777777" w:rsidTr="00DE1DE6">
        <w:tc>
          <w:tcPr>
            <w:tcW w:w="1795" w:type="dxa"/>
          </w:tcPr>
          <w:p w14:paraId="316B0393"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Ability to analyze written materials</w:t>
            </w:r>
          </w:p>
        </w:tc>
        <w:tc>
          <w:tcPr>
            <w:tcW w:w="7555" w:type="dxa"/>
          </w:tcPr>
          <w:p w14:paraId="7174E0F0"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“Classes in reasoning and logic at the undergraduate and graduate level have been generally helpful for digesting and analyzing large quantities of written material.” [LTC, </w:t>
            </w:r>
            <w:r>
              <w:rPr>
                <w:rFonts w:ascii="Times New Roman" w:hAnsi="Times New Roman" w:cs="Times New Roman"/>
                <w:sz w:val="24"/>
                <w:szCs w:val="24"/>
              </w:rPr>
              <w:t>BR 11</w:t>
            </w:r>
            <w:r w:rsidRPr="00ED41BF">
              <w:rPr>
                <w:rFonts w:ascii="Times New Roman" w:hAnsi="Times New Roman" w:cs="Times New Roman"/>
                <w:sz w:val="24"/>
                <w:szCs w:val="24"/>
              </w:rPr>
              <w:t xml:space="preserve">; Counter WMD Policy Analyst].  </w:t>
            </w:r>
          </w:p>
        </w:tc>
      </w:tr>
      <w:tr w:rsidR="006C6852" w:rsidRPr="00ED41BF" w14:paraId="2854B173" w14:textId="77777777" w:rsidTr="00DE1DE6">
        <w:tc>
          <w:tcPr>
            <w:tcW w:w="1795" w:type="dxa"/>
          </w:tcPr>
          <w:p w14:paraId="3AA897A2"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Patience and ability to perform highly detailed work</w:t>
            </w:r>
          </w:p>
        </w:tc>
        <w:tc>
          <w:tcPr>
            <w:tcW w:w="7555" w:type="dxa"/>
          </w:tcPr>
          <w:p w14:paraId="70CDF59E"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“While at this job, I have created excel spreadsheets with macros to perform table manipulation, created a MS Access database (with 1000+ lines of Visual Basic code) to assist with satellite list management, worked with a web development team to develop a digital registration form. The processing of laser registration forms requires sufficient quantitative reasoning skills (up to and including algebra and geometry) to evaluate registrations for correctness. [useful training includes] My FA40 qualification training (Space 200 and SOOQC) prepared me with knowledge of the space domain (orbital mechanics, satellite characteristics, etc.) that I use on a daily basis.” [CPT, </w:t>
            </w:r>
            <w:r>
              <w:rPr>
                <w:rFonts w:ascii="Times New Roman" w:hAnsi="Times New Roman" w:cs="Times New Roman"/>
                <w:sz w:val="24"/>
                <w:szCs w:val="24"/>
              </w:rPr>
              <w:t>BR 12</w:t>
            </w:r>
            <w:r w:rsidRPr="00ED41BF">
              <w:rPr>
                <w:rFonts w:ascii="Times New Roman" w:hAnsi="Times New Roman" w:cs="Times New Roman"/>
                <w:sz w:val="24"/>
                <w:szCs w:val="24"/>
              </w:rPr>
              <w:t>, Combatant Command STRAT COM].</w:t>
            </w:r>
          </w:p>
        </w:tc>
      </w:tr>
      <w:tr w:rsidR="006C6852" w:rsidRPr="00ED41BF" w14:paraId="7B8FF277" w14:textId="77777777" w:rsidTr="00DE1DE6">
        <w:tc>
          <w:tcPr>
            <w:tcW w:w="1795" w:type="dxa"/>
          </w:tcPr>
          <w:p w14:paraId="542856C7"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noProof/>
                <w:sz w:val="24"/>
                <w:szCs w:val="24"/>
              </w:rPr>
              <w:t>Thorough understanding of career-relevant domains</w:t>
            </w:r>
          </w:p>
        </w:tc>
        <w:tc>
          <w:tcPr>
            <w:tcW w:w="7555" w:type="dxa"/>
          </w:tcPr>
          <w:p w14:paraId="2A95ED81"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“To be successful as a Division G6, you need to have a thorough understanding of tactical radio communications systems (HF, VHF, UHF, and SATCOM); force tracking systems (BFT, JCR, and JBC-P); military network communications systems (satellite terminals, line of sight systems, wide area networks, local area networks, routing, switching, voice over IP, and encryption devices); </w:t>
            </w:r>
            <w:r w:rsidRPr="00ED41BF">
              <w:rPr>
                <w:rFonts w:ascii="Times New Roman" w:hAnsi="Times New Roman" w:cs="Times New Roman"/>
                <w:sz w:val="24"/>
                <w:szCs w:val="24"/>
              </w:rPr>
              <w:lastRenderedPageBreak/>
              <w:t xml:space="preserve">information services (virtualization software, domain controllers, active directory, email servers, collaboration services, database servers, web servers, chat servers, mission command systems, and network attached storage devices); information systems security (firewalls, intrusion detection systems, intrusion prevention systems, host based protection systems, web filtering services, group policies, proxy servers, and access controls); network operations (reporting procedures, network monitoring, fault isolation, service interruption scheduling, and system recovery procedures); network management (configuration management, change management, network registration, network certification); personnel training (technical certifications, team certifications, individual training requirements); communications security (COMSEC management and processes); helpdesk operations; spectrum management; personnel management; and team building. Also, you must possess the tact and technical expertise to prevent poorly developed “good ideas” from consuming valuable training time and resources.” [LTC, FA 30 ACoS G6]. </w:t>
            </w:r>
          </w:p>
          <w:p w14:paraId="54C54634" w14:textId="77777777" w:rsidR="006C6852" w:rsidRPr="00ED41BF" w:rsidRDefault="006C6852" w:rsidP="00DE1DE6">
            <w:pPr>
              <w:rPr>
                <w:rFonts w:ascii="Times New Roman" w:hAnsi="Times New Roman" w:cs="Times New Roman"/>
                <w:sz w:val="24"/>
                <w:szCs w:val="24"/>
              </w:rPr>
            </w:pPr>
          </w:p>
          <w:p w14:paraId="2F2318A6"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“A thorough understanding of the maneuver world, tactically and technically, is a hard requirement for any CBRN Officer. A CBRN Officer’s primary role is to inform his Unit Commander’s decision making. A CBRN Officer cannot do this if he/she does not understand the tactical and technical aspects of that Unit Commander’s Branch and Unit. Clear communication, both orally and written is absolutely essential, as is knowing how to communicate in a simple and easy to understand way that is completely concise. Translating the world of CBRN warfare into simple, tactical, ARMY terms for your chain of command is a make or break task for a CBRN Officer. Mental resiliency and toughness is the foundation of the CBRN Officer because a CBRN Officer is asked and expected to operate with mental proficiency and understanding of ALL war-fighting functions.” [CPT, </w:t>
            </w:r>
            <w:r>
              <w:rPr>
                <w:rFonts w:ascii="Times New Roman" w:hAnsi="Times New Roman" w:cs="Times New Roman"/>
                <w:sz w:val="24"/>
                <w:szCs w:val="24"/>
              </w:rPr>
              <w:t>BR 19</w:t>
            </w:r>
            <w:r w:rsidRPr="00ED41BF">
              <w:rPr>
                <w:rFonts w:ascii="Times New Roman" w:hAnsi="Times New Roman" w:cs="Times New Roman"/>
                <w:sz w:val="24"/>
                <w:szCs w:val="24"/>
              </w:rPr>
              <w:t>; CBRN Officer].</w:t>
            </w:r>
          </w:p>
          <w:p w14:paraId="70757763" w14:textId="77777777" w:rsidR="006C6852" w:rsidRPr="00ED41BF" w:rsidRDefault="006C6852" w:rsidP="00DE1DE6">
            <w:pPr>
              <w:rPr>
                <w:rFonts w:ascii="Times New Roman" w:hAnsi="Times New Roman" w:cs="Times New Roman"/>
                <w:sz w:val="24"/>
                <w:szCs w:val="24"/>
              </w:rPr>
            </w:pPr>
          </w:p>
          <w:p w14:paraId="6571FE0F"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“Need to understand how an Infantry Brigade Combat Team operates, to include the weapon systems and capabilities of all subordinate units. Also needs to have a thorough understanding of threat weapons systems.” [MAJ, </w:t>
            </w:r>
            <w:r>
              <w:rPr>
                <w:rFonts w:ascii="Times New Roman" w:hAnsi="Times New Roman" w:cs="Times New Roman"/>
                <w:sz w:val="24"/>
                <w:szCs w:val="24"/>
              </w:rPr>
              <w:t>BR 35</w:t>
            </w:r>
            <w:r w:rsidRPr="00ED41BF">
              <w:rPr>
                <w:rFonts w:ascii="Times New Roman" w:hAnsi="Times New Roman" w:cs="Times New Roman"/>
                <w:sz w:val="24"/>
                <w:szCs w:val="24"/>
              </w:rPr>
              <w:t>, Brigade S2].</w:t>
            </w:r>
          </w:p>
          <w:p w14:paraId="612C7145" w14:textId="77777777" w:rsidR="006C6852" w:rsidRPr="00ED41BF" w:rsidRDefault="006C6852" w:rsidP="00DE1DE6">
            <w:pPr>
              <w:rPr>
                <w:rFonts w:ascii="Times New Roman" w:hAnsi="Times New Roman" w:cs="Times New Roman"/>
                <w:sz w:val="24"/>
                <w:szCs w:val="24"/>
              </w:rPr>
            </w:pPr>
          </w:p>
          <w:p w14:paraId="01024C85"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“Functional Area 46 is about “attention to detail.” Every word has meaning and must be communicated clearly, keeping in mind the strategic environment.” [MAJ, </w:t>
            </w:r>
            <w:r>
              <w:rPr>
                <w:rFonts w:ascii="Times New Roman" w:hAnsi="Times New Roman" w:cs="Times New Roman"/>
                <w:sz w:val="24"/>
                <w:szCs w:val="24"/>
              </w:rPr>
              <w:t>BR 12</w:t>
            </w:r>
            <w:r w:rsidRPr="00ED41BF">
              <w:rPr>
                <w:rFonts w:ascii="Times New Roman" w:hAnsi="Times New Roman" w:cs="Times New Roman"/>
                <w:sz w:val="24"/>
                <w:szCs w:val="24"/>
              </w:rPr>
              <w:t>; Media Relations Officer].</w:t>
            </w:r>
          </w:p>
          <w:p w14:paraId="503E45BC" w14:textId="77777777" w:rsidR="006C6852" w:rsidRPr="00ED41BF" w:rsidRDefault="006C6852" w:rsidP="00DE1DE6">
            <w:pPr>
              <w:rPr>
                <w:rFonts w:ascii="Times New Roman" w:hAnsi="Times New Roman" w:cs="Times New Roman"/>
                <w:sz w:val="24"/>
                <w:szCs w:val="24"/>
              </w:rPr>
            </w:pPr>
          </w:p>
          <w:p w14:paraId="000618B7" w14:textId="77777777" w:rsidR="006C6852" w:rsidRPr="00ED41BF" w:rsidRDefault="006C6852" w:rsidP="00DE1DE6">
            <w:pPr>
              <w:rPr>
                <w:rFonts w:ascii="Times New Roman" w:hAnsi="Times New Roman" w:cs="Times New Roman"/>
                <w:sz w:val="24"/>
                <w:szCs w:val="24"/>
              </w:rPr>
            </w:pPr>
            <w:r w:rsidRPr="00ED41BF">
              <w:rPr>
                <w:rFonts w:ascii="Times New Roman" w:hAnsi="Times New Roman" w:cs="Times New Roman"/>
                <w:sz w:val="24"/>
                <w:szCs w:val="24"/>
              </w:rPr>
              <w:t xml:space="preserve">“Must have a thorough knowledge of Infantry tactics to teach ROTC cadets doctrine and not opinion.” [LTC, </w:t>
            </w:r>
            <w:r>
              <w:rPr>
                <w:rFonts w:ascii="Times New Roman" w:hAnsi="Times New Roman" w:cs="Times New Roman"/>
                <w:sz w:val="24"/>
                <w:szCs w:val="24"/>
              </w:rPr>
              <w:t>BR 12</w:t>
            </w:r>
            <w:r w:rsidRPr="00ED41BF">
              <w:rPr>
                <w:rFonts w:ascii="Times New Roman" w:hAnsi="Times New Roman" w:cs="Times New Roman"/>
                <w:sz w:val="24"/>
                <w:szCs w:val="24"/>
              </w:rPr>
              <w:t xml:space="preserve">; Assistant </w:t>
            </w:r>
            <w:r>
              <w:rPr>
                <w:rFonts w:ascii="Times New Roman" w:hAnsi="Times New Roman" w:cs="Times New Roman"/>
                <w:sz w:val="24"/>
                <w:szCs w:val="24"/>
              </w:rPr>
              <w:t>P</w:t>
            </w:r>
            <w:r w:rsidRPr="00ED41BF">
              <w:rPr>
                <w:rFonts w:ascii="Times New Roman" w:hAnsi="Times New Roman" w:cs="Times New Roman"/>
                <w:sz w:val="24"/>
                <w:szCs w:val="24"/>
              </w:rPr>
              <w:t xml:space="preserve">rofessor of </w:t>
            </w:r>
            <w:r>
              <w:rPr>
                <w:rFonts w:ascii="Times New Roman" w:hAnsi="Times New Roman" w:cs="Times New Roman"/>
                <w:sz w:val="24"/>
                <w:szCs w:val="24"/>
              </w:rPr>
              <w:t>M</w:t>
            </w:r>
            <w:r w:rsidRPr="00ED41BF">
              <w:rPr>
                <w:rFonts w:ascii="Times New Roman" w:hAnsi="Times New Roman" w:cs="Times New Roman"/>
                <w:sz w:val="24"/>
                <w:szCs w:val="24"/>
              </w:rPr>
              <w:t xml:space="preserve">ilitary </w:t>
            </w:r>
            <w:r>
              <w:rPr>
                <w:rFonts w:ascii="Times New Roman" w:hAnsi="Times New Roman" w:cs="Times New Roman"/>
                <w:sz w:val="24"/>
                <w:szCs w:val="24"/>
              </w:rPr>
              <w:t>S</w:t>
            </w:r>
            <w:r w:rsidRPr="00ED41BF">
              <w:rPr>
                <w:rFonts w:ascii="Times New Roman" w:hAnsi="Times New Roman" w:cs="Times New Roman"/>
                <w:sz w:val="24"/>
                <w:szCs w:val="24"/>
              </w:rPr>
              <w:t>cience].</w:t>
            </w:r>
          </w:p>
          <w:p w14:paraId="04EED424" w14:textId="77777777" w:rsidR="006C6852" w:rsidRPr="00ED41BF" w:rsidRDefault="006C6852" w:rsidP="00DE1DE6">
            <w:pPr>
              <w:rPr>
                <w:rFonts w:ascii="Times New Roman" w:hAnsi="Times New Roman" w:cs="Times New Roman"/>
                <w:sz w:val="24"/>
                <w:szCs w:val="24"/>
              </w:rPr>
            </w:pPr>
          </w:p>
          <w:p w14:paraId="594D0A46" w14:textId="77777777" w:rsidR="006C6852" w:rsidRPr="00ED41BF" w:rsidRDefault="006C6852" w:rsidP="00DE1DE6">
            <w:pPr>
              <w:rPr>
                <w:rFonts w:ascii="Times New Roman" w:hAnsi="Times New Roman" w:cs="Times New Roman"/>
                <w:noProof/>
                <w:sz w:val="24"/>
                <w:szCs w:val="24"/>
              </w:rPr>
            </w:pPr>
            <w:r w:rsidRPr="00ED41BF">
              <w:rPr>
                <w:rFonts w:ascii="Times New Roman" w:hAnsi="Times New Roman" w:cs="Times New Roman"/>
                <w:sz w:val="24"/>
                <w:szCs w:val="24"/>
              </w:rPr>
              <w:t xml:space="preserve">“Again, you need a thorough understanding of how each section in an FSC is supposed to operate, and understanding of your capabilities, the ability to analyze and provide solutions to complex solutions, and the ability to convey information and knowledge on how logistics works. You will work hard, you will work late, you will need to react to a lack of planning and a lack of understanding of non-logistics MOS personnel. You will still take a back seat to the Combat Arms MOS’s.” [CPT, </w:t>
            </w:r>
            <w:r>
              <w:rPr>
                <w:rFonts w:ascii="Times New Roman" w:hAnsi="Times New Roman" w:cs="Times New Roman"/>
                <w:sz w:val="24"/>
                <w:szCs w:val="24"/>
              </w:rPr>
              <w:t>BR 12</w:t>
            </w:r>
            <w:r w:rsidRPr="00ED41BF">
              <w:rPr>
                <w:rFonts w:ascii="Times New Roman" w:hAnsi="Times New Roman" w:cs="Times New Roman"/>
                <w:sz w:val="24"/>
                <w:szCs w:val="24"/>
              </w:rPr>
              <w:t>; Company Commander].</w:t>
            </w:r>
          </w:p>
        </w:tc>
      </w:tr>
    </w:tbl>
    <w:p w14:paraId="5C55C174" w14:textId="77777777" w:rsidR="006C6852" w:rsidRPr="00ED41BF" w:rsidRDefault="006C6852" w:rsidP="006C6852">
      <w:pPr>
        <w:spacing w:after="0" w:line="240" w:lineRule="auto"/>
        <w:rPr>
          <w:rFonts w:ascii="Times New Roman" w:eastAsia="SimSun" w:hAnsi="Times New Roman" w:cs="Times New Roman"/>
          <w:sz w:val="24"/>
          <w:szCs w:val="24"/>
        </w:rPr>
      </w:pPr>
    </w:p>
    <w:p w14:paraId="60EB73A7" w14:textId="77777777" w:rsidR="006C6852" w:rsidRDefault="006C6852" w:rsidP="006C6852">
      <w:r>
        <w:br w:type="page"/>
      </w:r>
    </w:p>
    <w:p w14:paraId="43C0B8D1" w14:textId="283CAAEA" w:rsidR="006C6852" w:rsidRPr="00CD6D68" w:rsidRDefault="006C6852">
      <w:pPr>
        <w:pStyle w:val="Heading2"/>
        <w:jc w:val="center"/>
        <w:rPr>
          <w:bCs w:val="0"/>
          <w:szCs w:val="24"/>
        </w:rPr>
        <w:pPrChange w:id="207" w:author="Royston, Ryan P CIV USARMY HQDA ARI (USA)" w:date="2026-05-19T02:47:00Z" w16du:dateUtc="2026-05-19T06:47:00Z">
          <w:pPr>
            <w:pStyle w:val="Heading2"/>
          </w:pPr>
        </w:pPrChange>
      </w:pPr>
      <w:r>
        <w:rPr>
          <w:bCs w:val="0"/>
        </w:rPr>
        <w:t xml:space="preserve"> </w:t>
      </w:r>
      <w:ins w:id="1070" w:author="Hermes Agent (APA Review)" w:date="2026-08-31T00:00:00Z">
        <w:r>
          <w:rPr>
            <w:bCs w:val="0"/>
          </w:rPr>
          <w:t xml:space="preserve">Appendix M.</w:t>
        </w:r>
      </w:ins>
      <w:del w:id="1071" w:author="Hermes Agent (APA Review)" w:date="2026-08-31T00:00:00Z">
        <w:r>
          <w:rPr>
            <w:bCs w:val="0"/>
          </w:rPr>
          <w:delText xml:space="preserve">Appendix K.</w:delText>
        </w:r>
      </w:del>
      <w:del w:id="208" w:author="Royston, Ryan P CIV USARMY HQDA ARI (USA)" w:date="2026-05-19T02:47:00Z" w16du:dateUtc="2026-05-19T06:47:00Z">
        <w:r w:rsidRPr="00CD6D68" w:rsidDel="00A05D75">
          <w:rPr>
            <w:bCs w:val="0"/>
            <w:szCs w:val="24"/>
          </w:rPr>
          <w:delText xml:space="preserve">Table 9. </w:delText>
        </w:r>
      </w:del>
      <w:r w:rsidRPr="00CD6D68">
        <w:rPr>
          <w:bCs w:val="0"/>
          <w:szCs w:val="24"/>
        </w:rPr>
        <w:t xml:space="preserve">Multitasker as </w:t>
      </w:r>
      <w:del w:id="209" w:author="Royston, Ryan P CIV USARMY HQDA ARI (USA)" w:date="2026-05-19T02:47:00Z" w16du:dateUtc="2026-05-19T06:47:00Z">
        <w:r w:rsidRPr="00CD6D68" w:rsidDel="00A05D75">
          <w:rPr>
            <w:bCs w:val="0"/>
            <w:szCs w:val="24"/>
          </w:rPr>
          <w:delText xml:space="preserve">prioritize </w:delText>
        </w:r>
      </w:del>
      <w:ins w:id="210" w:author="Royston, Ryan P CIV USARMY HQDA ARI (USA)" w:date="2026-05-19T02:47:00Z" w16du:dateUtc="2026-05-19T06:47:00Z">
        <w:r w:rsidR="00A05D75" w:rsidRPr="00CD6D68">
          <w:rPr>
            <w:bCs w:val="0"/>
            <w:szCs w:val="24"/>
          </w:rPr>
          <w:t>prioritiz</w:t>
        </w:r>
        <w:r w:rsidR="00A05D75">
          <w:rPr>
            <w:bCs w:val="0"/>
            <w:szCs w:val="24"/>
          </w:rPr>
          <w:t>ation</w:t>
        </w:r>
        <w:r w:rsidR="00A05D75" w:rsidRPr="00CD6D68">
          <w:rPr>
            <w:bCs w:val="0"/>
            <w:szCs w:val="24"/>
          </w:rPr>
          <w:t xml:space="preserve"> </w:t>
        </w:r>
      </w:ins>
      <w:r w:rsidRPr="00CD6D68">
        <w:rPr>
          <w:bCs w:val="0"/>
          <w:szCs w:val="24"/>
        </w:rPr>
        <w:t>and monitor</w:t>
      </w:r>
      <w:ins w:id="211" w:author="Royston, Ryan P CIV USARMY HQDA ARI (USA)" w:date="2026-05-19T02:47:00Z" w16du:dateUtc="2026-05-19T06:47:00Z">
        <w:r w:rsidR="00A05D75">
          <w:rPr>
            <w:bCs w:val="0"/>
            <w:szCs w:val="24"/>
          </w:rPr>
          <w:t>ing</w:t>
        </w:r>
      </w:ins>
      <w:r w:rsidRPr="00CD6D68">
        <w:rPr>
          <w:bCs w:val="0"/>
          <w:szCs w:val="24"/>
        </w:rPr>
        <w:t xml:space="preserve"> task progress</w:t>
      </w:r>
    </w:p>
    <w:p w14:paraId="537EFA06" w14:textId="77777777" w:rsidR="006C6852" w:rsidRPr="00CD6D68" w:rsidRDefault="006C6852" w:rsidP="006C6852">
      <w:pPr>
        <w:pStyle w:val="BodyText"/>
      </w:pPr>
    </w:p>
    <w:tbl>
      <w:tblPr>
        <w:tblStyle w:val="TableGrid3"/>
        <w:tblW w:w="0" w:type="auto"/>
        <w:tblLook w:val="04A0" w:firstRow="1" w:lastRow="0" w:firstColumn="1" w:lastColumn="0" w:noHBand="0" w:noVBand="1"/>
      </w:tblPr>
      <w:tblGrid>
        <w:gridCol w:w="1743"/>
        <w:gridCol w:w="6887"/>
      </w:tblGrid>
      <w:tr w:rsidR="006C6852" w:rsidRPr="00A31246" w14:paraId="5064B411" w14:textId="77777777" w:rsidTr="00DE1DE6">
        <w:tc>
          <w:tcPr>
            <w:tcW w:w="1795" w:type="dxa"/>
          </w:tcPr>
          <w:p w14:paraId="494A98B0" w14:textId="77777777" w:rsidR="006C6852" w:rsidRPr="00A31246" w:rsidRDefault="006C6852" w:rsidP="00DE1DE6">
            <w:pPr>
              <w:rPr>
                <w:rFonts w:ascii="Times New Roman" w:hAnsi="Times New Roman" w:cs="Times New Roman"/>
                <w:b/>
                <w:bCs/>
                <w:noProof/>
                <w:sz w:val="24"/>
                <w:szCs w:val="24"/>
              </w:rPr>
            </w:pPr>
            <w:r w:rsidRPr="00A31246">
              <w:rPr>
                <w:rFonts w:ascii="Times New Roman" w:hAnsi="Times New Roman" w:cs="Times New Roman"/>
                <w:b/>
                <w:bCs/>
                <w:noProof/>
                <w:sz w:val="24"/>
                <w:szCs w:val="24"/>
              </w:rPr>
              <w:t>Multi-tasking  subthemes</w:t>
            </w:r>
          </w:p>
        </w:tc>
        <w:tc>
          <w:tcPr>
            <w:tcW w:w="7555" w:type="dxa"/>
          </w:tcPr>
          <w:p w14:paraId="4DD06FFA"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b/>
                <w:bCs/>
                <w:noProof/>
                <w:sz w:val="24"/>
                <w:szCs w:val="24"/>
              </w:rPr>
              <w:t>Example Quotes used to extract theme</w:t>
            </w:r>
          </w:p>
        </w:tc>
      </w:tr>
      <w:tr w:rsidR="006C6852" w:rsidRPr="00A31246" w14:paraId="4810DEC2" w14:textId="77777777" w:rsidTr="00DE1DE6">
        <w:tc>
          <w:tcPr>
            <w:tcW w:w="1795" w:type="dxa"/>
          </w:tcPr>
          <w:p w14:paraId="425CDFBF"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sz w:val="24"/>
                <w:szCs w:val="24"/>
              </w:rPr>
              <w:t>Ability to break large tasks into sub-tasks</w:t>
            </w:r>
          </w:p>
        </w:tc>
        <w:tc>
          <w:tcPr>
            <w:tcW w:w="7555" w:type="dxa"/>
          </w:tcPr>
          <w:p w14:paraId="000067A0"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sz w:val="24"/>
                <w:szCs w:val="24"/>
              </w:rPr>
              <w:t xml:space="preserve">“[Important skills are] multi-tasking, time-management, powerpoint crafting, organization, reading, writing, and oral communication skills, emotional intelligence to be able to form good working relationships, analytical thinking to be able to pull tasks out of the Commander’s discourse or current events and the ability to break that task into subtasks and temporally organize and accomplish them, good reading comprehension.” [MAJ, </w:t>
            </w:r>
            <w:r>
              <w:rPr>
                <w:rFonts w:ascii="Times New Roman" w:hAnsi="Times New Roman" w:cs="Times New Roman"/>
                <w:sz w:val="24"/>
                <w:szCs w:val="24"/>
              </w:rPr>
              <w:t>BR 35</w:t>
            </w:r>
            <w:r w:rsidRPr="00A31246">
              <w:rPr>
                <w:rFonts w:ascii="Times New Roman" w:hAnsi="Times New Roman" w:cs="Times New Roman"/>
                <w:sz w:val="24"/>
                <w:szCs w:val="24"/>
              </w:rPr>
              <w:t xml:space="preserve">; Intelligence Planner for COCOM]. </w:t>
            </w:r>
            <w:r w:rsidRPr="00A31246">
              <w:rPr>
                <w:rFonts w:ascii="Times New Roman" w:hAnsi="Times New Roman" w:cs="Times New Roman"/>
                <w:noProof/>
                <w:sz w:val="24"/>
                <w:szCs w:val="24"/>
              </w:rPr>
              <w:t xml:space="preserve"> </w:t>
            </w:r>
          </w:p>
          <w:p w14:paraId="2A94124F" w14:textId="77777777" w:rsidR="006C6852" w:rsidRPr="00A31246" w:rsidRDefault="006C6852" w:rsidP="00DE1DE6">
            <w:pPr>
              <w:rPr>
                <w:rFonts w:ascii="Times New Roman" w:hAnsi="Times New Roman" w:cs="Times New Roman"/>
                <w:noProof/>
                <w:sz w:val="24"/>
                <w:szCs w:val="24"/>
              </w:rPr>
            </w:pPr>
          </w:p>
          <w:p w14:paraId="0D8F287C"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noProof/>
                <w:sz w:val="24"/>
                <w:szCs w:val="24"/>
              </w:rPr>
              <w:t xml:space="preserve">“For leadership/being an officer in general, ability to prioritize, delegate, promote teamwork, understand complex problems and simplify them, being physically fit and performing under pressure, and being adaptable and flexible is of the utmost importance.” [CPT, </w:t>
            </w:r>
            <w:r>
              <w:rPr>
                <w:rFonts w:ascii="Times New Roman" w:hAnsi="Times New Roman" w:cs="Times New Roman"/>
                <w:noProof/>
                <w:sz w:val="24"/>
                <w:szCs w:val="24"/>
              </w:rPr>
              <w:t>BR 35</w:t>
            </w:r>
            <w:r w:rsidRPr="00A31246">
              <w:rPr>
                <w:rFonts w:ascii="Times New Roman" w:hAnsi="Times New Roman" w:cs="Times New Roman"/>
                <w:noProof/>
                <w:sz w:val="24"/>
                <w:szCs w:val="24"/>
              </w:rPr>
              <w:t xml:space="preserve">; BCT S2 Military Intelligence].  </w:t>
            </w:r>
          </w:p>
        </w:tc>
      </w:tr>
      <w:tr w:rsidR="006C6852" w:rsidRPr="00A31246" w14:paraId="7A7F84BD" w14:textId="77777777" w:rsidTr="00DE1DE6">
        <w:tc>
          <w:tcPr>
            <w:tcW w:w="1795" w:type="dxa"/>
          </w:tcPr>
          <w:p w14:paraId="4A3E9DC8"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sz w:val="24"/>
                <w:szCs w:val="24"/>
              </w:rPr>
              <w:t>Learning to prioritize tasks</w:t>
            </w:r>
          </w:p>
        </w:tc>
        <w:tc>
          <w:tcPr>
            <w:tcW w:w="7555" w:type="dxa"/>
          </w:tcPr>
          <w:p w14:paraId="5F37CB4F"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noProof/>
                <w:sz w:val="24"/>
                <w:szCs w:val="24"/>
              </w:rPr>
              <w:t xml:space="preserve">“I taught ROTC for a year, and was also a reservist before coming onto AD. Learning how to prioritize and use my skills to teach, coach, and mentor allowed me to so with my students in ROTC, and later with my Soldiers in my Platoon.” [1LT, </w:t>
            </w:r>
            <w:r>
              <w:rPr>
                <w:rFonts w:ascii="Times New Roman" w:hAnsi="Times New Roman" w:cs="Times New Roman"/>
                <w:noProof/>
                <w:sz w:val="24"/>
                <w:szCs w:val="24"/>
              </w:rPr>
              <w:t>BR 31</w:t>
            </w:r>
            <w:r w:rsidRPr="00A31246">
              <w:rPr>
                <w:rFonts w:ascii="Times New Roman" w:hAnsi="Times New Roman" w:cs="Times New Roman"/>
                <w:noProof/>
                <w:sz w:val="24"/>
                <w:szCs w:val="24"/>
              </w:rPr>
              <w:t>; Platoon Leader].</w:t>
            </w:r>
          </w:p>
        </w:tc>
      </w:tr>
      <w:tr w:rsidR="006C6852" w:rsidRPr="00A31246" w14:paraId="4163D67D" w14:textId="77777777" w:rsidTr="00DE1DE6">
        <w:tc>
          <w:tcPr>
            <w:tcW w:w="1795" w:type="dxa"/>
          </w:tcPr>
          <w:p w14:paraId="09144E36"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sz w:val="24"/>
                <w:szCs w:val="24"/>
              </w:rPr>
              <w:t>Monitoring delegated task progress</w:t>
            </w:r>
          </w:p>
        </w:tc>
        <w:tc>
          <w:tcPr>
            <w:tcW w:w="7555" w:type="dxa"/>
          </w:tcPr>
          <w:p w14:paraId="6B09115B"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sz w:val="24"/>
                <w:szCs w:val="24"/>
              </w:rPr>
              <w:t xml:space="preserve">“To perform well in my job one must be able to delegate tasks, monitor multiple processes simultaneously, they must be detailed oriented, and system disciplined. They must deal with high stress frequently and process the intestinal fortitude to hold personnel accountable.” [1LT, </w:t>
            </w:r>
            <w:r>
              <w:rPr>
                <w:rFonts w:ascii="Times New Roman" w:hAnsi="Times New Roman" w:cs="Times New Roman"/>
                <w:sz w:val="24"/>
                <w:szCs w:val="24"/>
              </w:rPr>
              <w:t>BR 16</w:t>
            </w:r>
            <w:r w:rsidRPr="00A31246">
              <w:rPr>
                <w:rFonts w:ascii="Times New Roman" w:hAnsi="Times New Roman" w:cs="Times New Roman"/>
                <w:sz w:val="24"/>
                <w:szCs w:val="24"/>
              </w:rPr>
              <w:t>; BN S1].</w:t>
            </w:r>
          </w:p>
          <w:p w14:paraId="55EBC28C" w14:textId="77777777" w:rsidR="006C6852" w:rsidRPr="00A31246" w:rsidRDefault="006C6852" w:rsidP="00DE1DE6">
            <w:pPr>
              <w:rPr>
                <w:rFonts w:ascii="Times New Roman" w:hAnsi="Times New Roman" w:cs="Times New Roman"/>
                <w:sz w:val="24"/>
                <w:szCs w:val="24"/>
              </w:rPr>
            </w:pPr>
          </w:p>
          <w:p w14:paraId="509363AD"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sz w:val="24"/>
                <w:szCs w:val="24"/>
              </w:rPr>
              <w:t xml:space="preserve">“As a Company Executive Officer, I gained a greater knowledge of the multi-faceted sustainment and logistical areas that drive operations in the company. It’s important to grasp the magnitude of these tasks before taking command so you can prioritize them appropriately. Also, spending time as the Brigade Training Officer helped me understand the wide range of operations that we are involved in and how to better tailor small-unit training to fit into those operations accordingly. Attention to detail and understanding how to properly delegate are key as a company commander. It’s easy to give tasks to subordinate leaders but understanding how to give feasible suspense for the specific task and when you need to conduct spot checks to ensure progress is being made.” [CPT, </w:t>
            </w:r>
            <w:r>
              <w:rPr>
                <w:rFonts w:ascii="Times New Roman" w:hAnsi="Times New Roman" w:cs="Times New Roman"/>
                <w:sz w:val="24"/>
                <w:szCs w:val="24"/>
              </w:rPr>
              <w:t>BR 12</w:t>
            </w:r>
            <w:r w:rsidRPr="00A31246">
              <w:rPr>
                <w:rFonts w:ascii="Times New Roman" w:hAnsi="Times New Roman" w:cs="Times New Roman"/>
                <w:sz w:val="24"/>
                <w:szCs w:val="24"/>
              </w:rPr>
              <w:t>6; Company Commander].</w:t>
            </w:r>
          </w:p>
        </w:tc>
      </w:tr>
      <w:tr w:rsidR="006C6852" w:rsidRPr="00A31246" w14:paraId="650D2327" w14:textId="77777777" w:rsidTr="00DE1DE6">
        <w:tc>
          <w:tcPr>
            <w:tcW w:w="1795" w:type="dxa"/>
          </w:tcPr>
          <w:p w14:paraId="2E284FCE"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lastRenderedPageBreak/>
              <w:t>Managing and monitoring multiple people</w:t>
            </w:r>
          </w:p>
        </w:tc>
        <w:tc>
          <w:tcPr>
            <w:tcW w:w="7555" w:type="dxa"/>
          </w:tcPr>
          <w:p w14:paraId="5B8A55DF"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sz w:val="24"/>
                <w:szCs w:val="24"/>
              </w:rPr>
              <w:t xml:space="preserve">“being an infantry officer taught me to deal with multiple problems simultaneously and to manage others. As far as learning how to do my Signal job. I learned little at the career course that has benefitted me.” [CPT, </w:t>
            </w:r>
            <w:r>
              <w:rPr>
                <w:rFonts w:ascii="Times New Roman" w:hAnsi="Times New Roman" w:cs="Times New Roman"/>
                <w:sz w:val="24"/>
                <w:szCs w:val="24"/>
              </w:rPr>
              <w:t>BR 12</w:t>
            </w:r>
            <w:r w:rsidRPr="00A31246">
              <w:rPr>
                <w:rFonts w:ascii="Times New Roman" w:hAnsi="Times New Roman" w:cs="Times New Roman"/>
                <w:sz w:val="24"/>
                <w:szCs w:val="24"/>
              </w:rPr>
              <w:t>; Signal Officer].</w:t>
            </w:r>
          </w:p>
        </w:tc>
      </w:tr>
      <w:tr w:rsidR="006C6852" w:rsidRPr="00A31246" w14:paraId="08F40190" w14:textId="77777777" w:rsidTr="00DE1DE6">
        <w:tc>
          <w:tcPr>
            <w:tcW w:w="1795" w:type="dxa"/>
          </w:tcPr>
          <w:p w14:paraId="440A7286"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Managing and monitoring multiple projects</w:t>
            </w:r>
          </w:p>
        </w:tc>
        <w:tc>
          <w:tcPr>
            <w:tcW w:w="7555" w:type="dxa"/>
          </w:tcPr>
          <w:p w14:paraId="5FD852F9" w14:textId="77777777" w:rsidR="006C6852" w:rsidRPr="00A31246" w:rsidRDefault="006C6852" w:rsidP="00DE1DE6">
            <w:pPr>
              <w:rPr>
                <w:rFonts w:ascii="Times New Roman" w:hAnsi="Times New Roman" w:cs="Times New Roman"/>
                <w:sz w:val="24"/>
                <w:szCs w:val="24"/>
              </w:rPr>
            </w:pPr>
            <w:r w:rsidRPr="00A31246">
              <w:rPr>
                <w:rFonts w:ascii="Times New Roman" w:hAnsi="Times New Roman" w:cs="Times New Roman"/>
                <w:sz w:val="24"/>
                <w:szCs w:val="24"/>
              </w:rPr>
              <w:t xml:space="preserve">“ability to handle multiple projects at one time, ability to synthesize and quickly process large amounts of information, forming planning teams with the appropriate expertise and knowledge to accomplish the task. Any formal education dealing with project management or having a professional certification in project management will help.” [MAJ, </w:t>
            </w:r>
            <w:r>
              <w:rPr>
                <w:rFonts w:ascii="Times New Roman" w:hAnsi="Times New Roman" w:cs="Times New Roman"/>
                <w:sz w:val="24"/>
                <w:szCs w:val="24"/>
              </w:rPr>
              <w:t>BR 35</w:t>
            </w:r>
            <w:r w:rsidRPr="00A31246">
              <w:rPr>
                <w:rFonts w:ascii="Times New Roman" w:hAnsi="Times New Roman" w:cs="Times New Roman"/>
                <w:sz w:val="24"/>
                <w:szCs w:val="24"/>
              </w:rPr>
              <w:t>; Intelligence Planner].</w:t>
            </w:r>
          </w:p>
        </w:tc>
      </w:tr>
      <w:tr w:rsidR="006C6852" w:rsidRPr="00A31246" w14:paraId="4C33D4F9" w14:textId="77777777" w:rsidTr="00DE1DE6">
        <w:tc>
          <w:tcPr>
            <w:tcW w:w="1795" w:type="dxa"/>
          </w:tcPr>
          <w:p w14:paraId="13ECA265"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Flexibility in balancing multiple competing demands</w:t>
            </w:r>
          </w:p>
        </w:tc>
        <w:tc>
          <w:tcPr>
            <w:tcW w:w="7555" w:type="dxa"/>
          </w:tcPr>
          <w:p w14:paraId="781EAF31"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sz w:val="24"/>
                <w:szCs w:val="24"/>
              </w:rPr>
              <w:t xml:space="preserve">“The most important part of performing as a CBRN Officer is the ability to remain flexible and balance multiple competing requirements and or jobs. The CBRN Officer will always be given additional duties, often of the highest importance (such as the Unit Readiness (USR) Officer, Assistant S3, Safety Officer, Unit Movement Officer and others). A CBRN Officer that cannot seamlessly integrate into Joint and Multi-Disciplinary operations or cannot perform the analytical, tactical, and technical tasks of a maneuver Officer (IN, AR, CAV, ETC) will not succeed. A CBRN Officer MUST have a flexible mind and a thick skin at all times.” [CPT, </w:t>
            </w:r>
            <w:r>
              <w:rPr>
                <w:rFonts w:ascii="Times New Roman" w:hAnsi="Times New Roman" w:cs="Times New Roman"/>
                <w:sz w:val="24"/>
                <w:szCs w:val="24"/>
              </w:rPr>
              <w:t>BR 19</w:t>
            </w:r>
            <w:r w:rsidRPr="00A31246">
              <w:rPr>
                <w:rFonts w:ascii="Times New Roman" w:hAnsi="Times New Roman" w:cs="Times New Roman"/>
                <w:sz w:val="24"/>
                <w:szCs w:val="24"/>
              </w:rPr>
              <w:t xml:space="preserve">; CBRN Officer].  </w:t>
            </w:r>
          </w:p>
        </w:tc>
      </w:tr>
      <w:tr w:rsidR="006C6852" w:rsidRPr="00A31246" w14:paraId="453EE8E6" w14:textId="77777777" w:rsidTr="00DE1DE6">
        <w:tc>
          <w:tcPr>
            <w:tcW w:w="1795" w:type="dxa"/>
          </w:tcPr>
          <w:p w14:paraId="7B7E3D21"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Making decisions with limited information and adaptability</w:t>
            </w:r>
          </w:p>
        </w:tc>
        <w:tc>
          <w:tcPr>
            <w:tcW w:w="7555" w:type="dxa"/>
          </w:tcPr>
          <w:p w14:paraId="34FC11AD"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sz w:val="24"/>
                <w:szCs w:val="24"/>
              </w:rPr>
              <w:t xml:space="preserve">“Logistical operations can be done with any background as long as the person is social, multi-task oriented, able to make decisions with minimal information, being able to adapt to the ever changing requirements of the mission and to think critical on how to best use their assets to accomplish the mission. The Army is very diverse, and you also have Soldiers from everywhere in the world. Communicating effectively is crucial to ensure everyone understands the mission and the intent.” [1LT, </w:t>
            </w:r>
            <w:r>
              <w:rPr>
                <w:rFonts w:ascii="Times New Roman" w:hAnsi="Times New Roman" w:cs="Times New Roman"/>
                <w:sz w:val="24"/>
                <w:szCs w:val="24"/>
              </w:rPr>
              <w:t>BR 15</w:t>
            </w:r>
            <w:r w:rsidRPr="00A31246">
              <w:rPr>
                <w:rFonts w:ascii="Times New Roman" w:hAnsi="Times New Roman" w:cs="Times New Roman"/>
                <w:sz w:val="24"/>
                <w:szCs w:val="24"/>
              </w:rPr>
              <w:t>; Platoon Leader].</w:t>
            </w:r>
          </w:p>
        </w:tc>
      </w:tr>
      <w:tr w:rsidR="006C6852" w:rsidRPr="00A31246" w14:paraId="1DEC60D7" w14:textId="77777777" w:rsidTr="00DE1DE6">
        <w:tc>
          <w:tcPr>
            <w:tcW w:w="1795" w:type="dxa"/>
          </w:tcPr>
          <w:p w14:paraId="19798B3C"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noProof/>
                <w:sz w:val="24"/>
                <w:szCs w:val="24"/>
              </w:rPr>
              <w:t>Reflection on strengths and weaknesses to improve</w:t>
            </w:r>
          </w:p>
        </w:tc>
        <w:tc>
          <w:tcPr>
            <w:tcW w:w="7555" w:type="dxa"/>
          </w:tcPr>
          <w:p w14:paraId="66DF41CE" w14:textId="77777777" w:rsidR="006C6852" w:rsidRPr="00A31246" w:rsidRDefault="006C6852" w:rsidP="00DE1DE6">
            <w:pPr>
              <w:rPr>
                <w:rFonts w:ascii="Times New Roman" w:hAnsi="Times New Roman" w:cs="Times New Roman"/>
                <w:noProof/>
                <w:sz w:val="24"/>
                <w:szCs w:val="24"/>
              </w:rPr>
            </w:pPr>
            <w:r w:rsidRPr="00A31246">
              <w:rPr>
                <w:rFonts w:ascii="Times New Roman" w:hAnsi="Times New Roman" w:cs="Times New Roman"/>
                <w:sz w:val="24"/>
                <w:szCs w:val="24"/>
              </w:rPr>
              <w:t xml:space="preserve">“Executive Officers must excel at multitasking, communication, and analyzing complex problems to autonomously develop solutions. Additionally, I believe Officers at any level of leadership should be physically fit, able to perform under stress, and be willing to work additional hours for the betterment of the Soldiers entrusted to their leadership. It is also important for Officers to be introspective, creating time to thoroughly reflect on their unique strengths and weakness to better create a path toward self-development and meet their potential.” [1LT, </w:t>
            </w:r>
            <w:r>
              <w:rPr>
                <w:rFonts w:ascii="Times New Roman" w:hAnsi="Times New Roman" w:cs="Times New Roman"/>
                <w:sz w:val="24"/>
                <w:szCs w:val="24"/>
              </w:rPr>
              <w:t>BR 12</w:t>
            </w:r>
            <w:r w:rsidRPr="00A31246">
              <w:rPr>
                <w:rFonts w:ascii="Times New Roman" w:hAnsi="Times New Roman" w:cs="Times New Roman"/>
                <w:sz w:val="24"/>
                <w:szCs w:val="24"/>
              </w:rPr>
              <w:t>; Company XO].</w:t>
            </w:r>
          </w:p>
        </w:tc>
      </w:tr>
    </w:tbl>
    <w:p w14:paraId="104BEC41" w14:textId="77777777" w:rsidR="006C6852" w:rsidRPr="00A31246" w:rsidRDefault="006C6852" w:rsidP="006C6852">
      <w:pPr>
        <w:spacing w:after="0" w:line="240" w:lineRule="auto"/>
        <w:rPr>
          <w:rFonts w:ascii="Times New Roman" w:eastAsia="SimSun" w:hAnsi="Times New Roman" w:cs="Times New Roman"/>
          <w:sz w:val="24"/>
          <w:szCs w:val="24"/>
        </w:rPr>
      </w:pPr>
    </w:p>
    <w:p w14:paraId="4BB32C6A" w14:textId="77777777" w:rsidR="006C6852" w:rsidRPr="00ED41BF" w:rsidRDefault="006C6852" w:rsidP="006C6852">
      <w:pPr>
        <w:pStyle w:val="BodyText"/>
      </w:pPr>
    </w:p>
    <w:p w14:paraId="33BBBE31" w14:textId="77777777" w:rsidR="006C6852" w:rsidRDefault="006C6852" w:rsidP="006C6852">
      <w:r>
        <w:br w:type="page"/>
      </w:r>
    </w:p>
    <w:p w14:paraId="447C35EB" w14:textId="77E9D4A2" w:rsidR="006C6852" w:rsidRDefault="006C6852" w:rsidP="006C6852">
      <w:pPr>
        <w:pStyle w:val="Heading2"/>
      </w:pPr>
      <w:del w:id="1075" w:author="Hermes Agent (APA Review)" w:date="2026-08-31T00:00:00Z">
        <w:r>
          <w:delText xml:space="preserve">Appendix </w:delText>
        </w:r>
      </w:del>
      <w:del w:id="1074" w:author="Hermes Agent (APA Review)" w:date="2026-08-31T00:00:00Z">
        <w:r>
          <w:delText xml:space="preserve">L</w:delText>
        </w:r>
      </w:del>
      <w:r>
        <w:t xml:space="preserve"> </w:t>
      </w:r>
      <w:ins w:id="1072" w:author="Hermes Agent (APA Review)" w:date="2026-08-31T00:00:00Z">
        <w:r>
          <w:t xml:space="preserve">Appendix N.</w:t>
        </w:r>
      </w:ins>
      <w:del w:id="1073" w:author="Hermes Agent (APA Review)" w:date="2026-08-31T00:00:00Z">
        <w:r>
          <w:delText xml:space="preserve">.</w:delText>
        </w:r>
      </w:del>
      <w:del w:id="212" w:author="Royston, Ryan P CIV USARMY HQDA ARI (USA)" w:date="2026-05-19T02:47:00Z" w16du:dateUtc="2026-05-19T06:47:00Z">
        <w:r w:rsidRPr="00CD6D68" w:rsidDel="00A05D75">
          <w:delText xml:space="preserve">Table 10. </w:delText>
        </w:r>
      </w:del>
      <w:r w:rsidRPr="00CD6D68">
        <w:t>Problem solver as a structured versus unstructured talent</w:t>
      </w:r>
    </w:p>
    <w:p w14:paraId="6C2D4339" w14:textId="77777777" w:rsidR="006C6852" w:rsidRPr="00CD6D68" w:rsidRDefault="006C6852" w:rsidP="006C6852">
      <w:pPr>
        <w:pStyle w:val="BodyText"/>
      </w:pPr>
    </w:p>
    <w:tbl>
      <w:tblPr>
        <w:tblStyle w:val="TableGrid3"/>
        <w:tblW w:w="0" w:type="auto"/>
        <w:tblLook w:val="04A0" w:firstRow="1" w:lastRow="0" w:firstColumn="1" w:lastColumn="0" w:noHBand="0" w:noVBand="1"/>
      </w:tblPr>
      <w:tblGrid>
        <w:gridCol w:w="1938"/>
        <w:gridCol w:w="6692"/>
      </w:tblGrid>
      <w:tr w:rsidR="006C6852" w:rsidRPr="00CD6D68" w14:paraId="12331DD9" w14:textId="77777777" w:rsidTr="00DE1DE6">
        <w:tc>
          <w:tcPr>
            <w:tcW w:w="1938" w:type="dxa"/>
          </w:tcPr>
          <w:p w14:paraId="1F78CD28" w14:textId="77777777" w:rsidR="006C6852" w:rsidRPr="00CD6D68" w:rsidRDefault="006C6852" w:rsidP="00DE1DE6">
            <w:pPr>
              <w:rPr>
                <w:rFonts w:ascii="Times New Roman" w:hAnsi="Times New Roman" w:cs="Times New Roman"/>
                <w:b/>
                <w:bCs/>
                <w:noProof/>
                <w:sz w:val="24"/>
                <w:szCs w:val="24"/>
              </w:rPr>
            </w:pPr>
            <w:r w:rsidRPr="00CD6D68">
              <w:rPr>
                <w:rFonts w:ascii="Times New Roman" w:hAnsi="Times New Roman" w:cs="Times New Roman"/>
                <w:b/>
                <w:bCs/>
                <w:noProof/>
                <w:sz w:val="24"/>
                <w:szCs w:val="24"/>
              </w:rPr>
              <w:t>Problem Solver Talent and subthemes</w:t>
            </w:r>
          </w:p>
        </w:tc>
        <w:tc>
          <w:tcPr>
            <w:tcW w:w="6692" w:type="dxa"/>
          </w:tcPr>
          <w:p w14:paraId="78633D49" w14:textId="77777777" w:rsidR="006C6852" w:rsidRPr="00CD6D68" w:rsidRDefault="006C6852" w:rsidP="00DE1DE6">
            <w:pPr>
              <w:rPr>
                <w:rFonts w:ascii="Times New Roman" w:hAnsi="Times New Roman" w:cs="Times New Roman"/>
                <w:noProof/>
                <w:sz w:val="24"/>
                <w:szCs w:val="24"/>
              </w:rPr>
            </w:pPr>
            <w:r w:rsidRPr="00CD6D68">
              <w:rPr>
                <w:rFonts w:ascii="Times New Roman" w:hAnsi="Times New Roman" w:cs="Times New Roman"/>
                <w:b/>
                <w:bCs/>
                <w:noProof/>
                <w:sz w:val="24"/>
                <w:szCs w:val="24"/>
              </w:rPr>
              <w:t>Example Quotes used to extract theme</w:t>
            </w:r>
          </w:p>
        </w:tc>
      </w:tr>
      <w:tr w:rsidR="006C6852" w:rsidRPr="00CD6D68" w14:paraId="0EB25326" w14:textId="77777777" w:rsidTr="00DE1DE6">
        <w:tc>
          <w:tcPr>
            <w:tcW w:w="1938" w:type="dxa"/>
          </w:tcPr>
          <w:p w14:paraId="4E0CB8EA"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Understanding the problem and recognizing available resources</w:t>
            </w:r>
          </w:p>
        </w:tc>
        <w:tc>
          <w:tcPr>
            <w:tcW w:w="6692" w:type="dxa"/>
          </w:tcPr>
          <w:p w14:paraId="591ED3DB"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 xml:space="preserve">“Being able to understand the problem, know the tools/resources available and understanding how the process should work, are half of the battle.” [MAJ, </w:t>
            </w:r>
            <w:r>
              <w:rPr>
                <w:rFonts w:ascii="Times New Roman" w:hAnsi="Times New Roman" w:cs="Times New Roman"/>
                <w:sz w:val="24"/>
                <w:szCs w:val="24"/>
              </w:rPr>
              <w:t>BR 12</w:t>
            </w:r>
            <w:r w:rsidRPr="00CD6D68">
              <w:rPr>
                <w:rFonts w:ascii="Times New Roman" w:hAnsi="Times New Roman" w:cs="Times New Roman"/>
                <w:sz w:val="24"/>
                <w:szCs w:val="24"/>
              </w:rPr>
              <w:t>; Brigade S4 OIC].</w:t>
            </w:r>
          </w:p>
        </w:tc>
      </w:tr>
      <w:tr w:rsidR="006C6852" w:rsidRPr="00CD6D68" w14:paraId="4315A99F" w14:textId="77777777" w:rsidTr="00DE1DE6">
        <w:tc>
          <w:tcPr>
            <w:tcW w:w="1938" w:type="dxa"/>
          </w:tcPr>
          <w:p w14:paraId="6A2CA36E"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Being flexible in planning approach</w:t>
            </w:r>
          </w:p>
        </w:tc>
        <w:tc>
          <w:tcPr>
            <w:tcW w:w="6692" w:type="dxa"/>
          </w:tcPr>
          <w:p w14:paraId="4D86AFDE"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 xml:space="preserve">“For my current job, nothing was useful to prepare me for S3. More or less you need to be able to think and understand every task or mission. Thinking rationally and logically are two key attributes that many do not possess. Creating predictably but also being flexible to change mission when possible is very necessary to ensure everyone is accomplishes the mission to standard and safely. My experience working in a BDE SPO and BDE S3 in a Sustainment Brigade prepared me for my role in a Battalion S3. The art of planning and creative thought process led to many successful missions. Currently in my Brigade, that art is lost and makes my job harder as they are not thinking about the whole but only individual tasks.” [CPT, </w:t>
            </w:r>
            <w:r>
              <w:rPr>
                <w:rFonts w:ascii="Times New Roman" w:hAnsi="Times New Roman" w:cs="Times New Roman"/>
                <w:sz w:val="24"/>
                <w:szCs w:val="24"/>
              </w:rPr>
              <w:t>BR 15</w:t>
            </w:r>
            <w:r w:rsidRPr="00CD6D68">
              <w:rPr>
                <w:rFonts w:ascii="Times New Roman" w:hAnsi="Times New Roman" w:cs="Times New Roman"/>
                <w:sz w:val="24"/>
                <w:szCs w:val="24"/>
              </w:rPr>
              <w:t>; Operation Officer].</w:t>
            </w:r>
          </w:p>
        </w:tc>
      </w:tr>
      <w:tr w:rsidR="006C6852" w:rsidRPr="00CD6D68" w14:paraId="63FD75C0" w14:textId="77777777" w:rsidTr="00DE1DE6">
        <w:tc>
          <w:tcPr>
            <w:tcW w:w="1938" w:type="dxa"/>
          </w:tcPr>
          <w:p w14:paraId="311907AA"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Understanding of operating procedures and be a keen observer</w:t>
            </w:r>
          </w:p>
        </w:tc>
        <w:tc>
          <w:tcPr>
            <w:tcW w:w="6692" w:type="dxa"/>
          </w:tcPr>
          <w:p w14:paraId="2847C280"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 xml:space="preserve">“A lot as an officer is a balance of understanding personalities in the/your unit, and then appropriately creating and publishing a course of action that accomplishes your missions (specified and implied). You have to be intimately involved in the happenings within the unit and see how everyone operates to fully understand operating procedures and breakdowns of processes. From the keen observations, myself and my team must deconstruct, then analyze sustains and improves. If I do not know how a certain type of unit operates, I must research it. And if I want to recommend a course of action for a unit, I often research the doctrinal approach to achieve faster understanding and lasting buy-in.” [CPT, </w:t>
            </w:r>
            <w:r>
              <w:rPr>
                <w:rFonts w:ascii="Times New Roman" w:hAnsi="Times New Roman" w:cs="Times New Roman"/>
                <w:sz w:val="24"/>
                <w:szCs w:val="24"/>
              </w:rPr>
              <w:t>BR 12</w:t>
            </w:r>
            <w:r w:rsidRPr="00CD6D68">
              <w:rPr>
                <w:rFonts w:ascii="Times New Roman" w:hAnsi="Times New Roman" w:cs="Times New Roman"/>
                <w:sz w:val="24"/>
                <w:szCs w:val="24"/>
              </w:rPr>
              <w:t>; JRTC Mentor Observer Controller Trainer].</w:t>
            </w:r>
          </w:p>
        </w:tc>
      </w:tr>
      <w:tr w:rsidR="006C6852" w:rsidRPr="00CD6D68" w14:paraId="2F951D3C" w14:textId="77777777" w:rsidTr="00DE1DE6">
        <w:tc>
          <w:tcPr>
            <w:tcW w:w="1938" w:type="dxa"/>
          </w:tcPr>
          <w:p w14:paraId="0D9B2B02"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Meeting multiple competing demands</w:t>
            </w:r>
          </w:p>
        </w:tc>
        <w:tc>
          <w:tcPr>
            <w:tcW w:w="6692" w:type="dxa"/>
          </w:tcPr>
          <w:p w14:paraId="14CDA08E"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 xml:space="preserve">“As an Engineer officer participating in combat operations or training you will always report to both an Engineer Commander and a Maneuver Commander. It is important to have the interpersonal abilities to navigate unorthodox COMREL and try to meet the demands of both commanders, even when those demands directly conflict.” [CPT, </w:t>
            </w:r>
            <w:r>
              <w:rPr>
                <w:rFonts w:ascii="Times New Roman" w:hAnsi="Times New Roman" w:cs="Times New Roman"/>
                <w:sz w:val="24"/>
                <w:szCs w:val="24"/>
              </w:rPr>
              <w:t>BR 1</w:t>
            </w:r>
            <w:r w:rsidRPr="00CD6D68">
              <w:rPr>
                <w:rFonts w:ascii="Times New Roman" w:hAnsi="Times New Roman" w:cs="Times New Roman"/>
                <w:sz w:val="24"/>
                <w:szCs w:val="24"/>
              </w:rPr>
              <w:t>2; Company Commander].</w:t>
            </w:r>
          </w:p>
        </w:tc>
      </w:tr>
      <w:tr w:rsidR="006C6852" w:rsidRPr="00CD6D68" w14:paraId="2F1058CB" w14:textId="77777777" w:rsidTr="00DE1DE6">
        <w:tc>
          <w:tcPr>
            <w:tcW w:w="1938" w:type="dxa"/>
          </w:tcPr>
          <w:p w14:paraId="068F62BD"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 xml:space="preserve">Analytic Thinking subtheme - Adept at research and </w:t>
            </w:r>
            <w:r w:rsidRPr="00CD6D68">
              <w:rPr>
                <w:rFonts w:ascii="Times New Roman" w:hAnsi="Times New Roman" w:cs="Times New Roman"/>
                <w:sz w:val="24"/>
                <w:szCs w:val="24"/>
              </w:rPr>
              <w:lastRenderedPageBreak/>
              <w:t>interpreting information</w:t>
            </w:r>
          </w:p>
        </w:tc>
        <w:tc>
          <w:tcPr>
            <w:tcW w:w="6692" w:type="dxa"/>
          </w:tcPr>
          <w:p w14:paraId="45CB9B44"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lastRenderedPageBreak/>
              <w:t xml:space="preserve">“The keys to this job really are: the ability to research, interpret, and apply statutory and regulatory guidance; effectively communicate in a clear and concise manner to the field (Recruiting personnel) and to applicants (generally civilians or enlisted Soldiers); and the ability to adapt easily to ambiguity and concepts </w:t>
            </w:r>
            <w:r w:rsidRPr="00CD6D68">
              <w:rPr>
                <w:rFonts w:ascii="Times New Roman" w:hAnsi="Times New Roman" w:cs="Times New Roman"/>
                <w:sz w:val="24"/>
                <w:szCs w:val="24"/>
              </w:rPr>
              <w:lastRenderedPageBreak/>
              <w:t xml:space="preserve">that don’t make a lot of sense but are done due to political reasons.” [MAJ, </w:t>
            </w:r>
            <w:r>
              <w:rPr>
                <w:rFonts w:ascii="Times New Roman" w:hAnsi="Times New Roman" w:cs="Times New Roman"/>
                <w:sz w:val="24"/>
                <w:szCs w:val="24"/>
              </w:rPr>
              <w:t>BR 27</w:t>
            </w:r>
            <w:r w:rsidRPr="00CD6D68">
              <w:rPr>
                <w:rFonts w:ascii="Times New Roman" w:hAnsi="Times New Roman" w:cs="Times New Roman"/>
                <w:sz w:val="24"/>
                <w:szCs w:val="24"/>
              </w:rPr>
              <w:t xml:space="preserve">; Position NA]. “In order to be an effective officer in the Army, I consider the following most useful: PowerPoint and excel skills; effective and efficient research and analysis abilities.” [MAJ, </w:t>
            </w:r>
            <w:r>
              <w:rPr>
                <w:rFonts w:ascii="Times New Roman" w:hAnsi="Times New Roman" w:cs="Times New Roman"/>
                <w:sz w:val="24"/>
                <w:szCs w:val="24"/>
              </w:rPr>
              <w:t>BR 12</w:t>
            </w:r>
            <w:r w:rsidRPr="00CD6D68">
              <w:rPr>
                <w:rFonts w:ascii="Times New Roman" w:hAnsi="Times New Roman" w:cs="Times New Roman"/>
                <w:sz w:val="24"/>
                <w:szCs w:val="24"/>
              </w:rPr>
              <w:t>6; Deputy DES Provost Marshal].</w:t>
            </w:r>
          </w:p>
        </w:tc>
      </w:tr>
      <w:tr w:rsidR="006C6852" w:rsidRPr="00CD6D68" w14:paraId="3809714A" w14:textId="77777777" w:rsidTr="00DE1DE6">
        <w:tc>
          <w:tcPr>
            <w:tcW w:w="1938" w:type="dxa"/>
          </w:tcPr>
          <w:p w14:paraId="212B3C77"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noProof/>
                <w:sz w:val="24"/>
                <w:szCs w:val="24"/>
              </w:rPr>
              <w:lastRenderedPageBreak/>
              <w:t>Strong analytic ability</w:t>
            </w:r>
          </w:p>
        </w:tc>
        <w:tc>
          <w:tcPr>
            <w:tcW w:w="6692" w:type="dxa"/>
          </w:tcPr>
          <w:p w14:paraId="12BB571B"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noProof/>
                <w:sz w:val="24"/>
                <w:szCs w:val="24"/>
              </w:rPr>
              <w:t xml:space="preserve">“Interpersonal skills critical, being well liked is important, but the commander is relying mostly on a quick wit, assimilation of cross-functional, historic data, audience sensitivity, and clear communication skills by any means (written, verbal, visual, and audio-sensory).” [MAJ, </w:t>
            </w:r>
            <w:r>
              <w:rPr>
                <w:rFonts w:ascii="Times New Roman" w:hAnsi="Times New Roman" w:cs="Times New Roman"/>
                <w:noProof/>
                <w:sz w:val="24"/>
                <w:szCs w:val="24"/>
              </w:rPr>
              <w:t>BR 12</w:t>
            </w:r>
            <w:r w:rsidRPr="00CD6D68">
              <w:rPr>
                <w:rFonts w:ascii="Times New Roman" w:hAnsi="Times New Roman" w:cs="Times New Roman"/>
                <w:noProof/>
                <w:sz w:val="24"/>
                <w:szCs w:val="24"/>
              </w:rPr>
              <w:t>; Media Relations Officer].</w:t>
            </w:r>
          </w:p>
        </w:tc>
      </w:tr>
      <w:tr w:rsidR="006C6852" w:rsidRPr="00CD6D68" w14:paraId="07943547" w14:textId="77777777" w:rsidTr="00DE1DE6">
        <w:tc>
          <w:tcPr>
            <w:tcW w:w="1938" w:type="dxa"/>
          </w:tcPr>
          <w:p w14:paraId="5D4BEC7D"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Analytic Thinking subtheme –understanding cultural backgrounds while processing data</w:t>
            </w:r>
          </w:p>
        </w:tc>
        <w:tc>
          <w:tcPr>
            <w:tcW w:w="6692" w:type="dxa"/>
          </w:tcPr>
          <w:p w14:paraId="44BC51A0"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 xml:space="preserve">“To be an MI officer you must be extremely analytical and able to process data rapidly. An understanding of cultures helps with both jobs. Understanding people and organizational change and influence is also helpful as a commander. For success there has to be an ability to maintain resiliency because one of the things the Army never talks about is Leader Burnout, not burnout overall, but the burnout suffered by leaders in the Army who have to manage their stress and the problems of others.” [CPT, </w:t>
            </w:r>
            <w:r>
              <w:rPr>
                <w:rFonts w:ascii="Times New Roman" w:hAnsi="Times New Roman" w:cs="Times New Roman"/>
                <w:sz w:val="24"/>
                <w:szCs w:val="24"/>
              </w:rPr>
              <w:t>BR 35</w:t>
            </w:r>
            <w:r w:rsidRPr="00CD6D68">
              <w:rPr>
                <w:rFonts w:ascii="Times New Roman" w:hAnsi="Times New Roman" w:cs="Times New Roman"/>
                <w:sz w:val="24"/>
                <w:szCs w:val="24"/>
              </w:rPr>
              <w:t xml:space="preserve">; Company Commander].  “My research background and graduate school has helped me with the demands as S1 specially with written requests and data analysis.” [CPT, </w:t>
            </w:r>
            <w:r>
              <w:rPr>
                <w:rFonts w:ascii="Times New Roman" w:hAnsi="Times New Roman" w:cs="Times New Roman"/>
                <w:sz w:val="24"/>
                <w:szCs w:val="24"/>
              </w:rPr>
              <w:t>BR 16</w:t>
            </w:r>
            <w:r w:rsidRPr="00CD6D68">
              <w:rPr>
                <w:rFonts w:ascii="Times New Roman" w:hAnsi="Times New Roman" w:cs="Times New Roman"/>
                <w:sz w:val="24"/>
                <w:szCs w:val="24"/>
              </w:rPr>
              <w:t>; BN S1 OIC].</w:t>
            </w:r>
          </w:p>
        </w:tc>
      </w:tr>
      <w:tr w:rsidR="006C6852" w:rsidRPr="00CD6D68" w14:paraId="6BE798CA" w14:textId="77777777" w:rsidTr="00DE1DE6">
        <w:tc>
          <w:tcPr>
            <w:tcW w:w="1938" w:type="dxa"/>
          </w:tcPr>
          <w:p w14:paraId="5BCCA993"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Analytic Thinking subtheme – practical computer science skills</w:t>
            </w:r>
          </w:p>
        </w:tc>
        <w:tc>
          <w:tcPr>
            <w:tcW w:w="6692" w:type="dxa"/>
          </w:tcPr>
          <w:p w14:paraId="559262DD"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 xml:space="preserve">“Requires analytical and technical skill; understanding of adversary techniques and procedures; understanding of unconventional or malicious methodology used by adversaries; understanding that the world doesn’t use rules when it comes to information. [Especially] education computer science.” [CPT, </w:t>
            </w:r>
            <w:r>
              <w:rPr>
                <w:rFonts w:ascii="Times New Roman" w:hAnsi="Times New Roman" w:cs="Times New Roman"/>
                <w:sz w:val="24"/>
                <w:szCs w:val="24"/>
              </w:rPr>
              <w:t>BR 35</w:t>
            </w:r>
            <w:r w:rsidRPr="00CD6D68">
              <w:rPr>
                <w:rFonts w:ascii="Times New Roman" w:hAnsi="Times New Roman" w:cs="Times New Roman"/>
                <w:sz w:val="24"/>
                <w:szCs w:val="24"/>
              </w:rPr>
              <w:t xml:space="preserve">; Net Defense Analyst].  </w:t>
            </w:r>
          </w:p>
        </w:tc>
      </w:tr>
      <w:tr w:rsidR="006C6852" w:rsidRPr="00CD6D68" w14:paraId="71C6D824" w14:textId="77777777" w:rsidTr="00DE1DE6">
        <w:tc>
          <w:tcPr>
            <w:tcW w:w="1938" w:type="dxa"/>
          </w:tcPr>
          <w:p w14:paraId="2EDD7BCA"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Analytic Thinking subtheme – Self-inquiry</w:t>
            </w:r>
          </w:p>
        </w:tc>
        <w:tc>
          <w:tcPr>
            <w:tcW w:w="6692" w:type="dxa"/>
          </w:tcPr>
          <w:p w14:paraId="01E2B859" w14:textId="77777777" w:rsidR="006C6852" w:rsidRPr="00CD6D68" w:rsidRDefault="006C6852" w:rsidP="00DE1DE6">
            <w:pPr>
              <w:rPr>
                <w:rFonts w:ascii="Times New Roman" w:hAnsi="Times New Roman" w:cs="Times New Roman"/>
                <w:noProof/>
                <w:sz w:val="24"/>
                <w:szCs w:val="24"/>
              </w:rPr>
            </w:pPr>
            <w:r w:rsidRPr="00CD6D68">
              <w:rPr>
                <w:rFonts w:ascii="Times New Roman" w:hAnsi="Times New Roman" w:cs="Times New Roman"/>
                <w:sz w:val="24"/>
                <w:szCs w:val="24"/>
              </w:rPr>
              <w:t xml:space="preserve">“A certain level of self-inquiry/inquisitiveness is required. For instance: while I previously knew (also by self-directed learning) many programming languages (such as R, Python, C, C++, C#, Perl, Java, Matlab/Octave, Scala and Julia) my current job requires the use of SAS and a particular dialect of SQL that I hadn’t used much before. I am now functionally proficient in SAS (and its associated SQL variant) through my own action. I think the quality whereby a person can just go “figure something out” is very important to an FA49. We can ill-afford a passive mind-set that desires spoon-feeding of information/skills, but rather demand that we go out and continue to build upon our skillset.” [MAJ, </w:t>
            </w:r>
            <w:r>
              <w:rPr>
                <w:rFonts w:ascii="Times New Roman" w:hAnsi="Times New Roman" w:cs="Times New Roman"/>
                <w:sz w:val="24"/>
                <w:szCs w:val="24"/>
              </w:rPr>
              <w:t>FA 49</w:t>
            </w:r>
            <w:r w:rsidRPr="00CD6D68">
              <w:rPr>
                <w:rFonts w:ascii="Times New Roman" w:hAnsi="Times New Roman" w:cs="Times New Roman"/>
                <w:sz w:val="24"/>
                <w:szCs w:val="24"/>
              </w:rPr>
              <w:t xml:space="preserve">; Direct </w:t>
            </w:r>
            <w:r>
              <w:rPr>
                <w:rFonts w:ascii="Times New Roman" w:hAnsi="Times New Roman" w:cs="Times New Roman"/>
                <w:sz w:val="24"/>
                <w:szCs w:val="24"/>
              </w:rPr>
              <w:t>R</w:t>
            </w:r>
            <w:r w:rsidRPr="00CD6D68">
              <w:rPr>
                <w:rFonts w:ascii="Times New Roman" w:hAnsi="Times New Roman" w:cs="Times New Roman"/>
                <w:sz w:val="24"/>
                <w:szCs w:val="24"/>
              </w:rPr>
              <w:t xml:space="preserve">eporting </w:t>
            </w:r>
            <w:r>
              <w:rPr>
                <w:rFonts w:ascii="Times New Roman" w:hAnsi="Times New Roman" w:cs="Times New Roman"/>
                <w:sz w:val="24"/>
                <w:szCs w:val="24"/>
              </w:rPr>
              <w:t>U</w:t>
            </w:r>
            <w:r w:rsidRPr="00CD6D68">
              <w:rPr>
                <w:rFonts w:ascii="Times New Roman" w:hAnsi="Times New Roman" w:cs="Times New Roman"/>
                <w:sz w:val="24"/>
                <w:szCs w:val="24"/>
              </w:rPr>
              <w:t xml:space="preserve">nit HRC].  </w:t>
            </w:r>
          </w:p>
        </w:tc>
      </w:tr>
      <w:tr w:rsidR="006C6852" w:rsidRPr="00CD6D68" w14:paraId="1B146ADC" w14:textId="77777777" w:rsidTr="00DE1DE6">
        <w:tc>
          <w:tcPr>
            <w:tcW w:w="1938" w:type="dxa"/>
          </w:tcPr>
          <w:p w14:paraId="745EC48E"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Analytic Thinking subtheme – Leveraging education</w:t>
            </w:r>
          </w:p>
        </w:tc>
        <w:tc>
          <w:tcPr>
            <w:tcW w:w="6692" w:type="dxa"/>
          </w:tcPr>
          <w:p w14:paraId="72A76681" w14:textId="77777777" w:rsidR="006C6852" w:rsidRPr="00CD6D68" w:rsidRDefault="006C6852" w:rsidP="00DE1DE6">
            <w:pPr>
              <w:rPr>
                <w:rFonts w:ascii="Times New Roman" w:hAnsi="Times New Roman" w:cs="Times New Roman"/>
                <w:noProof/>
                <w:sz w:val="24"/>
                <w:szCs w:val="24"/>
              </w:rPr>
            </w:pPr>
            <w:r w:rsidRPr="00CD6D68">
              <w:rPr>
                <w:rFonts w:ascii="Times New Roman" w:hAnsi="Times New Roman" w:cs="Times New Roman"/>
                <w:sz w:val="24"/>
                <w:szCs w:val="24"/>
              </w:rPr>
              <w:t xml:space="preserve">“Senior logistics officers do not put any value in physical fitness. Before being assigned to Bragg, the logistics officers I was supposed to emulate didn’t even care about leadership.   It seems no scrutiny is placed on any officer being commissioned in QM, OD, or TC; officers with an educational background in math, business management, or anything analytical would be better </w:t>
            </w:r>
            <w:r w:rsidRPr="00CD6D68">
              <w:rPr>
                <w:rFonts w:ascii="Times New Roman" w:hAnsi="Times New Roman" w:cs="Times New Roman"/>
                <w:sz w:val="24"/>
                <w:szCs w:val="24"/>
              </w:rPr>
              <w:lastRenderedPageBreak/>
              <w:t xml:space="preserve">suited for one of those basic branches.” [CPT, </w:t>
            </w:r>
            <w:r>
              <w:rPr>
                <w:rFonts w:ascii="Times New Roman" w:hAnsi="Times New Roman" w:cs="Times New Roman"/>
                <w:sz w:val="24"/>
                <w:szCs w:val="24"/>
              </w:rPr>
              <w:t>BR 15</w:t>
            </w:r>
            <w:r w:rsidRPr="00CD6D68">
              <w:rPr>
                <w:rFonts w:ascii="Times New Roman" w:hAnsi="Times New Roman" w:cs="Times New Roman"/>
                <w:sz w:val="24"/>
                <w:szCs w:val="24"/>
              </w:rPr>
              <w:t>; Supply and Service Officer].</w:t>
            </w:r>
          </w:p>
        </w:tc>
      </w:tr>
      <w:tr w:rsidR="006C6852" w:rsidRPr="00CD6D68" w14:paraId="03427210" w14:textId="77777777" w:rsidTr="00DE1DE6">
        <w:tc>
          <w:tcPr>
            <w:tcW w:w="1938" w:type="dxa"/>
          </w:tcPr>
          <w:p w14:paraId="79544778"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lastRenderedPageBreak/>
              <w:t>Analytic Thinking subtheme – Making Decisions with Incomplete Data</w:t>
            </w:r>
          </w:p>
        </w:tc>
        <w:tc>
          <w:tcPr>
            <w:tcW w:w="6692" w:type="dxa"/>
          </w:tcPr>
          <w:p w14:paraId="3146C6B9" w14:textId="77777777" w:rsidR="006C6852" w:rsidRPr="00CD6D68" w:rsidRDefault="006C6852" w:rsidP="00DE1DE6">
            <w:pPr>
              <w:rPr>
                <w:rFonts w:ascii="Times New Roman" w:hAnsi="Times New Roman" w:cs="Times New Roman"/>
                <w:noProof/>
                <w:sz w:val="24"/>
                <w:szCs w:val="24"/>
              </w:rPr>
            </w:pPr>
            <w:r w:rsidRPr="00CD6D68">
              <w:rPr>
                <w:rFonts w:ascii="Times New Roman" w:hAnsi="Times New Roman" w:cs="Times New Roman"/>
                <w:sz w:val="24"/>
                <w:szCs w:val="24"/>
              </w:rPr>
              <w:t xml:space="preserve">“The ability to reach analytical conclusions based off of incomplete data, and then synthesize that conclusion into a well-reasoned assessment, is critical to performing well as an intelligence officer on staff. Education related to the field of argument analysis, critical thinking, and social studies are most useful.” [1LT, </w:t>
            </w:r>
            <w:r>
              <w:rPr>
                <w:rFonts w:ascii="Times New Roman" w:hAnsi="Times New Roman" w:cs="Times New Roman"/>
                <w:sz w:val="24"/>
                <w:szCs w:val="24"/>
              </w:rPr>
              <w:t>BR 35</w:t>
            </w:r>
            <w:r w:rsidRPr="00CD6D68">
              <w:rPr>
                <w:rFonts w:ascii="Times New Roman" w:hAnsi="Times New Roman" w:cs="Times New Roman"/>
                <w:sz w:val="24"/>
                <w:szCs w:val="24"/>
              </w:rPr>
              <w:t xml:space="preserve">; XO].  </w:t>
            </w:r>
          </w:p>
        </w:tc>
      </w:tr>
      <w:tr w:rsidR="006C6852" w:rsidRPr="00CD6D68" w14:paraId="34908F49" w14:textId="77777777" w:rsidTr="00DE1DE6">
        <w:tc>
          <w:tcPr>
            <w:tcW w:w="1938" w:type="dxa"/>
          </w:tcPr>
          <w:p w14:paraId="271E94E6"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Analytic Thinking subtheme – Evaluating Effectiveness of Solution</w:t>
            </w:r>
          </w:p>
        </w:tc>
        <w:tc>
          <w:tcPr>
            <w:tcW w:w="6692" w:type="dxa"/>
          </w:tcPr>
          <w:p w14:paraId="5B43012A"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noProof/>
                <w:sz w:val="24"/>
                <w:szCs w:val="24"/>
              </w:rPr>
              <w:t xml:space="preserve"> </w:t>
            </w:r>
            <w:r w:rsidRPr="00CD6D68">
              <w:rPr>
                <w:rFonts w:ascii="Times New Roman" w:hAnsi="Times New Roman" w:cs="Times New Roman"/>
                <w:sz w:val="24"/>
                <w:szCs w:val="24"/>
              </w:rPr>
              <w:t xml:space="preserve">“coursework that involves analytical problem-solving helps for decision-making at my own level and higher. In order to do the job of a commander well, one needs to establish effective systems in their organization that allow one to spot check for effectiveness, and which empowers subordinates to take ownership of their respective roles. An effective set of systems can free the commander up to do more planning, communication, critical resourcing, and decision-making.” [CPT, </w:t>
            </w:r>
            <w:r>
              <w:rPr>
                <w:rFonts w:ascii="Times New Roman" w:hAnsi="Times New Roman" w:cs="Times New Roman"/>
                <w:sz w:val="24"/>
                <w:szCs w:val="24"/>
              </w:rPr>
              <w:t>BR 15</w:t>
            </w:r>
            <w:r w:rsidRPr="00CD6D68">
              <w:rPr>
                <w:rFonts w:ascii="Times New Roman" w:hAnsi="Times New Roman" w:cs="Times New Roman"/>
                <w:sz w:val="24"/>
                <w:szCs w:val="24"/>
              </w:rPr>
              <w:t>; Company Commander]</w:t>
            </w:r>
          </w:p>
        </w:tc>
      </w:tr>
      <w:tr w:rsidR="006C6852" w:rsidRPr="00CD6D68" w14:paraId="6DB571C6" w14:textId="77777777" w:rsidTr="00DE1DE6">
        <w:tc>
          <w:tcPr>
            <w:tcW w:w="1938" w:type="dxa"/>
          </w:tcPr>
          <w:p w14:paraId="28D5B3FF"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Verbal Reasoning subtheme – adapting to ambiguity</w:t>
            </w:r>
          </w:p>
        </w:tc>
        <w:tc>
          <w:tcPr>
            <w:tcW w:w="6692" w:type="dxa"/>
          </w:tcPr>
          <w:p w14:paraId="2966F443" w14:textId="77777777" w:rsidR="006C6852" w:rsidRPr="00CD6D68" w:rsidRDefault="006C6852" w:rsidP="00DE1DE6">
            <w:pPr>
              <w:rPr>
                <w:rFonts w:ascii="Times New Roman" w:hAnsi="Times New Roman" w:cs="Times New Roman"/>
                <w:noProof/>
                <w:sz w:val="24"/>
                <w:szCs w:val="24"/>
              </w:rPr>
            </w:pPr>
            <w:r w:rsidRPr="00CD6D68">
              <w:rPr>
                <w:rFonts w:ascii="Times New Roman" w:hAnsi="Times New Roman" w:cs="Times New Roman"/>
                <w:sz w:val="24"/>
                <w:szCs w:val="24"/>
              </w:rPr>
              <w:t xml:space="preserve">“The keys to this job really are: the ability to research, interpret, and apply statutory and regulatory guidance; effectively communicate in a clear and concise manner to the field (Recruiting personnel) and to applicants (generally civilians or enlisted Soldiers); and the ability to adapt easily to ambiguity and concepts that don’t make a lot of sense but are done due to political reasons.” [MAJ, </w:t>
            </w:r>
            <w:r>
              <w:rPr>
                <w:rFonts w:ascii="Times New Roman" w:hAnsi="Times New Roman" w:cs="Times New Roman"/>
                <w:sz w:val="24"/>
                <w:szCs w:val="24"/>
              </w:rPr>
              <w:t>BR 27</w:t>
            </w:r>
            <w:r w:rsidRPr="00CD6D68">
              <w:rPr>
                <w:rFonts w:ascii="Times New Roman" w:hAnsi="Times New Roman" w:cs="Times New Roman"/>
                <w:sz w:val="24"/>
                <w:szCs w:val="24"/>
              </w:rPr>
              <w:t>; Position NA].</w:t>
            </w:r>
          </w:p>
        </w:tc>
      </w:tr>
      <w:tr w:rsidR="006C6852" w:rsidRPr="00CD6D68" w14:paraId="58E807BE" w14:textId="77777777" w:rsidTr="00DE1DE6">
        <w:tc>
          <w:tcPr>
            <w:tcW w:w="1938" w:type="dxa"/>
          </w:tcPr>
          <w:p w14:paraId="64DAA50D" w14:textId="77777777" w:rsidR="006C6852" w:rsidRPr="00CD6D68" w:rsidRDefault="006C6852" w:rsidP="00DE1DE6">
            <w:pPr>
              <w:rPr>
                <w:rFonts w:ascii="Times New Roman" w:hAnsi="Times New Roman" w:cs="Times New Roman"/>
                <w:sz w:val="24"/>
                <w:szCs w:val="24"/>
              </w:rPr>
            </w:pPr>
            <w:r w:rsidRPr="00CD6D68">
              <w:rPr>
                <w:rFonts w:ascii="Times New Roman" w:hAnsi="Times New Roman" w:cs="Times New Roman"/>
                <w:sz w:val="24"/>
                <w:szCs w:val="24"/>
              </w:rPr>
              <w:t>Verbal Reasoning subtheme – communicating realistic expectations</w:t>
            </w:r>
          </w:p>
        </w:tc>
        <w:tc>
          <w:tcPr>
            <w:tcW w:w="6692" w:type="dxa"/>
          </w:tcPr>
          <w:p w14:paraId="32FAC1C2" w14:textId="77777777" w:rsidR="006C6852" w:rsidRPr="00CD6D68" w:rsidRDefault="006C6852" w:rsidP="00DE1DE6">
            <w:pPr>
              <w:rPr>
                <w:rFonts w:ascii="Times New Roman" w:hAnsi="Times New Roman" w:cs="Times New Roman"/>
                <w:noProof/>
                <w:sz w:val="24"/>
                <w:szCs w:val="24"/>
              </w:rPr>
            </w:pPr>
            <w:r w:rsidRPr="00CD6D68">
              <w:rPr>
                <w:rFonts w:ascii="Times New Roman" w:hAnsi="Times New Roman" w:cs="Times New Roman"/>
                <w:sz w:val="24"/>
                <w:szCs w:val="24"/>
              </w:rPr>
              <w:t>“In order for future signal officers to succeed in any environment, they must be able to handle stress, have better coping skills and communicate realistic expectations to their bosses. One of the reasons a lot of officers are choosing to “give up” or lack the desire to continue service past their required commitment is due to various factors. The most I usually hear from my peers has to do with lack of knowledge about existing technology and the ability to communicate realistic expectations to their commander. Training should focus less on technical perfection and more on developing systems; officers manage systems and improve processes and enlisted enforce those processes through technical proficiency.” [CPT</w:t>
            </w:r>
            <w:r>
              <w:rPr>
                <w:rFonts w:ascii="Times New Roman" w:hAnsi="Times New Roman" w:cs="Times New Roman"/>
                <w:sz w:val="24"/>
                <w:szCs w:val="24"/>
              </w:rPr>
              <w:t>,</w:t>
            </w:r>
            <w:r w:rsidRPr="00CD6D68">
              <w:rPr>
                <w:rFonts w:ascii="Times New Roman" w:hAnsi="Times New Roman" w:cs="Times New Roman"/>
                <w:sz w:val="24"/>
                <w:szCs w:val="24"/>
              </w:rPr>
              <w:t xml:space="preserve"> Signal Corps</w:t>
            </w:r>
            <w:r>
              <w:rPr>
                <w:rFonts w:ascii="Times New Roman" w:hAnsi="Times New Roman" w:cs="Times New Roman"/>
                <w:sz w:val="24"/>
                <w:szCs w:val="24"/>
              </w:rPr>
              <w:t>; TAC Officer</w:t>
            </w:r>
            <w:r w:rsidRPr="00CD6D68">
              <w:rPr>
                <w:rFonts w:ascii="Times New Roman" w:hAnsi="Times New Roman" w:cs="Times New Roman"/>
                <w:sz w:val="24"/>
                <w:szCs w:val="24"/>
              </w:rPr>
              <w:t>].</w:t>
            </w:r>
          </w:p>
        </w:tc>
      </w:tr>
    </w:tbl>
    <w:p w14:paraId="15383910" w14:textId="77777777" w:rsidR="00B67D90" w:rsidRPr="00D0316D" w:rsidRDefault="00B67D90" w:rsidP="007D4EA8">
      <w:pPr>
        <w:spacing w:after="0" w:line="240" w:lineRule="auto"/>
        <w:ind w:left="720" w:hanging="720"/>
        <w:rPr>
          <w:rFonts w:ascii="Times New Roman" w:eastAsia="SimSun" w:hAnsi="Times New Roman" w:cs="Times New Roman"/>
          <w:sz w:val="24"/>
          <w:szCs w:val="24"/>
        </w:rPr>
      </w:pPr>
    </w:p>
    <w:sectPr w:rsidR="00B67D90" w:rsidRPr="00D0316D" w:rsidSect="006C6852">
      <w:footerReference w:type="default" r:id="rId27"/>
      <w:type w:val="continuous"/>
      <w:pgSz w:w="12240" w:h="15840" w:code="1"/>
      <w:pgMar w:top="1440" w:right="1800" w:bottom="1440" w:left="1800" w:header="720" w:footer="28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oyston, Ryan P CIV USARMY HQDA ARI (USA)" w:date="2026-05-19T02:14:00Z" w:initials="RR">
    <w:p w14:paraId="0ED86710" w14:textId="77777777" w:rsidR="00D377D5" w:rsidRDefault="00D377D5" w:rsidP="00D377D5">
      <w:pPr>
        <w:pStyle w:val="CommentText"/>
        <w:ind w:firstLine="0"/>
      </w:pPr>
      <w:r>
        <w:rPr>
          <w:rStyle w:val="CommentReference"/>
        </w:rPr>
        <w:annotationRef/>
      </w:r>
      <w:r>
        <w:t>I wonder if “Insider Knowledge” sends the wrong message. I wonder if something more like “Specialized Knowledge” would be more appropriate.</w:t>
      </w:r>
    </w:p>
  </w:comment>
  <w:comment w:id="13" w:author="Royston, Ryan P CIV USARMY HQDA ARI (USA)" w:date="2026-05-19T02:18:00Z" w:initials="RR">
    <w:p w14:paraId="317546AE" w14:textId="77777777" w:rsidR="009E6627" w:rsidRDefault="009E6627" w:rsidP="009E6627">
      <w:pPr>
        <w:pStyle w:val="CommentText"/>
        <w:ind w:firstLine="0"/>
      </w:pPr>
      <w:r>
        <w:rPr>
          <w:rStyle w:val="CommentReference"/>
        </w:rPr>
        <w:annotationRef/>
      </w:r>
      <w:r>
        <w:t>Copied and pasted the ARI logo from the ARI template file. I think the one in the template is slightly smaller than the one we had here</w:t>
      </w:r>
    </w:p>
  </w:comment>
  <w:comment w:id="34" w:author="Royston, Ryan P CIV USARMY HQDA ARI (USA)" w:date="2026-05-19T02:22:00Z" w:initials="RR">
    <w:p w14:paraId="587A7AFD" w14:textId="77777777" w:rsidR="000C5721" w:rsidRDefault="000C5721" w:rsidP="000C5721">
      <w:pPr>
        <w:pStyle w:val="CommentText"/>
        <w:ind w:firstLine="0"/>
      </w:pPr>
      <w:r>
        <w:rPr>
          <w:rStyle w:val="CommentReference"/>
        </w:rPr>
        <w:annotationRef/>
      </w:r>
      <w:r>
        <w:t>We need to replace these with the actual dates. Wasn’t it like 2022?</w:t>
      </w:r>
    </w:p>
  </w:comment>
  <w:comment w:id="36" w:author="Royston, Ryan P CIV USARMY HQDA ARI (USA)" w:date="2026-05-19T02:26:00Z" w:initials="RR">
    <w:p w14:paraId="04CD3B11" w14:textId="77777777" w:rsidR="003F19BA" w:rsidRDefault="003F19BA" w:rsidP="003F19BA">
      <w:pPr>
        <w:pStyle w:val="CommentText"/>
        <w:ind w:firstLine="0"/>
      </w:pPr>
      <w:r>
        <w:rPr>
          <w:rStyle w:val="CommentReference"/>
        </w:rPr>
        <w:annotationRef/>
      </w:r>
      <w:r>
        <w:t>I guess we should also check whether we are still going to use the term KSB...</w:t>
      </w:r>
    </w:p>
  </w:comment>
  <w:comment w:id="142" w:author="Royston, Ryan P CIV USARMY HQDA ARI (USA)" w:date="2026-05-19T02:39:00Z" w:initials="RR">
    <w:p w14:paraId="3E3BCEBA" w14:textId="77777777" w:rsidR="00A05D75" w:rsidRDefault="00A45290" w:rsidP="00A05D75">
      <w:pPr>
        <w:pStyle w:val="CommentText"/>
        <w:ind w:firstLine="0"/>
      </w:pPr>
      <w:r>
        <w:rPr>
          <w:rStyle w:val="CommentReference"/>
        </w:rPr>
        <w:annotationRef/>
      </w:r>
      <w:r w:rsidR="00A05D75">
        <w:t>I believe we will have to change the page numbers for the appendices (A-1, B-1, etc.)</w:t>
      </w:r>
    </w:p>
  </w:comment>
  <w:comment w:id="145" w:author="Royston, Ryan P CIV USARMY HQDA ARI (USA)" w:date="2026-05-19T02:30:00Z" w:initials="RR">
    <w:p w14:paraId="0BB08AF8" w14:textId="2B8286C5" w:rsidR="00697115" w:rsidRDefault="00697115" w:rsidP="00697115">
      <w:pPr>
        <w:pStyle w:val="CommentText"/>
        <w:ind w:firstLine="0"/>
      </w:pPr>
      <w:r>
        <w:rPr>
          <w:rStyle w:val="CommentReference"/>
        </w:rPr>
        <w:annotationRef/>
      </w:r>
      <w:r>
        <w:t>We need to reference Boyle et al. here so they know this is where we got this information</w:t>
      </w:r>
    </w:p>
  </w:comment>
  <w:comment w:id="148" w:author="Royston, Ryan P CIV USARMY HQDA ARI (USA)" w:date="2026-05-19T02:33:00Z" w:initials="RR">
    <w:p w14:paraId="555919D5" w14:textId="77777777" w:rsidR="00783B15" w:rsidRDefault="00783B15" w:rsidP="00783B15">
      <w:pPr>
        <w:pStyle w:val="CommentText"/>
        <w:ind w:firstLine="0"/>
      </w:pPr>
      <w:r>
        <w:rPr>
          <w:rStyle w:val="CommentReference"/>
        </w:rPr>
        <w:annotationRef/>
      </w:r>
      <w:r>
        <w:t>We need to fix the formatting of these so the instructions are not numbered. I can do that, but I wanted to make sure you are ok with me doing it without track changes to make it easier to work with</w:t>
      </w:r>
    </w:p>
  </w:comment>
  <w:comment w:id="165" w:author="Royston, Ryan P CIV USARMY HQDA ARI (USA)" w:date="2026-05-19T02:35:00Z" w:initials="RR">
    <w:p w14:paraId="07997875" w14:textId="77777777" w:rsidR="0072357F" w:rsidRDefault="0072357F" w:rsidP="0072357F">
      <w:pPr>
        <w:pStyle w:val="CommentText"/>
        <w:ind w:firstLine="0"/>
      </w:pPr>
      <w:r>
        <w:rPr>
          <w:rStyle w:val="CommentReference"/>
        </w:rPr>
        <w:annotationRef/>
      </w:r>
      <w:r>
        <w:t>We need to reference Boyle et al. again here</w:t>
      </w:r>
    </w:p>
  </w:comment>
  <w:comment w:id="187" w:author="Royston, Ryan P CIV USARMY HQDA ARI (USA)" w:date="2026-05-19T02:45:00Z" w:initials="RR">
    <w:p w14:paraId="609D9AD3" w14:textId="77777777" w:rsidR="00A05D75" w:rsidRDefault="00A05D75" w:rsidP="00A05D75">
      <w:pPr>
        <w:pStyle w:val="CommentText"/>
        <w:ind w:firstLine="0"/>
      </w:pPr>
      <w:r>
        <w:rPr>
          <w:rStyle w:val="CommentReference"/>
        </w:rPr>
        <w:annotationRef/>
      </w:r>
      <w:r>
        <w:t xml:space="preserve">If these are all in their appendix, I don’t think we need to list out what Table they are as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86710" w15:done="0"/>
  <w15:commentEx w15:paraId="317546AE" w15:done="0"/>
  <w15:commentEx w15:paraId="587A7AFD" w15:done="0"/>
  <w15:commentEx w15:paraId="04CD3B11" w15:done="0"/>
  <w15:commentEx w15:paraId="3E3BCEBA" w15:done="0"/>
  <w15:commentEx w15:paraId="0BB08AF8" w15:done="0"/>
  <w15:commentEx w15:paraId="555919D5" w15:done="0"/>
  <w15:commentEx w15:paraId="07997875" w15:done="0"/>
  <w15:commentEx w15:paraId="609D9A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495E7" w16cex:dateUtc="2026-05-19T06:14:00Z"/>
  <w16cex:commentExtensible w16cex:durableId="5804D20D" w16cex:dateUtc="2026-05-19T06:18:00Z"/>
  <w16cex:commentExtensible w16cex:durableId="139B56D7" w16cex:dateUtc="2026-05-19T06:22:00Z"/>
  <w16cex:commentExtensible w16cex:durableId="412C163C" w16cex:dateUtc="2026-05-19T06:26:00Z"/>
  <w16cex:commentExtensible w16cex:durableId="60559BFB" w16cex:dateUtc="2026-05-19T06:39:00Z"/>
  <w16cex:commentExtensible w16cex:durableId="066A23A2" w16cex:dateUtc="2026-05-19T06:30:00Z"/>
  <w16cex:commentExtensible w16cex:durableId="7C4B8347" w16cex:dateUtc="2026-05-19T06:33:00Z"/>
  <w16cex:commentExtensible w16cex:durableId="6B9863A5" w16cex:dateUtc="2026-05-19T06:35:00Z"/>
  <w16cex:commentExtensible w16cex:durableId="1341DB80" w16cex:dateUtc="2026-05-19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86710" w16cid:durableId="0A0495E7"/>
  <w16cid:commentId w16cid:paraId="317546AE" w16cid:durableId="5804D20D"/>
  <w16cid:commentId w16cid:paraId="587A7AFD" w16cid:durableId="139B56D7"/>
  <w16cid:commentId w16cid:paraId="04CD3B11" w16cid:durableId="412C163C"/>
  <w16cid:commentId w16cid:paraId="3E3BCEBA" w16cid:durableId="60559BFB"/>
  <w16cid:commentId w16cid:paraId="0BB08AF8" w16cid:durableId="066A23A2"/>
  <w16cid:commentId w16cid:paraId="555919D5" w16cid:durableId="7C4B8347"/>
  <w16cid:commentId w16cid:paraId="07997875" w16cid:durableId="6B9863A5"/>
  <w16cid:commentId w16cid:paraId="609D9AD3" w16cid:durableId="1341DB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EA65" w14:textId="77777777" w:rsidR="00C934FC" w:rsidRDefault="00C934FC">
      <w:pPr>
        <w:spacing w:after="0" w:line="240" w:lineRule="auto"/>
      </w:pPr>
      <w:r>
        <w:separator/>
      </w:r>
    </w:p>
  </w:endnote>
  <w:endnote w:type="continuationSeparator" w:id="0">
    <w:p w14:paraId="70F38772" w14:textId="77777777" w:rsidR="00C934FC" w:rsidRDefault="00C934FC">
      <w:pPr>
        <w:spacing w:after="0" w:line="240" w:lineRule="auto"/>
      </w:pPr>
      <w:r>
        <w:continuationSeparator/>
      </w:r>
    </w:p>
  </w:endnote>
  <w:endnote w:type="continuationNotice" w:id="1">
    <w:p w14:paraId="1F8E9975" w14:textId="77777777" w:rsidR="00C934FC" w:rsidRDefault="00C934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sig w:usb0="00000003" w:usb1="00000000" w:usb2="00000000" w:usb3="00000000" w:csb0="00000001" w:csb1="00000000"/>
  </w:font>
  <w:font w:name="ArialMT">
    <w:altName w:val="Arial"/>
    <w:charset w:val="00"/>
    <w:family w:val="roman"/>
    <w:pitch w:val="default"/>
  </w:font>
  <w:font w:name="Arial-BoldMT">
    <w:altName w:val="Arial"/>
    <w:panose1 w:val="00000000000000000000"/>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FCB1" w14:textId="77777777" w:rsidR="00B67D90" w:rsidRDefault="00B67D90" w:rsidP="0040769F">
    <w:pPr>
      <w:tabs>
        <w:tab w:val="right" w:pos="9360"/>
      </w:tabs>
      <w:jc w:val="center"/>
    </w:pPr>
    <w:r>
      <w:fldChar w:fldCharType="begin"/>
    </w:r>
    <w:r>
      <w:instrText xml:space="preserve"> PAGE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925C" w14:textId="77777777" w:rsidR="00B67D90" w:rsidRDefault="00B67D90" w:rsidP="0040769F">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8CB0D" w14:textId="7CE58428" w:rsidR="00B67D90" w:rsidRDefault="00B67D90">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AF20" w14:textId="77777777" w:rsidR="00B67D90" w:rsidRDefault="00B67D90" w:rsidP="007B6B67">
    <w:pPr>
      <w:pStyle w:val="Footer"/>
      <w:jc w:val="center"/>
    </w:pPr>
    <w:r>
      <w:fldChar w:fldCharType="begin"/>
    </w:r>
    <w:r>
      <w:instrText xml:space="preserve"> PAGE   \* MERGEFORMAT </w:instrText>
    </w:r>
    <w:r>
      <w:fldChar w:fldCharType="separate"/>
    </w:r>
    <w:r>
      <w:rPr>
        <w:noProof/>
      </w:rPr>
      <w:t>27</w:t>
    </w:r>
    <w:r>
      <w:fldChar w:fldCharType="end"/>
    </w:r>
  </w:p>
  <w:p w14:paraId="20295876" w14:textId="77777777" w:rsidR="00B67D90" w:rsidRDefault="00B67D9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1C5C" w14:textId="77777777" w:rsidR="00B67D90" w:rsidRDefault="00B67D90" w:rsidP="007B6B67">
    <w:pPr>
      <w:pStyle w:val="Footer"/>
      <w:jc w:val="center"/>
    </w:pPr>
    <w:r>
      <w:fldChar w:fldCharType="begin"/>
    </w:r>
    <w:r>
      <w:instrText xml:space="preserve"> PAGE   \* MERGEFORMAT </w:instrText>
    </w:r>
    <w:r>
      <w:fldChar w:fldCharType="separate"/>
    </w:r>
    <w:r>
      <w:rPr>
        <w:noProof/>
      </w:rPr>
      <w:t>47</w:t>
    </w:r>
    <w:r>
      <w:fldChar w:fldCharType="end"/>
    </w:r>
  </w:p>
  <w:p w14:paraId="2603E870" w14:textId="77777777" w:rsidR="00B67D90" w:rsidRDefault="00B67D9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C9C4" w14:textId="77777777" w:rsidR="006C6852" w:rsidRDefault="006C6852" w:rsidP="007B6B67">
    <w:pPr>
      <w:pStyle w:val="Footer"/>
      <w:jc w:val="center"/>
    </w:pPr>
    <w:r>
      <w:fldChar w:fldCharType="begin"/>
    </w:r>
    <w:r>
      <w:instrText xml:space="preserve"> PAGE   \* MERGEFORMAT </w:instrText>
    </w:r>
    <w:r>
      <w:fldChar w:fldCharType="separate"/>
    </w:r>
    <w:r>
      <w:rPr>
        <w:noProof/>
      </w:rPr>
      <w:t>47</w:t>
    </w:r>
    <w:r>
      <w:fldChar w:fldCharType="end"/>
    </w:r>
  </w:p>
  <w:p w14:paraId="2725168F" w14:textId="77777777" w:rsidR="006C6852" w:rsidRDefault="006C685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2F89" w14:textId="77777777" w:rsidR="00B67D90" w:rsidRDefault="00B67D90" w:rsidP="007B6B67">
    <w:pPr>
      <w:pStyle w:val="Footer"/>
      <w:jc w:val="center"/>
    </w:pPr>
    <w:r>
      <w:fldChar w:fldCharType="begin"/>
    </w:r>
    <w:r>
      <w:instrText xml:space="preserve"> PAGE   \* MERGEFORMAT </w:instrText>
    </w:r>
    <w:r>
      <w:fldChar w:fldCharType="separate"/>
    </w:r>
    <w:r>
      <w:rPr>
        <w:noProof/>
      </w:rPr>
      <w:t>47</w:t>
    </w:r>
    <w:r>
      <w:fldChar w:fldCharType="end"/>
    </w:r>
  </w:p>
  <w:p w14:paraId="6C4F5476" w14:textId="77777777" w:rsidR="00B67D90" w:rsidRDefault="00B67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36C4F" w14:textId="77777777" w:rsidR="00C934FC" w:rsidRDefault="00C934FC">
      <w:pPr>
        <w:spacing w:after="0" w:line="240" w:lineRule="auto"/>
      </w:pPr>
      <w:r>
        <w:separator/>
      </w:r>
    </w:p>
  </w:footnote>
  <w:footnote w:type="continuationSeparator" w:id="0">
    <w:p w14:paraId="31FAC9E3" w14:textId="77777777" w:rsidR="00C934FC" w:rsidRDefault="00C934FC">
      <w:pPr>
        <w:spacing w:after="0" w:line="240" w:lineRule="auto"/>
      </w:pPr>
      <w:r>
        <w:continuationSeparator/>
      </w:r>
    </w:p>
  </w:footnote>
  <w:footnote w:type="continuationNotice" w:id="1">
    <w:p w14:paraId="48A29890" w14:textId="77777777" w:rsidR="00C934FC" w:rsidRDefault="00C934FC">
      <w:pPr>
        <w:spacing w:after="0" w:line="240" w:lineRule="auto"/>
      </w:pPr>
    </w:p>
  </w:footnote>
  <w:footnote w:id="2">
    <w:p w14:paraId="20E49D2D" w14:textId="555D6584" w:rsidR="00C12708" w:rsidRPr="007D4EA8" w:rsidRDefault="000E35BC" w:rsidP="000E35BC">
      <w:pPr>
        <w:pStyle w:val="FootnoteText"/>
        <w:ind w:firstLine="0"/>
        <w:rPr>
          <w:sz w:val="16"/>
          <w:szCs w:val="16"/>
        </w:rPr>
      </w:pPr>
      <w:r w:rsidRPr="007D4EA8">
        <w:rPr>
          <w:rStyle w:val="FootnoteReference"/>
          <w:sz w:val="16"/>
          <w:szCs w:val="16"/>
        </w:rPr>
        <w:footnoteRef/>
      </w:r>
      <w:r w:rsidRPr="007D4EA8">
        <w:rPr>
          <w:sz w:val="16"/>
          <w:szCs w:val="16"/>
        </w:rPr>
        <w:t xml:space="preserve"> </w:t>
      </w:r>
      <w:r w:rsidR="008F7C6B" w:rsidRPr="007D4EA8">
        <w:rPr>
          <w:sz w:val="16"/>
          <w:szCs w:val="16"/>
        </w:rPr>
        <w:t xml:space="preserve">Note: The 21 talents </w:t>
      </w:r>
      <w:r w:rsidR="00776575" w:rsidRPr="007D4EA8">
        <w:rPr>
          <w:sz w:val="16"/>
          <w:szCs w:val="16"/>
        </w:rPr>
        <w:t>have</w:t>
      </w:r>
      <w:r w:rsidR="008F7C6B" w:rsidRPr="007D4EA8">
        <w:rPr>
          <w:sz w:val="16"/>
          <w:szCs w:val="16"/>
        </w:rPr>
        <w:t xml:space="preserve"> </w:t>
      </w:r>
      <w:r w:rsidR="002B1AED">
        <w:rPr>
          <w:sz w:val="16"/>
          <w:szCs w:val="16"/>
        </w:rPr>
        <w:t xml:space="preserve">now been </w:t>
      </w:r>
      <w:r w:rsidR="008F7C6B" w:rsidRPr="007D4EA8">
        <w:rPr>
          <w:sz w:val="16"/>
          <w:szCs w:val="16"/>
        </w:rPr>
        <w:t>superseded by the ATAF</w:t>
      </w:r>
      <w:r w:rsidR="00C12708" w:rsidRPr="007D4EA8">
        <w:rPr>
          <w:sz w:val="16"/>
          <w:szCs w:val="16"/>
        </w:rPr>
        <w:t xml:space="preserve"> framework</w:t>
      </w:r>
      <w:r w:rsidR="008F7C6B" w:rsidRPr="007D4EA8">
        <w:rPr>
          <w:sz w:val="16"/>
          <w:szCs w:val="16"/>
        </w:rPr>
        <w:t xml:space="preserve">, </w:t>
      </w:r>
      <w:r w:rsidR="00C12708" w:rsidRPr="007D4EA8">
        <w:rPr>
          <w:sz w:val="16"/>
          <w:szCs w:val="16"/>
        </w:rPr>
        <w:t>which interpersonal skills are now categorized as a tier 1 talent domain with KSBs (</w:t>
      </w:r>
      <w:r w:rsidR="001C1519">
        <w:rPr>
          <w:sz w:val="16"/>
          <w:szCs w:val="16"/>
        </w:rPr>
        <w:t>Knowledge Skills and Behaviors</w:t>
      </w:r>
      <w:r w:rsidR="00C12708" w:rsidRPr="007D4EA8">
        <w:rPr>
          <w:sz w:val="16"/>
          <w:szCs w:val="16"/>
        </w:rPr>
        <w:t>) nested beneath them</w:t>
      </w:r>
      <w:r w:rsidR="00FD06E1">
        <w:rPr>
          <w:sz w:val="16"/>
          <w:szCs w:val="16"/>
        </w:rPr>
        <w:t xml:space="preserve"> (Royston et al., 2022)</w:t>
      </w:r>
      <w:r w:rsidR="00C12708" w:rsidRPr="007D4EA8">
        <w:rPr>
          <w:sz w:val="16"/>
          <w:szCs w:val="16"/>
        </w:rPr>
        <w:t xml:space="preserve">. </w:t>
      </w:r>
      <w:r w:rsidR="00AA576E">
        <w:rPr>
          <w:sz w:val="16"/>
          <w:szCs w:val="16"/>
        </w:rPr>
        <w:t>Although</w:t>
      </w:r>
      <w:r w:rsidR="00C12708" w:rsidRPr="007D4EA8">
        <w:rPr>
          <w:sz w:val="16"/>
          <w:szCs w:val="16"/>
        </w:rPr>
        <w:t xml:space="preserve"> individuals still rate the attributes using the same scale, they also rate their importance and attributes in the same manner, according to the frequency of their use in the job.</w:t>
      </w:r>
    </w:p>
    <w:p w14:paraId="26BEDA37" w14:textId="75CBB4D7" w:rsidR="000E35BC" w:rsidRDefault="008F7C6B" w:rsidP="007D4EA8">
      <w:pPr>
        <w:pStyle w:val="FootnoteText"/>
        <w:ind w:firstLine="0"/>
      </w:pPr>
      <w:r>
        <w:t xml:space="preserve"> </w:t>
      </w:r>
    </w:p>
  </w:footnote>
  <w:footnote w:id="3">
    <w:p w14:paraId="08FEA094" w14:textId="303F7C66" w:rsidR="00C12708" w:rsidRDefault="00C12708" w:rsidP="007D4EA8">
      <w:pPr>
        <w:pStyle w:val="FootnoteText"/>
        <w:ind w:firstLine="0"/>
      </w:pPr>
      <w:r>
        <w:rPr>
          <w:rStyle w:val="FootnoteReference"/>
        </w:rPr>
        <w:footnoteRef/>
      </w:r>
      <w:r>
        <w:t xml:space="preserve"> </w:t>
      </w:r>
      <w:r>
        <w:rPr>
          <w:rStyle w:val="FootnoteReference"/>
        </w:rPr>
        <w:footnoteRef/>
      </w:r>
      <w:r>
        <w:t xml:space="preserve"> </w:t>
      </w:r>
      <w:r w:rsidRPr="007D4EA8">
        <w:rPr>
          <w:sz w:val="16"/>
          <w:szCs w:val="16"/>
        </w:rPr>
        <w:t xml:space="preserve">Note: The 21 talents have </w:t>
      </w:r>
      <w:r w:rsidR="002B1AED">
        <w:rPr>
          <w:sz w:val="16"/>
          <w:szCs w:val="16"/>
        </w:rPr>
        <w:t xml:space="preserve">now been </w:t>
      </w:r>
      <w:r w:rsidRPr="007D4EA8">
        <w:rPr>
          <w:sz w:val="16"/>
          <w:szCs w:val="16"/>
        </w:rPr>
        <w:t>superseded by the ATAF framework, which interpersonal skills are now categorized as a tier 1 talent domain with KSBs (</w:t>
      </w:r>
      <w:r w:rsidR="006A7FBE">
        <w:rPr>
          <w:sz w:val="16"/>
          <w:szCs w:val="16"/>
        </w:rPr>
        <w:t>Knowledge Skills and Behaviors</w:t>
      </w:r>
      <w:r w:rsidRPr="007D4EA8">
        <w:rPr>
          <w:sz w:val="16"/>
          <w:szCs w:val="16"/>
        </w:rPr>
        <w:t>) nested beneath them</w:t>
      </w:r>
      <w:r w:rsidR="00FD06E1">
        <w:rPr>
          <w:sz w:val="16"/>
          <w:szCs w:val="16"/>
        </w:rPr>
        <w:t xml:space="preserve"> (Royston et al., 2022)</w:t>
      </w:r>
      <w:r w:rsidRPr="007D4EA8">
        <w:rPr>
          <w:sz w:val="16"/>
          <w:szCs w:val="16"/>
        </w:rPr>
        <w:t>. While individuals still rate the attributes using the same scale, they also rate their importance and attributes in the same manner, according to the frequency of their use in the job.</w:t>
      </w:r>
    </w:p>
  </w:footnote>
  <w:footnote w:id="4">
    <w:p w14:paraId="3FA1E468" w14:textId="54C22D2A" w:rsidR="00C12708" w:rsidRDefault="00C12708" w:rsidP="007D4EA8">
      <w:pPr>
        <w:pStyle w:val="FootnoteText"/>
        <w:ind w:firstLine="0"/>
      </w:pPr>
    </w:p>
  </w:footnote>
  <w:footnote w:id="5">
    <w:p w14:paraId="17B32B70" w14:textId="4EA6E3F4" w:rsidR="00A3723F" w:rsidRDefault="00A3723F">
      <w:pPr>
        <w:pStyle w:val="FootnoteText"/>
      </w:pPr>
      <w:r>
        <w:rPr>
          <w:rStyle w:val="FootnoteReference"/>
        </w:rPr>
        <w:footnoteRef/>
      </w:r>
      <w:r>
        <w:t xml:space="preserve"> </w:t>
      </w:r>
      <w:r w:rsidR="00383146" w:rsidRPr="00383146">
        <w:t>An additional branch (Logistics) was listed in the survey item asking officers to select their branch. Logistics was added in the analysis as a large number of officers (</w:t>
      </w:r>
      <w:r w:rsidR="00383146" w:rsidRPr="00383146">
        <w:rPr>
          <w:i/>
        </w:rPr>
        <w:t>n =</w:t>
      </w:r>
      <w:r w:rsidR="00383146" w:rsidRPr="00383146">
        <w:t xml:space="preserve"> 69) reported Logistics as their branch in an open-ended item or did not select a branch but were listed as Logistics officers in the frame data. The Logistics branch is comprised of individuals who are experienced as Ordnance, Quartermasters, and Transportation officers, and who are inducted into the branch upon promotion to Captain (or First Lieutenant Promotable) and successful completion of the Logistics Captains Career Course. These officers are designated as Multifunctional Logisticians.</w:t>
      </w:r>
    </w:p>
  </w:footnote>
  <w:footnote w:id="6">
    <w:p w14:paraId="3EFB7BC8" w14:textId="7B0C6287" w:rsidR="00BD4D38" w:rsidRDefault="00BD4D38" w:rsidP="00BD4D38">
      <w:pPr>
        <w:pStyle w:val="FootnoteText"/>
        <w:ind w:firstLine="0"/>
      </w:pPr>
      <w:r>
        <w:rPr>
          <w:rStyle w:val="FootnoteReference"/>
        </w:rPr>
        <w:footnoteRef/>
      </w:r>
      <w:r>
        <w:t xml:space="preserve"> For technical details of auto coding method, please refer to Appendix E for a detail</w:t>
      </w:r>
      <w:r w:rsidR="00C34CA3">
        <w:t>ed</w:t>
      </w:r>
      <w:r>
        <w:t xml:space="preserve"> walkthrough, technical citations are available through correspondence but will not be listed with main documents. </w:t>
      </w:r>
    </w:p>
  </w:footnote>
  <w:footnote w:id="7">
    <w:p w14:paraId="2046E8A3" w14:textId="40B03154" w:rsidR="00B61658" w:rsidRPr="00B61658" w:rsidRDefault="00B61658" w:rsidP="00B61658">
      <w:pPr>
        <w:pStyle w:val="FootnoteText"/>
        <w:ind w:firstLine="0"/>
        <w:rPr>
          <w:sz w:val="16"/>
          <w:szCs w:val="16"/>
        </w:rPr>
      </w:pPr>
      <w:r w:rsidRPr="00B61658">
        <w:rPr>
          <w:rStyle w:val="FootnoteReference"/>
          <w:sz w:val="16"/>
          <w:szCs w:val="16"/>
        </w:rPr>
        <w:footnoteRef/>
      </w:r>
      <w:r w:rsidRPr="00B61658">
        <w:rPr>
          <w:sz w:val="16"/>
          <w:szCs w:val="16"/>
        </w:rPr>
        <w:t xml:space="preserve">  Note: BR NA =  Branch Number Not Reported</w:t>
      </w:r>
    </w:p>
    <w:p w14:paraId="1D9A45FF" w14:textId="5B5765EB" w:rsidR="00B61658" w:rsidRDefault="00B6165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E8E9" w14:textId="77777777" w:rsidR="00B67D90" w:rsidRDefault="00B67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E06618"/>
    <w:lvl w:ilvl="0">
      <w:start w:val="1"/>
      <w:numFmt w:val="decimal"/>
      <w:pStyle w:val="ListNumber5"/>
      <w:lvlText w:val="%1."/>
      <w:lvlJc w:val="left"/>
      <w:pPr>
        <w:tabs>
          <w:tab w:val="num" w:pos="2520"/>
        </w:tabs>
        <w:ind w:left="2520" w:hanging="360"/>
      </w:pPr>
      <w:rPr>
        <w:rFonts w:cs="Times New Roman"/>
      </w:rPr>
    </w:lvl>
  </w:abstractNum>
  <w:abstractNum w:abstractNumId="1" w15:restartNumberingAfterBreak="0">
    <w:nsid w:val="FFFFFF7D"/>
    <w:multiLevelType w:val="singleLevel"/>
    <w:tmpl w:val="43CC7FC6"/>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42EB3BA"/>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BC6E3DDA"/>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D17AEFF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C4E10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AA25AE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46490B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9273CE"/>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284C39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50CC4"/>
    <w:multiLevelType w:val="hybridMultilevel"/>
    <w:tmpl w:val="E9A063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2D015D8"/>
    <w:multiLevelType w:val="hybridMultilevel"/>
    <w:tmpl w:val="63728846"/>
    <w:lvl w:ilvl="0" w:tplc="660A1256">
      <w:start w:val="1"/>
      <w:numFmt w:val="bullet"/>
      <w:lvlText w:val=""/>
      <w:lvlJc w:val="left"/>
      <w:pPr>
        <w:tabs>
          <w:tab w:val="num" w:pos="720"/>
        </w:tabs>
        <w:ind w:left="720" w:hanging="360"/>
      </w:pPr>
      <w:rPr>
        <w:rFonts w:ascii="Wingdings" w:hAnsi="Wingdings" w:hint="default"/>
      </w:rPr>
    </w:lvl>
    <w:lvl w:ilvl="1" w:tplc="AF0617B4">
      <w:start w:val="274"/>
      <w:numFmt w:val="bullet"/>
      <w:lvlText w:val=""/>
      <w:lvlJc w:val="left"/>
      <w:pPr>
        <w:tabs>
          <w:tab w:val="num" w:pos="1440"/>
        </w:tabs>
        <w:ind w:left="1440" w:hanging="360"/>
      </w:pPr>
      <w:rPr>
        <w:rFonts w:ascii="Wingdings" w:hAnsi="Wingdings" w:hint="default"/>
      </w:rPr>
    </w:lvl>
    <w:lvl w:ilvl="2" w:tplc="C600A06E" w:tentative="1">
      <w:start w:val="1"/>
      <w:numFmt w:val="bullet"/>
      <w:lvlText w:val=""/>
      <w:lvlJc w:val="left"/>
      <w:pPr>
        <w:tabs>
          <w:tab w:val="num" w:pos="2160"/>
        </w:tabs>
        <w:ind w:left="2160" w:hanging="360"/>
      </w:pPr>
      <w:rPr>
        <w:rFonts w:ascii="Wingdings" w:hAnsi="Wingdings" w:hint="default"/>
      </w:rPr>
    </w:lvl>
    <w:lvl w:ilvl="3" w:tplc="47CAA476" w:tentative="1">
      <w:start w:val="1"/>
      <w:numFmt w:val="bullet"/>
      <w:lvlText w:val=""/>
      <w:lvlJc w:val="left"/>
      <w:pPr>
        <w:tabs>
          <w:tab w:val="num" w:pos="2880"/>
        </w:tabs>
        <w:ind w:left="2880" w:hanging="360"/>
      </w:pPr>
      <w:rPr>
        <w:rFonts w:ascii="Wingdings" w:hAnsi="Wingdings" w:hint="default"/>
      </w:rPr>
    </w:lvl>
    <w:lvl w:ilvl="4" w:tplc="BA32C4AC" w:tentative="1">
      <w:start w:val="1"/>
      <w:numFmt w:val="bullet"/>
      <w:lvlText w:val=""/>
      <w:lvlJc w:val="left"/>
      <w:pPr>
        <w:tabs>
          <w:tab w:val="num" w:pos="3600"/>
        </w:tabs>
        <w:ind w:left="3600" w:hanging="360"/>
      </w:pPr>
      <w:rPr>
        <w:rFonts w:ascii="Wingdings" w:hAnsi="Wingdings" w:hint="default"/>
      </w:rPr>
    </w:lvl>
    <w:lvl w:ilvl="5" w:tplc="A8348142" w:tentative="1">
      <w:start w:val="1"/>
      <w:numFmt w:val="bullet"/>
      <w:lvlText w:val=""/>
      <w:lvlJc w:val="left"/>
      <w:pPr>
        <w:tabs>
          <w:tab w:val="num" w:pos="4320"/>
        </w:tabs>
        <w:ind w:left="4320" w:hanging="360"/>
      </w:pPr>
      <w:rPr>
        <w:rFonts w:ascii="Wingdings" w:hAnsi="Wingdings" w:hint="default"/>
      </w:rPr>
    </w:lvl>
    <w:lvl w:ilvl="6" w:tplc="490491C0" w:tentative="1">
      <w:start w:val="1"/>
      <w:numFmt w:val="bullet"/>
      <w:lvlText w:val=""/>
      <w:lvlJc w:val="left"/>
      <w:pPr>
        <w:tabs>
          <w:tab w:val="num" w:pos="5040"/>
        </w:tabs>
        <w:ind w:left="5040" w:hanging="360"/>
      </w:pPr>
      <w:rPr>
        <w:rFonts w:ascii="Wingdings" w:hAnsi="Wingdings" w:hint="default"/>
      </w:rPr>
    </w:lvl>
    <w:lvl w:ilvl="7" w:tplc="D896A0DA" w:tentative="1">
      <w:start w:val="1"/>
      <w:numFmt w:val="bullet"/>
      <w:lvlText w:val=""/>
      <w:lvlJc w:val="left"/>
      <w:pPr>
        <w:tabs>
          <w:tab w:val="num" w:pos="5760"/>
        </w:tabs>
        <w:ind w:left="5760" w:hanging="360"/>
      </w:pPr>
      <w:rPr>
        <w:rFonts w:ascii="Wingdings" w:hAnsi="Wingdings" w:hint="default"/>
      </w:rPr>
    </w:lvl>
    <w:lvl w:ilvl="8" w:tplc="709EFC0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6D300C5"/>
    <w:multiLevelType w:val="hybridMultilevel"/>
    <w:tmpl w:val="4BA8C2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F74930"/>
    <w:multiLevelType w:val="hybridMultilevel"/>
    <w:tmpl w:val="069CDA38"/>
    <w:lvl w:ilvl="0" w:tplc="36DCE7C8">
      <w:start w:val="39"/>
      <w:numFmt w:val="decimal"/>
      <w:lvlText w:val="%1."/>
      <w:lvlJc w:val="left"/>
      <w:pPr>
        <w:tabs>
          <w:tab w:val="num" w:pos="720"/>
        </w:tabs>
        <w:ind w:left="720" w:hanging="360"/>
      </w:pPr>
    </w:lvl>
    <w:lvl w:ilvl="1" w:tplc="60701D0A" w:tentative="1">
      <w:start w:val="1"/>
      <w:numFmt w:val="decimal"/>
      <w:lvlText w:val="%2."/>
      <w:lvlJc w:val="left"/>
      <w:pPr>
        <w:tabs>
          <w:tab w:val="num" w:pos="1440"/>
        </w:tabs>
        <w:ind w:left="1440" w:hanging="360"/>
      </w:pPr>
    </w:lvl>
    <w:lvl w:ilvl="2" w:tplc="8C0C3624" w:tentative="1">
      <w:start w:val="1"/>
      <w:numFmt w:val="decimal"/>
      <w:lvlText w:val="%3."/>
      <w:lvlJc w:val="left"/>
      <w:pPr>
        <w:tabs>
          <w:tab w:val="num" w:pos="2160"/>
        </w:tabs>
        <w:ind w:left="2160" w:hanging="360"/>
      </w:pPr>
    </w:lvl>
    <w:lvl w:ilvl="3" w:tplc="77C2D8B4" w:tentative="1">
      <w:start w:val="1"/>
      <w:numFmt w:val="decimal"/>
      <w:lvlText w:val="%4."/>
      <w:lvlJc w:val="left"/>
      <w:pPr>
        <w:tabs>
          <w:tab w:val="num" w:pos="2880"/>
        </w:tabs>
        <w:ind w:left="2880" w:hanging="360"/>
      </w:pPr>
    </w:lvl>
    <w:lvl w:ilvl="4" w:tplc="E8BAB9C0" w:tentative="1">
      <w:start w:val="1"/>
      <w:numFmt w:val="decimal"/>
      <w:lvlText w:val="%5."/>
      <w:lvlJc w:val="left"/>
      <w:pPr>
        <w:tabs>
          <w:tab w:val="num" w:pos="3600"/>
        </w:tabs>
        <w:ind w:left="3600" w:hanging="360"/>
      </w:pPr>
    </w:lvl>
    <w:lvl w:ilvl="5" w:tplc="AC10789E" w:tentative="1">
      <w:start w:val="1"/>
      <w:numFmt w:val="decimal"/>
      <w:lvlText w:val="%6."/>
      <w:lvlJc w:val="left"/>
      <w:pPr>
        <w:tabs>
          <w:tab w:val="num" w:pos="4320"/>
        </w:tabs>
        <w:ind w:left="4320" w:hanging="360"/>
      </w:pPr>
    </w:lvl>
    <w:lvl w:ilvl="6" w:tplc="DC901144" w:tentative="1">
      <w:start w:val="1"/>
      <w:numFmt w:val="decimal"/>
      <w:lvlText w:val="%7."/>
      <w:lvlJc w:val="left"/>
      <w:pPr>
        <w:tabs>
          <w:tab w:val="num" w:pos="5040"/>
        </w:tabs>
        <w:ind w:left="5040" w:hanging="360"/>
      </w:pPr>
    </w:lvl>
    <w:lvl w:ilvl="7" w:tplc="E49A7030" w:tentative="1">
      <w:start w:val="1"/>
      <w:numFmt w:val="decimal"/>
      <w:lvlText w:val="%8."/>
      <w:lvlJc w:val="left"/>
      <w:pPr>
        <w:tabs>
          <w:tab w:val="num" w:pos="5760"/>
        </w:tabs>
        <w:ind w:left="5760" w:hanging="360"/>
      </w:pPr>
    </w:lvl>
    <w:lvl w:ilvl="8" w:tplc="3F8A251E" w:tentative="1">
      <w:start w:val="1"/>
      <w:numFmt w:val="decimal"/>
      <w:lvlText w:val="%9."/>
      <w:lvlJc w:val="left"/>
      <w:pPr>
        <w:tabs>
          <w:tab w:val="num" w:pos="6480"/>
        </w:tabs>
        <w:ind w:left="6480" w:hanging="360"/>
      </w:pPr>
    </w:lvl>
  </w:abstractNum>
  <w:abstractNum w:abstractNumId="14" w15:restartNumberingAfterBreak="0">
    <w:nsid w:val="0BDE00CC"/>
    <w:multiLevelType w:val="hybridMultilevel"/>
    <w:tmpl w:val="70D2A2F0"/>
    <w:lvl w:ilvl="0" w:tplc="46E8BC46">
      <w:start w:val="1"/>
      <w:numFmt w:val="bullet"/>
      <w:lvlText w:val=""/>
      <w:lvlJc w:val="left"/>
      <w:pPr>
        <w:tabs>
          <w:tab w:val="num" w:pos="720"/>
        </w:tabs>
        <w:ind w:left="720" w:hanging="360"/>
      </w:pPr>
      <w:rPr>
        <w:rFonts w:ascii="Wingdings" w:hAnsi="Wingdings" w:hint="default"/>
      </w:rPr>
    </w:lvl>
    <w:lvl w:ilvl="1" w:tplc="5B44AA78" w:tentative="1">
      <w:start w:val="1"/>
      <w:numFmt w:val="bullet"/>
      <w:lvlText w:val=""/>
      <w:lvlJc w:val="left"/>
      <w:pPr>
        <w:tabs>
          <w:tab w:val="num" w:pos="1440"/>
        </w:tabs>
        <w:ind w:left="1440" w:hanging="360"/>
      </w:pPr>
      <w:rPr>
        <w:rFonts w:ascii="Wingdings" w:hAnsi="Wingdings" w:hint="default"/>
      </w:rPr>
    </w:lvl>
    <w:lvl w:ilvl="2" w:tplc="30629DAC" w:tentative="1">
      <w:start w:val="1"/>
      <w:numFmt w:val="bullet"/>
      <w:lvlText w:val=""/>
      <w:lvlJc w:val="left"/>
      <w:pPr>
        <w:tabs>
          <w:tab w:val="num" w:pos="2160"/>
        </w:tabs>
        <w:ind w:left="2160" w:hanging="360"/>
      </w:pPr>
      <w:rPr>
        <w:rFonts w:ascii="Wingdings" w:hAnsi="Wingdings" w:hint="default"/>
      </w:rPr>
    </w:lvl>
    <w:lvl w:ilvl="3" w:tplc="62944CA8" w:tentative="1">
      <w:start w:val="1"/>
      <w:numFmt w:val="bullet"/>
      <w:lvlText w:val=""/>
      <w:lvlJc w:val="left"/>
      <w:pPr>
        <w:tabs>
          <w:tab w:val="num" w:pos="2880"/>
        </w:tabs>
        <w:ind w:left="2880" w:hanging="360"/>
      </w:pPr>
      <w:rPr>
        <w:rFonts w:ascii="Wingdings" w:hAnsi="Wingdings" w:hint="default"/>
      </w:rPr>
    </w:lvl>
    <w:lvl w:ilvl="4" w:tplc="3DE60988" w:tentative="1">
      <w:start w:val="1"/>
      <w:numFmt w:val="bullet"/>
      <w:lvlText w:val=""/>
      <w:lvlJc w:val="left"/>
      <w:pPr>
        <w:tabs>
          <w:tab w:val="num" w:pos="3600"/>
        </w:tabs>
        <w:ind w:left="3600" w:hanging="360"/>
      </w:pPr>
      <w:rPr>
        <w:rFonts w:ascii="Wingdings" w:hAnsi="Wingdings" w:hint="default"/>
      </w:rPr>
    </w:lvl>
    <w:lvl w:ilvl="5" w:tplc="E206B754" w:tentative="1">
      <w:start w:val="1"/>
      <w:numFmt w:val="bullet"/>
      <w:lvlText w:val=""/>
      <w:lvlJc w:val="left"/>
      <w:pPr>
        <w:tabs>
          <w:tab w:val="num" w:pos="4320"/>
        </w:tabs>
        <w:ind w:left="4320" w:hanging="360"/>
      </w:pPr>
      <w:rPr>
        <w:rFonts w:ascii="Wingdings" w:hAnsi="Wingdings" w:hint="default"/>
      </w:rPr>
    </w:lvl>
    <w:lvl w:ilvl="6" w:tplc="A06265AA" w:tentative="1">
      <w:start w:val="1"/>
      <w:numFmt w:val="bullet"/>
      <w:lvlText w:val=""/>
      <w:lvlJc w:val="left"/>
      <w:pPr>
        <w:tabs>
          <w:tab w:val="num" w:pos="5040"/>
        </w:tabs>
        <w:ind w:left="5040" w:hanging="360"/>
      </w:pPr>
      <w:rPr>
        <w:rFonts w:ascii="Wingdings" w:hAnsi="Wingdings" w:hint="default"/>
      </w:rPr>
    </w:lvl>
    <w:lvl w:ilvl="7" w:tplc="BC8E2B78" w:tentative="1">
      <w:start w:val="1"/>
      <w:numFmt w:val="bullet"/>
      <w:lvlText w:val=""/>
      <w:lvlJc w:val="left"/>
      <w:pPr>
        <w:tabs>
          <w:tab w:val="num" w:pos="5760"/>
        </w:tabs>
        <w:ind w:left="5760" w:hanging="360"/>
      </w:pPr>
      <w:rPr>
        <w:rFonts w:ascii="Wingdings" w:hAnsi="Wingdings" w:hint="default"/>
      </w:rPr>
    </w:lvl>
    <w:lvl w:ilvl="8" w:tplc="0308BD3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EA21670"/>
    <w:multiLevelType w:val="hybridMultilevel"/>
    <w:tmpl w:val="1ACE93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6D47C09"/>
    <w:multiLevelType w:val="hybridMultilevel"/>
    <w:tmpl w:val="934C3888"/>
    <w:lvl w:ilvl="0" w:tplc="30908070">
      <w:start w:val="28"/>
      <w:numFmt w:val="decimal"/>
      <w:lvlText w:val="%1."/>
      <w:lvlJc w:val="left"/>
      <w:pPr>
        <w:tabs>
          <w:tab w:val="num" w:pos="720"/>
        </w:tabs>
        <w:ind w:left="720" w:hanging="360"/>
      </w:pPr>
    </w:lvl>
    <w:lvl w:ilvl="1" w:tplc="E27C33B6" w:tentative="1">
      <w:start w:val="1"/>
      <w:numFmt w:val="decimal"/>
      <w:lvlText w:val="%2."/>
      <w:lvlJc w:val="left"/>
      <w:pPr>
        <w:tabs>
          <w:tab w:val="num" w:pos="1440"/>
        </w:tabs>
        <w:ind w:left="1440" w:hanging="360"/>
      </w:pPr>
    </w:lvl>
    <w:lvl w:ilvl="2" w:tplc="40267EDE" w:tentative="1">
      <w:start w:val="1"/>
      <w:numFmt w:val="decimal"/>
      <w:lvlText w:val="%3."/>
      <w:lvlJc w:val="left"/>
      <w:pPr>
        <w:tabs>
          <w:tab w:val="num" w:pos="2160"/>
        </w:tabs>
        <w:ind w:left="2160" w:hanging="360"/>
      </w:pPr>
    </w:lvl>
    <w:lvl w:ilvl="3" w:tplc="703E8634" w:tentative="1">
      <w:start w:val="1"/>
      <w:numFmt w:val="decimal"/>
      <w:lvlText w:val="%4."/>
      <w:lvlJc w:val="left"/>
      <w:pPr>
        <w:tabs>
          <w:tab w:val="num" w:pos="2880"/>
        </w:tabs>
        <w:ind w:left="2880" w:hanging="360"/>
      </w:pPr>
    </w:lvl>
    <w:lvl w:ilvl="4" w:tplc="0450CEBA" w:tentative="1">
      <w:start w:val="1"/>
      <w:numFmt w:val="decimal"/>
      <w:lvlText w:val="%5."/>
      <w:lvlJc w:val="left"/>
      <w:pPr>
        <w:tabs>
          <w:tab w:val="num" w:pos="3600"/>
        </w:tabs>
        <w:ind w:left="3600" w:hanging="360"/>
      </w:pPr>
    </w:lvl>
    <w:lvl w:ilvl="5" w:tplc="6890B7DA" w:tentative="1">
      <w:start w:val="1"/>
      <w:numFmt w:val="decimal"/>
      <w:lvlText w:val="%6."/>
      <w:lvlJc w:val="left"/>
      <w:pPr>
        <w:tabs>
          <w:tab w:val="num" w:pos="4320"/>
        </w:tabs>
        <w:ind w:left="4320" w:hanging="360"/>
      </w:pPr>
    </w:lvl>
    <w:lvl w:ilvl="6" w:tplc="C3D07728" w:tentative="1">
      <w:start w:val="1"/>
      <w:numFmt w:val="decimal"/>
      <w:lvlText w:val="%7."/>
      <w:lvlJc w:val="left"/>
      <w:pPr>
        <w:tabs>
          <w:tab w:val="num" w:pos="5040"/>
        </w:tabs>
        <w:ind w:left="5040" w:hanging="360"/>
      </w:pPr>
    </w:lvl>
    <w:lvl w:ilvl="7" w:tplc="B438518E" w:tentative="1">
      <w:start w:val="1"/>
      <w:numFmt w:val="decimal"/>
      <w:lvlText w:val="%8."/>
      <w:lvlJc w:val="left"/>
      <w:pPr>
        <w:tabs>
          <w:tab w:val="num" w:pos="5760"/>
        </w:tabs>
        <w:ind w:left="5760" w:hanging="360"/>
      </w:pPr>
    </w:lvl>
    <w:lvl w:ilvl="8" w:tplc="3F7CD9A6" w:tentative="1">
      <w:start w:val="1"/>
      <w:numFmt w:val="decimal"/>
      <w:lvlText w:val="%9."/>
      <w:lvlJc w:val="left"/>
      <w:pPr>
        <w:tabs>
          <w:tab w:val="num" w:pos="6480"/>
        </w:tabs>
        <w:ind w:left="6480" w:hanging="360"/>
      </w:pPr>
    </w:lvl>
  </w:abstractNum>
  <w:abstractNum w:abstractNumId="17" w15:restartNumberingAfterBreak="0">
    <w:nsid w:val="17496EBC"/>
    <w:multiLevelType w:val="hybridMultilevel"/>
    <w:tmpl w:val="CA2693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BB27E3"/>
    <w:multiLevelType w:val="multilevel"/>
    <w:tmpl w:val="8B2A5C82"/>
    <w:lvl w:ilvl="0">
      <w:start w:val="1"/>
      <w:numFmt w:val="decimal"/>
      <w:suff w:val="nothing"/>
      <w:lvlText w:val="CHAPTER %1 -  "/>
      <w:lvlJc w:val="left"/>
      <w:rPr>
        <w:rFonts w:ascii="Times New Roman" w:hAnsi="Times New Roman" w:cs="Times New Roman" w:hint="default"/>
        <w:b/>
        <w:i w:val="0"/>
        <w:sz w:val="32"/>
      </w:rPr>
    </w:lvl>
    <w:lvl w:ilvl="1">
      <w:start w:val="1"/>
      <w:numFmt w:val="decimal"/>
      <w:lvlRestart w:val="0"/>
      <w:suff w:val="space"/>
      <w:lvlText w:val="Chapter %2 -"/>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upperLetter"/>
      <w:pStyle w:val="Heading6"/>
      <w:suff w:val="nothing"/>
      <w:lvlText w:val="Appendix %6 - "/>
      <w:lvlJc w:val="left"/>
      <w:rPr>
        <w:rFonts w:ascii="Times New Roman" w:hAnsi="Times New Roman" w:cs="Times New Roman" w:hint="default"/>
        <w:b/>
        <w:i w:val="0"/>
        <w:sz w:val="32"/>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9" w15:restartNumberingAfterBreak="0">
    <w:nsid w:val="1FBF14D4"/>
    <w:multiLevelType w:val="multilevel"/>
    <w:tmpl w:val="C07CE586"/>
    <w:lvl w:ilvl="0">
      <w:start w:val="2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0" w15:restartNumberingAfterBreak="0">
    <w:nsid w:val="20E0759A"/>
    <w:multiLevelType w:val="hybridMultilevel"/>
    <w:tmpl w:val="D72C3CB8"/>
    <w:lvl w:ilvl="0" w:tplc="C896B278">
      <w:start w:val="6"/>
      <w:numFmt w:val="decimal"/>
      <w:lvlText w:val="%1."/>
      <w:lvlJc w:val="left"/>
      <w:pPr>
        <w:tabs>
          <w:tab w:val="num" w:pos="720"/>
        </w:tabs>
        <w:ind w:left="720" w:hanging="360"/>
      </w:pPr>
    </w:lvl>
    <w:lvl w:ilvl="1" w:tplc="16263834" w:tentative="1">
      <w:start w:val="1"/>
      <w:numFmt w:val="decimal"/>
      <w:lvlText w:val="%2."/>
      <w:lvlJc w:val="left"/>
      <w:pPr>
        <w:tabs>
          <w:tab w:val="num" w:pos="1440"/>
        </w:tabs>
        <w:ind w:left="1440" w:hanging="360"/>
      </w:pPr>
    </w:lvl>
    <w:lvl w:ilvl="2" w:tplc="882219A0" w:tentative="1">
      <w:start w:val="1"/>
      <w:numFmt w:val="decimal"/>
      <w:lvlText w:val="%3."/>
      <w:lvlJc w:val="left"/>
      <w:pPr>
        <w:tabs>
          <w:tab w:val="num" w:pos="2160"/>
        </w:tabs>
        <w:ind w:left="2160" w:hanging="360"/>
      </w:pPr>
    </w:lvl>
    <w:lvl w:ilvl="3" w:tplc="5694CD0C" w:tentative="1">
      <w:start w:val="1"/>
      <w:numFmt w:val="decimal"/>
      <w:lvlText w:val="%4."/>
      <w:lvlJc w:val="left"/>
      <w:pPr>
        <w:tabs>
          <w:tab w:val="num" w:pos="2880"/>
        </w:tabs>
        <w:ind w:left="2880" w:hanging="360"/>
      </w:pPr>
    </w:lvl>
    <w:lvl w:ilvl="4" w:tplc="EB246588" w:tentative="1">
      <w:start w:val="1"/>
      <w:numFmt w:val="decimal"/>
      <w:lvlText w:val="%5."/>
      <w:lvlJc w:val="left"/>
      <w:pPr>
        <w:tabs>
          <w:tab w:val="num" w:pos="3600"/>
        </w:tabs>
        <w:ind w:left="3600" w:hanging="360"/>
      </w:pPr>
    </w:lvl>
    <w:lvl w:ilvl="5" w:tplc="9C7E32EA" w:tentative="1">
      <w:start w:val="1"/>
      <w:numFmt w:val="decimal"/>
      <w:lvlText w:val="%6."/>
      <w:lvlJc w:val="left"/>
      <w:pPr>
        <w:tabs>
          <w:tab w:val="num" w:pos="4320"/>
        </w:tabs>
        <w:ind w:left="4320" w:hanging="360"/>
      </w:pPr>
    </w:lvl>
    <w:lvl w:ilvl="6" w:tplc="CA801F3E" w:tentative="1">
      <w:start w:val="1"/>
      <w:numFmt w:val="decimal"/>
      <w:lvlText w:val="%7."/>
      <w:lvlJc w:val="left"/>
      <w:pPr>
        <w:tabs>
          <w:tab w:val="num" w:pos="5040"/>
        </w:tabs>
        <w:ind w:left="5040" w:hanging="360"/>
      </w:pPr>
    </w:lvl>
    <w:lvl w:ilvl="7" w:tplc="12ACB210" w:tentative="1">
      <w:start w:val="1"/>
      <w:numFmt w:val="decimal"/>
      <w:lvlText w:val="%8."/>
      <w:lvlJc w:val="left"/>
      <w:pPr>
        <w:tabs>
          <w:tab w:val="num" w:pos="5760"/>
        </w:tabs>
        <w:ind w:left="5760" w:hanging="360"/>
      </w:pPr>
    </w:lvl>
    <w:lvl w:ilvl="8" w:tplc="93B648C6" w:tentative="1">
      <w:start w:val="1"/>
      <w:numFmt w:val="decimal"/>
      <w:lvlText w:val="%9."/>
      <w:lvlJc w:val="left"/>
      <w:pPr>
        <w:tabs>
          <w:tab w:val="num" w:pos="6480"/>
        </w:tabs>
        <w:ind w:left="6480" w:hanging="360"/>
      </w:pPr>
    </w:lvl>
  </w:abstractNum>
  <w:abstractNum w:abstractNumId="21" w15:restartNumberingAfterBreak="0">
    <w:nsid w:val="21A446E0"/>
    <w:multiLevelType w:val="hybridMultilevel"/>
    <w:tmpl w:val="7D300228"/>
    <w:lvl w:ilvl="0" w:tplc="B3A66710">
      <w:start w:val="1"/>
      <w:numFmt w:val="upperRoman"/>
      <w:lvlText w:val="%1."/>
      <w:lvlJc w:val="left"/>
      <w:pPr>
        <w:tabs>
          <w:tab w:val="num" w:pos="360"/>
        </w:tabs>
        <w:ind w:left="360" w:hanging="360"/>
      </w:pPr>
      <w:rPr>
        <w:rFonts w:hint="default"/>
      </w:rPr>
    </w:lvl>
    <w:lvl w:ilvl="1" w:tplc="25CE9550">
      <w:start w:val="1"/>
      <w:numFmt w:val="decimal"/>
      <w:lvlText w:val="%2."/>
      <w:lvlJc w:val="left"/>
      <w:pPr>
        <w:tabs>
          <w:tab w:val="num" w:pos="1080"/>
        </w:tabs>
        <w:ind w:left="1080" w:hanging="360"/>
      </w:pPr>
      <w:rPr>
        <w:rFonts w:ascii="Arial" w:hAnsi="Arial" w:cs="Arial" w:hint="default"/>
        <w:b w:val="0"/>
        <w:i w:val="0"/>
        <w:color w:val="auto"/>
        <w:sz w:val="20"/>
        <w:szCs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28626AAE"/>
    <w:multiLevelType w:val="hybridMultilevel"/>
    <w:tmpl w:val="ECF0349E"/>
    <w:lvl w:ilvl="0" w:tplc="090C919A">
      <w:start w:val="1"/>
      <w:numFmt w:val="bullet"/>
      <w:lvlText w:val=""/>
      <w:lvlJc w:val="left"/>
      <w:pPr>
        <w:tabs>
          <w:tab w:val="num" w:pos="720"/>
        </w:tabs>
        <w:ind w:left="720" w:hanging="360"/>
      </w:pPr>
      <w:rPr>
        <w:rFonts w:ascii="Wingdings" w:hAnsi="Wingdings" w:hint="default"/>
      </w:rPr>
    </w:lvl>
    <w:lvl w:ilvl="1" w:tplc="37D0AFEC">
      <w:start w:val="1"/>
      <w:numFmt w:val="bullet"/>
      <w:lvlText w:val=""/>
      <w:lvlJc w:val="left"/>
      <w:pPr>
        <w:tabs>
          <w:tab w:val="num" w:pos="1440"/>
        </w:tabs>
        <w:ind w:left="1440" w:hanging="360"/>
      </w:pPr>
      <w:rPr>
        <w:rFonts w:ascii="Wingdings" w:hAnsi="Wingdings" w:hint="default"/>
      </w:rPr>
    </w:lvl>
    <w:lvl w:ilvl="2" w:tplc="72AE1AD8" w:tentative="1">
      <w:start w:val="1"/>
      <w:numFmt w:val="bullet"/>
      <w:lvlText w:val=""/>
      <w:lvlJc w:val="left"/>
      <w:pPr>
        <w:tabs>
          <w:tab w:val="num" w:pos="2160"/>
        </w:tabs>
        <w:ind w:left="2160" w:hanging="360"/>
      </w:pPr>
      <w:rPr>
        <w:rFonts w:ascii="Wingdings" w:hAnsi="Wingdings" w:hint="default"/>
      </w:rPr>
    </w:lvl>
    <w:lvl w:ilvl="3" w:tplc="459495E4" w:tentative="1">
      <w:start w:val="1"/>
      <w:numFmt w:val="bullet"/>
      <w:lvlText w:val=""/>
      <w:lvlJc w:val="left"/>
      <w:pPr>
        <w:tabs>
          <w:tab w:val="num" w:pos="2880"/>
        </w:tabs>
        <w:ind w:left="2880" w:hanging="360"/>
      </w:pPr>
      <w:rPr>
        <w:rFonts w:ascii="Wingdings" w:hAnsi="Wingdings" w:hint="default"/>
      </w:rPr>
    </w:lvl>
    <w:lvl w:ilvl="4" w:tplc="CC2AECCE" w:tentative="1">
      <w:start w:val="1"/>
      <w:numFmt w:val="bullet"/>
      <w:lvlText w:val=""/>
      <w:lvlJc w:val="left"/>
      <w:pPr>
        <w:tabs>
          <w:tab w:val="num" w:pos="3600"/>
        </w:tabs>
        <w:ind w:left="3600" w:hanging="360"/>
      </w:pPr>
      <w:rPr>
        <w:rFonts w:ascii="Wingdings" w:hAnsi="Wingdings" w:hint="default"/>
      </w:rPr>
    </w:lvl>
    <w:lvl w:ilvl="5" w:tplc="3DBA9672" w:tentative="1">
      <w:start w:val="1"/>
      <w:numFmt w:val="bullet"/>
      <w:lvlText w:val=""/>
      <w:lvlJc w:val="left"/>
      <w:pPr>
        <w:tabs>
          <w:tab w:val="num" w:pos="4320"/>
        </w:tabs>
        <w:ind w:left="4320" w:hanging="360"/>
      </w:pPr>
      <w:rPr>
        <w:rFonts w:ascii="Wingdings" w:hAnsi="Wingdings" w:hint="default"/>
      </w:rPr>
    </w:lvl>
    <w:lvl w:ilvl="6" w:tplc="0EDA3080" w:tentative="1">
      <w:start w:val="1"/>
      <w:numFmt w:val="bullet"/>
      <w:lvlText w:val=""/>
      <w:lvlJc w:val="left"/>
      <w:pPr>
        <w:tabs>
          <w:tab w:val="num" w:pos="5040"/>
        </w:tabs>
        <w:ind w:left="5040" w:hanging="360"/>
      </w:pPr>
      <w:rPr>
        <w:rFonts w:ascii="Wingdings" w:hAnsi="Wingdings" w:hint="default"/>
      </w:rPr>
    </w:lvl>
    <w:lvl w:ilvl="7" w:tplc="20C0A84A" w:tentative="1">
      <w:start w:val="1"/>
      <w:numFmt w:val="bullet"/>
      <w:lvlText w:val=""/>
      <w:lvlJc w:val="left"/>
      <w:pPr>
        <w:tabs>
          <w:tab w:val="num" w:pos="5760"/>
        </w:tabs>
        <w:ind w:left="5760" w:hanging="360"/>
      </w:pPr>
      <w:rPr>
        <w:rFonts w:ascii="Wingdings" w:hAnsi="Wingdings" w:hint="default"/>
      </w:rPr>
    </w:lvl>
    <w:lvl w:ilvl="8" w:tplc="8946E41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3F0066"/>
    <w:multiLevelType w:val="hybridMultilevel"/>
    <w:tmpl w:val="DEA2A3DE"/>
    <w:lvl w:ilvl="0" w:tplc="0409000F">
      <w:start w:val="1"/>
      <w:numFmt w:val="decimal"/>
      <w:lvlText w:val="%1."/>
      <w:lvlJc w:val="left"/>
      <w:pPr>
        <w:tabs>
          <w:tab w:val="num" w:pos="720"/>
        </w:tabs>
        <w:ind w:left="720" w:hanging="360"/>
      </w:pPr>
    </w:lvl>
    <w:lvl w:ilvl="1" w:tplc="10D0443A" w:tentative="1">
      <w:start w:val="1"/>
      <w:numFmt w:val="decimal"/>
      <w:lvlText w:val="%2."/>
      <w:lvlJc w:val="left"/>
      <w:pPr>
        <w:tabs>
          <w:tab w:val="num" w:pos="1440"/>
        </w:tabs>
        <w:ind w:left="1440" w:hanging="360"/>
      </w:pPr>
    </w:lvl>
    <w:lvl w:ilvl="2" w:tplc="E124D0EC" w:tentative="1">
      <w:start w:val="1"/>
      <w:numFmt w:val="decimal"/>
      <w:lvlText w:val="%3."/>
      <w:lvlJc w:val="left"/>
      <w:pPr>
        <w:tabs>
          <w:tab w:val="num" w:pos="2160"/>
        </w:tabs>
        <w:ind w:left="2160" w:hanging="360"/>
      </w:pPr>
    </w:lvl>
    <w:lvl w:ilvl="3" w:tplc="71229DF0" w:tentative="1">
      <w:start w:val="1"/>
      <w:numFmt w:val="decimal"/>
      <w:lvlText w:val="%4."/>
      <w:lvlJc w:val="left"/>
      <w:pPr>
        <w:tabs>
          <w:tab w:val="num" w:pos="2880"/>
        </w:tabs>
        <w:ind w:left="2880" w:hanging="360"/>
      </w:pPr>
    </w:lvl>
    <w:lvl w:ilvl="4" w:tplc="78FE3F96" w:tentative="1">
      <w:start w:val="1"/>
      <w:numFmt w:val="decimal"/>
      <w:lvlText w:val="%5."/>
      <w:lvlJc w:val="left"/>
      <w:pPr>
        <w:tabs>
          <w:tab w:val="num" w:pos="3600"/>
        </w:tabs>
        <w:ind w:left="3600" w:hanging="360"/>
      </w:pPr>
    </w:lvl>
    <w:lvl w:ilvl="5" w:tplc="B09615A6" w:tentative="1">
      <w:start w:val="1"/>
      <w:numFmt w:val="decimal"/>
      <w:lvlText w:val="%6."/>
      <w:lvlJc w:val="left"/>
      <w:pPr>
        <w:tabs>
          <w:tab w:val="num" w:pos="4320"/>
        </w:tabs>
        <w:ind w:left="4320" w:hanging="360"/>
      </w:pPr>
    </w:lvl>
    <w:lvl w:ilvl="6" w:tplc="08CE023A" w:tentative="1">
      <w:start w:val="1"/>
      <w:numFmt w:val="decimal"/>
      <w:lvlText w:val="%7."/>
      <w:lvlJc w:val="left"/>
      <w:pPr>
        <w:tabs>
          <w:tab w:val="num" w:pos="5040"/>
        </w:tabs>
        <w:ind w:left="5040" w:hanging="360"/>
      </w:pPr>
    </w:lvl>
    <w:lvl w:ilvl="7" w:tplc="BBEA8D5C" w:tentative="1">
      <w:start w:val="1"/>
      <w:numFmt w:val="decimal"/>
      <w:lvlText w:val="%8."/>
      <w:lvlJc w:val="left"/>
      <w:pPr>
        <w:tabs>
          <w:tab w:val="num" w:pos="5760"/>
        </w:tabs>
        <w:ind w:left="5760" w:hanging="360"/>
      </w:pPr>
    </w:lvl>
    <w:lvl w:ilvl="8" w:tplc="9DA4134A" w:tentative="1">
      <w:start w:val="1"/>
      <w:numFmt w:val="decimal"/>
      <w:lvlText w:val="%9."/>
      <w:lvlJc w:val="left"/>
      <w:pPr>
        <w:tabs>
          <w:tab w:val="num" w:pos="6480"/>
        </w:tabs>
        <w:ind w:left="6480" w:hanging="360"/>
      </w:pPr>
    </w:lvl>
  </w:abstractNum>
  <w:abstractNum w:abstractNumId="24" w15:restartNumberingAfterBreak="0">
    <w:nsid w:val="30A268FD"/>
    <w:multiLevelType w:val="hybridMultilevel"/>
    <w:tmpl w:val="EBA0E6D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30AB5406"/>
    <w:multiLevelType w:val="hybridMultilevel"/>
    <w:tmpl w:val="83C46A56"/>
    <w:lvl w:ilvl="0" w:tplc="0409000F">
      <w:start w:val="1"/>
      <w:numFmt w:val="decimal"/>
      <w:lvlText w:val="%1."/>
      <w:lvlJc w:val="left"/>
      <w:pPr>
        <w:ind w:left="330" w:hanging="360"/>
      </w:pPr>
      <w:rPr>
        <w:rFonts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26" w15:restartNumberingAfterBreak="0">
    <w:nsid w:val="321C0D15"/>
    <w:multiLevelType w:val="multilevel"/>
    <w:tmpl w:val="0DBEA884"/>
    <w:lvl w:ilvl="0">
      <w:start w:val="1"/>
      <w:numFmt w:val="decimal"/>
      <w:pStyle w:val="Heading1"/>
      <w:suff w:val="nothing"/>
      <w:lvlText w:val="Chapter %1 - "/>
      <w:lvlJc w:val="left"/>
      <w:pPr>
        <w:ind w:left="3690"/>
      </w:pPr>
      <w:rPr>
        <w:rFonts w:ascii="Times New Roman" w:hAnsi="Times New Roman" w:cs="Times New Roman" w:hint="default"/>
        <w:b/>
        <w:i w:val="0"/>
        <w:sz w:val="32"/>
      </w:rPr>
    </w:lvl>
    <w:lvl w:ilvl="1">
      <w:start w:val="1"/>
      <w:numFmt w:val="none"/>
      <w:pStyle w:val="Heading2"/>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none"/>
      <w:pStyle w:val="Heading4"/>
      <w:suff w:val="space"/>
      <w:lvlText w:val=""/>
      <w:lvlJc w:val="left"/>
      <w:rPr>
        <w:rFonts w:cs="Times New Roman" w:hint="default"/>
      </w:rPr>
    </w:lvl>
    <w:lvl w:ilvl="4">
      <w:start w:val="1"/>
      <w:numFmt w:val="none"/>
      <w:pStyle w:val="Heading5"/>
      <w:suff w:val="space"/>
      <w:lvlText w:val=""/>
      <w:lvlJc w:val="left"/>
      <w:rPr>
        <w:rFonts w:cs="Times New Roman" w:hint="default"/>
      </w:rPr>
    </w:lvl>
    <w:lvl w:ilvl="5">
      <w:start w:val="1"/>
      <w:numFmt w:val="upperLetter"/>
      <w:suff w:val="nothing"/>
      <w:lvlText w:val="Appendix %6 - "/>
      <w:lvlJc w:val="left"/>
      <w:rPr>
        <w:rFonts w:ascii="Times New Roman" w:hAnsi="Times New Roman" w:cs="Times New Roman" w:hint="default"/>
        <w:b/>
        <w:i w:val="0"/>
        <w:sz w:val="32"/>
      </w:rPr>
    </w:lvl>
    <w:lvl w:ilvl="6">
      <w:start w:val="1"/>
      <w:numFmt w:val="none"/>
      <w:pStyle w:val="Heading7"/>
      <w:suff w:val="space"/>
      <w:lvlText w:val=""/>
      <w:lvlJc w:val="left"/>
      <w:rPr>
        <w:rFonts w:cs="Times New Roman" w:hint="default"/>
      </w:rPr>
    </w:lvl>
    <w:lvl w:ilvl="7">
      <w:start w:val="1"/>
      <w:numFmt w:val="none"/>
      <w:pStyle w:val="Heading8"/>
      <w:lvlText w:val=""/>
      <w:lvlJc w:val="left"/>
      <w:pPr>
        <w:tabs>
          <w:tab w:val="num" w:pos="0"/>
        </w:tabs>
      </w:pPr>
      <w:rPr>
        <w:rFonts w:cs="Times New Roman" w:hint="default"/>
      </w:rPr>
    </w:lvl>
    <w:lvl w:ilvl="8">
      <w:start w:val="1"/>
      <w:numFmt w:val="none"/>
      <w:pStyle w:val="Heading9"/>
      <w:suff w:val="space"/>
      <w:lvlText w:val=""/>
      <w:lvlJc w:val="left"/>
      <w:rPr>
        <w:rFonts w:cs="Times New Roman" w:hint="default"/>
      </w:rPr>
    </w:lvl>
  </w:abstractNum>
  <w:abstractNum w:abstractNumId="27" w15:restartNumberingAfterBreak="0">
    <w:nsid w:val="3557192A"/>
    <w:multiLevelType w:val="hybridMultilevel"/>
    <w:tmpl w:val="5EA431E0"/>
    <w:lvl w:ilvl="0" w:tplc="E29E49F6">
      <w:start w:val="1"/>
      <w:numFmt w:val="decimal"/>
      <w:lvlText w:val="%1."/>
      <w:lvlJc w:val="left"/>
      <w:pPr>
        <w:tabs>
          <w:tab w:val="num" w:pos="720"/>
        </w:tabs>
        <w:ind w:left="720" w:hanging="360"/>
      </w:pPr>
    </w:lvl>
    <w:lvl w:ilvl="1" w:tplc="C776A242" w:tentative="1">
      <w:start w:val="1"/>
      <w:numFmt w:val="decimal"/>
      <w:lvlText w:val="%2."/>
      <w:lvlJc w:val="left"/>
      <w:pPr>
        <w:tabs>
          <w:tab w:val="num" w:pos="1440"/>
        </w:tabs>
        <w:ind w:left="1440" w:hanging="360"/>
      </w:pPr>
    </w:lvl>
    <w:lvl w:ilvl="2" w:tplc="3B6C1182" w:tentative="1">
      <w:start w:val="1"/>
      <w:numFmt w:val="decimal"/>
      <w:lvlText w:val="%3."/>
      <w:lvlJc w:val="left"/>
      <w:pPr>
        <w:tabs>
          <w:tab w:val="num" w:pos="2160"/>
        </w:tabs>
        <w:ind w:left="2160" w:hanging="360"/>
      </w:pPr>
    </w:lvl>
    <w:lvl w:ilvl="3" w:tplc="27042578" w:tentative="1">
      <w:start w:val="1"/>
      <w:numFmt w:val="decimal"/>
      <w:lvlText w:val="%4."/>
      <w:lvlJc w:val="left"/>
      <w:pPr>
        <w:tabs>
          <w:tab w:val="num" w:pos="2880"/>
        </w:tabs>
        <w:ind w:left="2880" w:hanging="360"/>
      </w:pPr>
    </w:lvl>
    <w:lvl w:ilvl="4" w:tplc="B4E08680" w:tentative="1">
      <w:start w:val="1"/>
      <w:numFmt w:val="decimal"/>
      <w:lvlText w:val="%5."/>
      <w:lvlJc w:val="left"/>
      <w:pPr>
        <w:tabs>
          <w:tab w:val="num" w:pos="3600"/>
        </w:tabs>
        <w:ind w:left="3600" w:hanging="360"/>
      </w:pPr>
    </w:lvl>
    <w:lvl w:ilvl="5" w:tplc="6CAC69B2" w:tentative="1">
      <w:start w:val="1"/>
      <w:numFmt w:val="decimal"/>
      <w:lvlText w:val="%6."/>
      <w:lvlJc w:val="left"/>
      <w:pPr>
        <w:tabs>
          <w:tab w:val="num" w:pos="4320"/>
        </w:tabs>
        <w:ind w:left="4320" w:hanging="360"/>
      </w:pPr>
    </w:lvl>
    <w:lvl w:ilvl="6" w:tplc="6846D85E" w:tentative="1">
      <w:start w:val="1"/>
      <w:numFmt w:val="decimal"/>
      <w:lvlText w:val="%7."/>
      <w:lvlJc w:val="left"/>
      <w:pPr>
        <w:tabs>
          <w:tab w:val="num" w:pos="5040"/>
        </w:tabs>
        <w:ind w:left="5040" w:hanging="360"/>
      </w:pPr>
    </w:lvl>
    <w:lvl w:ilvl="7" w:tplc="4EAA3590" w:tentative="1">
      <w:start w:val="1"/>
      <w:numFmt w:val="decimal"/>
      <w:lvlText w:val="%8."/>
      <w:lvlJc w:val="left"/>
      <w:pPr>
        <w:tabs>
          <w:tab w:val="num" w:pos="5760"/>
        </w:tabs>
        <w:ind w:left="5760" w:hanging="360"/>
      </w:pPr>
    </w:lvl>
    <w:lvl w:ilvl="8" w:tplc="24CE6B3C" w:tentative="1">
      <w:start w:val="1"/>
      <w:numFmt w:val="decimal"/>
      <w:lvlText w:val="%9."/>
      <w:lvlJc w:val="left"/>
      <w:pPr>
        <w:tabs>
          <w:tab w:val="num" w:pos="6480"/>
        </w:tabs>
        <w:ind w:left="6480" w:hanging="360"/>
      </w:pPr>
    </w:lvl>
  </w:abstractNum>
  <w:abstractNum w:abstractNumId="28" w15:restartNumberingAfterBreak="0">
    <w:nsid w:val="381D68B5"/>
    <w:multiLevelType w:val="hybridMultilevel"/>
    <w:tmpl w:val="28828CDA"/>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1F2DD5"/>
    <w:multiLevelType w:val="hybridMultilevel"/>
    <w:tmpl w:val="CA2693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E15002"/>
    <w:multiLevelType w:val="hybridMultilevel"/>
    <w:tmpl w:val="6B1A6322"/>
    <w:lvl w:ilvl="0" w:tplc="7EB095EE">
      <w:start w:val="563"/>
      <w:numFmt w:val="bullet"/>
      <w:lvlText w:val="-"/>
      <w:lvlJc w:val="left"/>
      <w:pPr>
        <w:ind w:left="702" w:hanging="360"/>
      </w:pPr>
      <w:rPr>
        <w:rFonts w:ascii="Times New Roman" w:eastAsiaTheme="minorHAnsi" w:hAnsi="Times New Roman" w:cs="Times New Roman" w:hint="default"/>
        <w:b/>
        <w:i/>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1" w15:restartNumberingAfterBreak="0">
    <w:nsid w:val="44861D1E"/>
    <w:multiLevelType w:val="multilevel"/>
    <w:tmpl w:val="77F20C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475D05D3"/>
    <w:multiLevelType w:val="hybridMultilevel"/>
    <w:tmpl w:val="2572F2FE"/>
    <w:lvl w:ilvl="0" w:tplc="E29E49F6">
      <w:start w:val="1"/>
      <w:numFmt w:val="decimal"/>
      <w:lvlText w:val="%1."/>
      <w:lvlJc w:val="left"/>
      <w:pPr>
        <w:tabs>
          <w:tab w:val="num" w:pos="720"/>
        </w:tabs>
        <w:ind w:left="720" w:hanging="360"/>
      </w:pPr>
    </w:lvl>
    <w:lvl w:ilvl="1" w:tplc="C776A242" w:tentative="1">
      <w:start w:val="1"/>
      <w:numFmt w:val="decimal"/>
      <w:lvlText w:val="%2."/>
      <w:lvlJc w:val="left"/>
      <w:pPr>
        <w:tabs>
          <w:tab w:val="num" w:pos="1440"/>
        </w:tabs>
        <w:ind w:left="1440" w:hanging="360"/>
      </w:pPr>
    </w:lvl>
    <w:lvl w:ilvl="2" w:tplc="3B6C1182" w:tentative="1">
      <w:start w:val="1"/>
      <w:numFmt w:val="decimal"/>
      <w:lvlText w:val="%3."/>
      <w:lvlJc w:val="left"/>
      <w:pPr>
        <w:tabs>
          <w:tab w:val="num" w:pos="2160"/>
        </w:tabs>
        <w:ind w:left="2160" w:hanging="360"/>
      </w:pPr>
    </w:lvl>
    <w:lvl w:ilvl="3" w:tplc="27042578" w:tentative="1">
      <w:start w:val="1"/>
      <w:numFmt w:val="decimal"/>
      <w:lvlText w:val="%4."/>
      <w:lvlJc w:val="left"/>
      <w:pPr>
        <w:tabs>
          <w:tab w:val="num" w:pos="2880"/>
        </w:tabs>
        <w:ind w:left="2880" w:hanging="360"/>
      </w:pPr>
    </w:lvl>
    <w:lvl w:ilvl="4" w:tplc="B4E08680" w:tentative="1">
      <w:start w:val="1"/>
      <w:numFmt w:val="decimal"/>
      <w:lvlText w:val="%5."/>
      <w:lvlJc w:val="left"/>
      <w:pPr>
        <w:tabs>
          <w:tab w:val="num" w:pos="3600"/>
        </w:tabs>
        <w:ind w:left="3600" w:hanging="360"/>
      </w:pPr>
    </w:lvl>
    <w:lvl w:ilvl="5" w:tplc="6CAC69B2" w:tentative="1">
      <w:start w:val="1"/>
      <w:numFmt w:val="decimal"/>
      <w:lvlText w:val="%6."/>
      <w:lvlJc w:val="left"/>
      <w:pPr>
        <w:tabs>
          <w:tab w:val="num" w:pos="4320"/>
        </w:tabs>
        <w:ind w:left="4320" w:hanging="360"/>
      </w:pPr>
    </w:lvl>
    <w:lvl w:ilvl="6" w:tplc="6846D85E" w:tentative="1">
      <w:start w:val="1"/>
      <w:numFmt w:val="decimal"/>
      <w:lvlText w:val="%7."/>
      <w:lvlJc w:val="left"/>
      <w:pPr>
        <w:tabs>
          <w:tab w:val="num" w:pos="5040"/>
        </w:tabs>
        <w:ind w:left="5040" w:hanging="360"/>
      </w:pPr>
    </w:lvl>
    <w:lvl w:ilvl="7" w:tplc="4EAA3590" w:tentative="1">
      <w:start w:val="1"/>
      <w:numFmt w:val="decimal"/>
      <w:lvlText w:val="%8."/>
      <w:lvlJc w:val="left"/>
      <w:pPr>
        <w:tabs>
          <w:tab w:val="num" w:pos="5760"/>
        </w:tabs>
        <w:ind w:left="5760" w:hanging="360"/>
      </w:pPr>
    </w:lvl>
    <w:lvl w:ilvl="8" w:tplc="24CE6B3C" w:tentative="1">
      <w:start w:val="1"/>
      <w:numFmt w:val="decimal"/>
      <w:lvlText w:val="%9."/>
      <w:lvlJc w:val="left"/>
      <w:pPr>
        <w:tabs>
          <w:tab w:val="num" w:pos="6480"/>
        </w:tabs>
        <w:ind w:left="6480" w:hanging="360"/>
      </w:pPr>
    </w:lvl>
  </w:abstractNum>
  <w:abstractNum w:abstractNumId="33" w15:restartNumberingAfterBreak="0">
    <w:nsid w:val="47CE60B3"/>
    <w:multiLevelType w:val="hybridMultilevel"/>
    <w:tmpl w:val="6252795C"/>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8E7932"/>
    <w:multiLevelType w:val="hybridMultilevel"/>
    <w:tmpl w:val="84D21546"/>
    <w:lvl w:ilvl="0" w:tplc="739236A0">
      <w:start w:val="1"/>
      <w:numFmt w:val="decimal"/>
      <w:lvlText w:val="%1."/>
      <w:lvlJc w:val="left"/>
      <w:pPr>
        <w:tabs>
          <w:tab w:val="num" w:pos="720"/>
        </w:tabs>
        <w:ind w:left="720" w:hanging="360"/>
      </w:pPr>
    </w:lvl>
    <w:lvl w:ilvl="1" w:tplc="10D0443A" w:tentative="1">
      <w:start w:val="1"/>
      <w:numFmt w:val="decimal"/>
      <w:lvlText w:val="%2."/>
      <w:lvlJc w:val="left"/>
      <w:pPr>
        <w:tabs>
          <w:tab w:val="num" w:pos="1440"/>
        </w:tabs>
        <w:ind w:left="1440" w:hanging="360"/>
      </w:pPr>
    </w:lvl>
    <w:lvl w:ilvl="2" w:tplc="E124D0EC" w:tentative="1">
      <w:start w:val="1"/>
      <w:numFmt w:val="decimal"/>
      <w:lvlText w:val="%3."/>
      <w:lvlJc w:val="left"/>
      <w:pPr>
        <w:tabs>
          <w:tab w:val="num" w:pos="2160"/>
        </w:tabs>
        <w:ind w:left="2160" w:hanging="360"/>
      </w:pPr>
    </w:lvl>
    <w:lvl w:ilvl="3" w:tplc="71229DF0" w:tentative="1">
      <w:start w:val="1"/>
      <w:numFmt w:val="decimal"/>
      <w:lvlText w:val="%4."/>
      <w:lvlJc w:val="left"/>
      <w:pPr>
        <w:tabs>
          <w:tab w:val="num" w:pos="2880"/>
        </w:tabs>
        <w:ind w:left="2880" w:hanging="360"/>
      </w:pPr>
    </w:lvl>
    <w:lvl w:ilvl="4" w:tplc="78FE3F96" w:tentative="1">
      <w:start w:val="1"/>
      <w:numFmt w:val="decimal"/>
      <w:lvlText w:val="%5."/>
      <w:lvlJc w:val="left"/>
      <w:pPr>
        <w:tabs>
          <w:tab w:val="num" w:pos="3600"/>
        </w:tabs>
        <w:ind w:left="3600" w:hanging="360"/>
      </w:pPr>
    </w:lvl>
    <w:lvl w:ilvl="5" w:tplc="B09615A6" w:tentative="1">
      <w:start w:val="1"/>
      <w:numFmt w:val="decimal"/>
      <w:lvlText w:val="%6."/>
      <w:lvlJc w:val="left"/>
      <w:pPr>
        <w:tabs>
          <w:tab w:val="num" w:pos="4320"/>
        </w:tabs>
        <w:ind w:left="4320" w:hanging="360"/>
      </w:pPr>
    </w:lvl>
    <w:lvl w:ilvl="6" w:tplc="08CE023A" w:tentative="1">
      <w:start w:val="1"/>
      <w:numFmt w:val="decimal"/>
      <w:lvlText w:val="%7."/>
      <w:lvlJc w:val="left"/>
      <w:pPr>
        <w:tabs>
          <w:tab w:val="num" w:pos="5040"/>
        </w:tabs>
        <w:ind w:left="5040" w:hanging="360"/>
      </w:pPr>
    </w:lvl>
    <w:lvl w:ilvl="7" w:tplc="BBEA8D5C" w:tentative="1">
      <w:start w:val="1"/>
      <w:numFmt w:val="decimal"/>
      <w:lvlText w:val="%8."/>
      <w:lvlJc w:val="left"/>
      <w:pPr>
        <w:tabs>
          <w:tab w:val="num" w:pos="5760"/>
        </w:tabs>
        <w:ind w:left="5760" w:hanging="360"/>
      </w:pPr>
    </w:lvl>
    <w:lvl w:ilvl="8" w:tplc="9DA4134A" w:tentative="1">
      <w:start w:val="1"/>
      <w:numFmt w:val="decimal"/>
      <w:lvlText w:val="%9."/>
      <w:lvlJc w:val="left"/>
      <w:pPr>
        <w:tabs>
          <w:tab w:val="num" w:pos="6480"/>
        </w:tabs>
        <w:ind w:left="6480" w:hanging="360"/>
      </w:pPr>
    </w:lvl>
  </w:abstractNum>
  <w:abstractNum w:abstractNumId="35" w15:restartNumberingAfterBreak="0">
    <w:nsid w:val="4F1062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3104D56"/>
    <w:multiLevelType w:val="multilevel"/>
    <w:tmpl w:val="2E42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E79D1"/>
    <w:multiLevelType w:val="hybridMultilevel"/>
    <w:tmpl w:val="CA2693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5A208B"/>
    <w:multiLevelType w:val="multilevel"/>
    <w:tmpl w:val="7BECAD64"/>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9" w15:restartNumberingAfterBreak="0">
    <w:nsid w:val="60F0147D"/>
    <w:multiLevelType w:val="hybridMultilevel"/>
    <w:tmpl w:val="BB30A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31344D"/>
    <w:multiLevelType w:val="hybridMultilevel"/>
    <w:tmpl w:val="3B0205CA"/>
    <w:lvl w:ilvl="0" w:tplc="7466FD0C">
      <w:start w:val="1"/>
      <w:numFmt w:val="bullet"/>
      <w:lvlText w:val=""/>
      <w:lvlJc w:val="left"/>
      <w:pPr>
        <w:tabs>
          <w:tab w:val="num" w:pos="720"/>
        </w:tabs>
        <w:ind w:left="720" w:hanging="360"/>
      </w:pPr>
      <w:rPr>
        <w:rFonts w:ascii="Wingdings" w:hAnsi="Wingdings" w:hint="default"/>
      </w:rPr>
    </w:lvl>
    <w:lvl w:ilvl="1" w:tplc="83666B22" w:tentative="1">
      <w:start w:val="1"/>
      <w:numFmt w:val="bullet"/>
      <w:lvlText w:val=""/>
      <w:lvlJc w:val="left"/>
      <w:pPr>
        <w:tabs>
          <w:tab w:val="num" w:pos="1440"/>
        </w:tabs>
        <w:ind w:left="1440" w:hanging="360"/>
      </w:pPr>
      <w:rPr>
        <w:rFonts w:ascii="Wingdings" w:hAnsi="Wingdings" w:hint="default"/>
      </w:rPr>
    </w:lvl>
    <w:lvl w:ilvl="2" w:tplc="4D9E3B7C" w:tentative="1">
      <w:start w:val="1"/>
      <w:numFmt w:val="bullet"/>
      <w:lvlText w:val=""/>
      <w:lvlJc w:val="left"/>
      <w:pPr>
        <w:tabs>
          <w:tab w:val="num" w:pos="2160"/>
        </w:tabs>
        <w:ind w:left="2160" w:hanging="360"/>
      </w:pPr>
      <w:rPr>
        <w:rFonts w:ascii="Wingdings" w:hAnsi="Wingdings" w:hint="default"/>
      </w:rPr>
    </w:lvl>
    <w:lvl w:ilvl="3" w:tplc="948C28FE" w:tentative="1">
      <w:start w:val="1"/>
      <w:numFmt w:val="bullet"/>
      <w:lvlText w:val=""/>
      <w:lvlJc w:val="left"/>
      <w:pPr>
        <w:tabs>
          <w:tab w:val="num" w:pos="2880"/>
        </w:tabs>
        <w:ind w:left="2880" w:hanging="360"/>
      </w:pPr>
      <w:rPr>
        <w:rFonts w:ascii="Wingdings" w:hAnsi="Wingdings" w:hint="default"/>
      </w:rPr>
    </w:lvl>
    <w:lvl w:ilvl="4" w:tplc="E758BE2E" w:tentative="1">
      <w:start w:val="1"/>
      <w:numFmt w:val="bullet"/>
      <w:lvlText w:val=""/>
      <w:lvlJc w:val="left"/>
      <w:pPr>
        <w:tabs>
          <w:tab w:val="num" w:pos="3600"/>
        </w:tabs>
        <w:ind w:left="3600" w:hanging="360"/>
      </w:pPr>
      <w:rPr>
        <w:rFonts w:ascii="Wingdings" w:hAnsi="Wingdings" w:hint="default"/>
      </w:rPr>
    </w:lvl>
    <w:lvl w:ilvl="5" w:tplc="6DB40C38" w:tentative="1">
      <w:start w:val="1"/>
      <w:numFmt w:val="bullet"/>
      <w:lvlText w:val=""/>
      <w:lvlJc w:val="left"/>
      <w:pPr>
        <w:tabs>
          <w:tab w:val="num" w:pos="4320"/>
        </w:tabs>
        <w:ind w:left="4320" w:hanging="360"/>
      </w:pPr>
      <w:rPr>
        <w:rFonts w:ascii="Wingdings" w:hAnsi="Wingdings" w:hint="default"/>
      </w:rPr>
    </w:lvl>
    <w:lvl w:ilvl="6" w:tplc="23F82F02" w:tentative="1">
      <w:start w:val="1"/>
      <w:numFmt w:val="bullet"/>
      <w:lvlText w:val=""/>
      <w:lvlJc w:val="left"/>
      <w:pPr>
        <w:tabs>
          <w:tab w:val="num" w:pos="5040"/>
        </w:tabs>
        <w:ind w:left="5040" w:hanging="360"/>
      </w:pPr>
      <w:rPr>
        <w:rFonts w:ascii="Wingdings" w:hAnsi="Wingdings" w:hint="default"/>
      </w:rPr>
    </w:lvl>
    <w:lvl w:ilvl="7" w:tplc="A55A1B14" w:tentative="1">
      <w:start w:val="1"/>
      <w:numFmt w:val="bullet"/>
      <w:lvlText w:val=""/>
      <w:lvlJc w:val="left"/>
      <w:pPr>
        <w:tabs>
          <w:tab w:val="num" w:pos="5760"/>
        </w:tabs>
        <w:ind w:left="5760" w:hanging="360"/>
      </w:pPr>
      <w:rPr>
        <w:rFonts w:ascii="Wingdings" w:hAnsi="Wingdings" w:hint="default"/>
      </w:rPr>
    </w:lvl>
    <w:lvl w:ilvl="8" w:tplc="3474C204"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DF10BD8"/>
    <w:multiLevelType w:val="hybridMultilevel"/>
    <w:tmpl w:val="40348D1A"/>
    <w:lvl w:ilvl="0" w:tplc="04090001">
      <w:start w:val="1"/>
      <w:numFmt w:val="bullet"/>
      <w:lvlText w:val=""/>
      <w:lvlJc w:val="left"/>
      <w:pPr>
        <w:ind w:left="330" w:hanging="360"/>
      </w:pPr>
      <w:rPr>
        <w:rFonts w:ascii="Symbol" w:hAnsi="Symbol"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42" w15:restartNumberingAfterBreak="0">
    <w:nsid w:val="74C044FC"/>
    <w:multiLevelType w:val="hybridMultilevel"/>
    <w:tmpl w:val="F5B6E6E0"/>
    <w:lvl w:ilvl="0" w:tplc="8C8C54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3929FD"/>
    <w:multiLevelType w:val="hybridMultilevel"/>
    <w:tmpl w:val="ED3E1486"/>
    <w:lvl w:ilvl="0" w:tplc="D39EDBA0">
      <w:start w:val="54"/>
      <w:numFmt w:val="decimal"/>
      <w:lvlText w:val="%1."/>
      <w:lvlJc w:val="left"/>
      <w:pPr>
        <w:tabs>
          <w:tab w:val="num" w:pos="720"/>
        </w:tabs>
        <w:ind w:left="720" w:hanging="360"/>
      </w:pPr>
    </w:lvl>
    <w:lvl w:ilvl="1" w:tplc="359CF1CE" w:tentative="1">
      <w:start w:val="1"/>
      <w:numFmt w:val="decimal"/>
      <w:lvlText w:val="%2."/>
      <w:lvlJc w:val="left"/>
      <w:pPr>
        <w:tabs>
          <w:tab w:val="num" w:pos="1440"/>
        </w:tabs>
        <w:ind w:left="1440" w:hanging="360"/>
      </w:pPr>
    </w:lvl>
    <w:lvl w:ilvl="2" w:tplc="0368EEAE" w:tentative="1">
      <w:start w:val="1"/>
      <w:numFmt w:val="decimal"/>
      <w:lvlText w:val="%3."/>
      <w:lvlJc w:val="left"/>
      <w:pPr>
        <w:tabs>
          <w:tab w:val="num" w:pos="2160"/>
        </w:tabs>
        <w:ind w:left="2160" w:hanging="360"/>
      </w:pPr>
    </w:lvl>
    <w:lvl w:ilvl="3" w:tplc="1BBEBA02" w:tentative="1">
      <w:start w:val="1"/>
      <w:numFmt w:val="decimal"/>
      <w:lvlText w:val="%4."/>
      <w:lvlJc w:val="left"/>
      <w:pPr>
        <w:tabs>
          <w:tab w:val="num" w:pos="2880"/>
        </w:tabs>
        <w:ind w:left="2880" w:hanging="360"/>
      </w:pPr>
    </w:lvl>
    <w:lvl w:ilvl="4" w:tplc="733639F8" w:tentative="1">
      <w:start w:val="1"/>
      <w:numFmt w:val="decimal"/>
      <w:lvlText w:val="%5."/>
      <w:lvlJc w:val="left"/>
      <w:pPr>
        <w:tabs>
          <w:tab w:val="num" w:pos="3600"/>
        </w:tabs>
        <w:ind w:left="3600" w:hanging="360"/>
      </w:pPr>
    </w:lvl>
    <w:lvl w:ilvl="5" w:tplc="33EA1152" w:tentative="1">
      <w:start w:val="1"/>
      <w:numFmt w:val="decimal"/>
      <w:lvlText w:val="%6."/>
      <w:lvlJc w:val="left"/>
      <w:pPr>
        <w:tabs>
          <w:tab w:val="num" w:pos="4320"/>
        </w:tabs>
        <w:ind w:left="4320" w:hanging="360"/>
      </w:pPr>
    </w:lvl>
    <w:lvl w:ilvl="6" w:tplc="DBDC0EFE" w:tentative="1">
      <w:start w:val="1"/>
      <w:numFmt w:val="decimal"/>
      <w:lvlText w:val="%7."/>
      <w:lvlJc w:val="left"/>
      <w:pPr>
        <w:tabs>
          <w:tab w:val="num" w:pos="5040"/>
        </w:tabs>
        <w:ind w:left="5040" w:hanging="360"/>
      </w:pPr>
    </w:lvl>
    <w:lvl w:ilvl="7" w:tplc="A606A8B0" w:tentative="1">
      <w:start w:val="1"/>
      <w:numFmt w:val="decimal"/>
      <w:lvlText w:val="%8."/>
      <w:lvlJc w:val="left"/>
      <w:pPr>
        <w:tabs>
          <w:tab w:val="num" w:pos="5760"/>
        </w:tabs>
        <w:ind w:left="5760" w:hanging="360"/>
      </w:pPr>
    </w:lvl>
    <w:lvl w:ilvl="8" w:tplc="D7A8D980" w:tentative="1">
      <w:start w:val="1"/>
      <w:numFmt w:val="decimal"/>
      <w:lvlText w:val="%9."/>
      <w:lvlJc w:val="left"/>
      <w:pPr>
        <w:tabs>
          <w:tab w:val="num" w:pos="6480"/>
        </w:tabs>
        <w:ind w:left="6480" w:hanging="360"/>
      </w:pPr>
    </w:lvl>
  </w:abstractNum>
  <w:abstractNum w:abstractNumId="44" w15:restartNumberingAfterBreak="0">
    <w:nsid w:val="76FE5088"/>
    <w:multiLevelType w:val="hybridMultilevel"/>
    <w:tmpl w:val="8564F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8FB02B0"/>
    <w:multiLevelType w:val="hybridMultilevel"/>
    <w:tmpl w:val="4BDC88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7627AD"/>
    <w:multiLevelType w:val="hybridMultilevel"/>
    <w:tmpl w:val="9A7051D4"/>
    <w:lvl w:ilvl="0" w:tplc="C2221EC2">
      <w:start w:val="42"/>
      <w:numFmt w:val="decimal"/>
      <w:lvlText w:val="%1."/>
      <w:lvlJc w:val="left"/>
      <w:pPr>
        <w:tabs>
          <w:tab w:val="num" w:pos="720"/>
        </w:tabs>
        <w:ind w:left="720" w:hanging="360"/>
      </w:pPr>
    </w:lvl>
    <w:lvl w:ilvl="1" w:tplc="7B8C1498" w:tentative="1">
      <w:start w:val="1"/>
      <w:numFmt w:val="decimal"/>
      <w:lvlText w:val="%2."/>
      <w:lvlJc w:val="left"/>
      <w:pPr>
        <w:tabs>
          <w:tab w:val="num" w:pos="1440"/>
        </w:tabs>
        <w:ind w:left="1440" w:hanging="360"/>
      </w:pPr>
    </w:lvl>
    <w:lvl w:ilvl="2" w:tplc="882098E0" w:tentative="1">
      <w:start w:val="1"/>
      <w:numFmt w:val="decimal"/>
      <w:lvlText w:val="%3."/>
      <w:lvlJc w:val="left"/>
      <w:pPr>
        <w:tabs>
          <w:tab w:val="num" w:pos="2160"/>
        </w:tabs>
        <w:ind w:left="2160" w:hanging="360"/>
      </w:pPr>
    </w:lvl>
    <w:lvl w:ilvl="3" w:tplc="2E04B072" w:tentative="1">
      <w:start w:val="1"/>
      <w:numFmt w:val="decimal"/>
      <w:lvlText w:val="%4."/>
      <w:lvlJc w:val="left"/>
      <w:pPr>
        <w:tabs>
          <w:tab w:val="num" w:pos="2880"/>
        </w:tabs>
        <w:ind w:left="2880" w:hanging="360"/>
      </w:pPr>
    </w:lvl>
    <w:lvl w:ilvl="4" w:tplc="A670C8EE" w:tentative="1">
      <w:start w:val="1"/>
      <w:numFmt w:val="decimal"/>
      <w:lvlText w:val="%5."/>
      <w:lvlJc w:val="left"/>
      <w:pPr>
        <w:tabs>
          <w:tab w:val="num" w:pos="3600"/>
        </w:tabs>
        <w:ind w:left="3600" w:hanging="360"/>
      </w:pPr>
    </w:lvl>
    <w:lvl w:ilvl="5" w:tplc="DCD0C2CE" w:tentative="1">
      <w:start w:val="1"/>
      <w:numFmt w:val="decimal"/>
      <w:lvlText w:val="%6."/>
      <w:lvlJc w:val="left"/>
      <w:pPr>
        <w:tabs>
          <w:tab w:val="num" w:pos="4320"/>
        </w:tabs>
        <w:ind w:left="4320" w:hanging="360"/>
      </w:pPr>
    </w:lvl>
    <w:lvl w:ilvl="6" w:tplc="CFB2726C" w:tentative="1">
      <w:start w:val="1"/>
      <w:numFmt w:val="decimal"/>
      <w:lvlText w:val="%7."/>
      <w:lvlJc w:val="left"/>
      <w:pPr>
        <w:tabs>
          <w:tab w:val="num" w:pos="5040"/>
        </w:tabs>
        <w:ind w:left="5040" w:hanging="360"/>
      </w:pPr>
    </w:lvl>
    <w:lvl w:ilvl="7" w:tplc="2F7CF2E4" w:tentative="1">
      <w:start w:val="1"/>
      <w:numFmt w:val="decimal"/>
      <w:lvlText w:val="%8."/>
      <w:lvlJc w:val="left"/>
      <w:pPr>
        <w:tabs>
          <w:tab w:val="num" w:pos="5760"/>
        </w:tabs>
        <w:ind w:left="5760" w:hanging="360"/>
      </w:pPr>
    </w:lvl>
    <w:lvl w:ilvl="8" w:tplc="C382E8D0" w:tentative="1">
      <w:start w:val="1"/>
      <w:numFmt w:val="decimal"/>
      <w:lvlText w:val="%9."/>
      <w:lvlJc w:val="left"/>
      <w:pPr>
        <w:tabs>
          <w:tab w:val="num" w:pos="6480"/>
        </w:tabs>
        <w:ind w:left="6480" w:hanging="360"/>
      </w:pPr>
    </w:lvl>
  </w:abstractNum>
  <w:abstractNum w:abstractNumId="47" w15:restartNumberingAfterBreak="0">
    <w:nsid w:val="7DA85768"/>
    <w:multiLevelType w:val="hybridMultilevel"/>
    <w:tmpl w:val="253CC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562473">
    <w:abstractNumId w:val="9"/>
  </w:num>
  <w:num w:numId="2" w16cid:durableId="27146762">
    <w:abstractNumId w:val="7"/>
  </w:num>
  <w:num w:numId="3" w16cid:durableId="1604877307">
    <w:abstractNumId w:val="6"/>
  </w:num>
  <w:num w:numId="4" w16cid:durableId="845441966">
    <w:abstractNumId w:val="5"/>
  </w:num>
  <w:num w:numId="5" w16cid:durableId="1812551472">
    <w:abstractNumId w:val="4"/>
  </w:num>
  <w:num w:numId="6" w16cid:durableId="74936853">
    <w:abstractNumId w:val="8"/>
  </w:num>
  <w:num w:numId="7" w16cid:durableId="812478907">
    <w:abstractNumId w:val="3"/>
  </w:num>
  <w:num w:numId="8" w16cid:durableId="683703994">
    <w:abstractNumId w:val="2"/>
  </w:num>
  <w:num w:numId="9" w16cid:durableId="519200574">
    <w:abstractNumId w:val="1"/>
  </w:num>
  <w:num w:numId="10" w16cid:durableId="506749633">
    <w:abstractNumId w:val="0"/>
  </w:num>
  <w:num w:numId="11" w16cid:durableId="61679946">
    <w:abstractNumId w:val="18"/>
  </w:num>
  <w:num w:numId="12" w16cid:durableId="520894556">
    <w:abstractNumId w:val="26"/>
  </w:num>
  <w:num w:numId="13" w16cid:durableId="1394426626">
    <w:abstractNumId w:val="45"/>
  </w:num>
  <w:num w:numId="14" w16cid:durableId="1682321496">
    <w:abstractNumId w:val="29"/>
  </w:num>
  <w:num w:numId="15" w16cid:durableId="598563323">
    <w:abstractNumId w:val="39"/>
  </w:num>
  <w:num w:numId="16" w16cid:durableId="2033914438">
    <w:abstractNumId w:val="11"/>
  </w:num>
  <w:num w:numId="17" w16cid:durableId="855000336">
    <w:abstractNumId w:val="14"/>
  </w:num>
  <w:num w:numId="18" w16cid:durableId="1564828089">
    <w:abstractNumId w:val="40"/>
  </w:num>
  <w:num w:numId="19" w16cid:durableId="325745559">
    <w:abstractNumId w:val="22"/>
  </w:num>
  <w:num w:numId="20" w16cid:durableId="633371756">
    <w:abstractNumId w:val="21"/>
  </w:num>
  <w:num w:numId="21" w16cid:durableId="499661997">
    <w:abstractNumId w:val="37"/>
  </w:num>
  <w:num w:numId="22" w16cid:durableId="295457343">
    <w:abstractNumId w:val="44"/>
  </w:num>
  <w:num w:numId="23" w16cid:durableId="1293094023">
    <w:abstractNumId w:val="17"/>
  </w:num>
  <w:num w:numId="24" w16cid:durableId="1410349536">
    <w:abstractNumId w:val="47"/>
  </w:num>
  <w:num w:numId="25" w16cid:durableId="449664229">
    <w:abstractNumId w:val="33"/>
  </w:num>
  <w:num w:numId="26" w16cid:durableId="218052759">
    <w:abstractNumId w:val="28"/>
  </w:num>
  <w:num w:numId="27" w16cid:durableId="71120929">
    <w:abstractNumId w:val="24"/>
  </w:num>
  <w:num w:numId="28" w16cid:durableId="322126529">
    <w:abstractNumId w:val="42"/>
  </w:num>
  <w:num w:numId="29" w16cid:durableId="1858351900">
    <w:abstractNumId w:val="30"/>
  </w:num>
  <w:num w:numId="30" w16cid:durableId="1969823073">
    <w:abstractNumId w:val="15"/>
  </w:num>
  <w:num w:numId="31" w16cid:durableId="888957654">
    <w:abstractNumId w:val="12"/>
  </w:num>
  <w:num w:numId="32" w16cid:durableId="395007759">
    <w:abstractNumId w:val="35"/>
  </w:num>
  <w:num w:numId="33" w16cid:durableId="1803764432">
    <w:abstractNumId w:val="10"/>
  </w:num>
  <w:num w:numId="34" w16cid:durableId="312954201">
    <w:abstractNumId w:val="32"/>
  </w:num>
  <w:num w:numId="35" w16cid:durableId="275870580">
    <w:abstractNumId w:val="27"/>
  </w:num>
  <w:num w:numId="36" w16cid:durableId="1109205484">
    <w:abstractNumId w:val="34"/>
  </w:num>
  <w:num w:numId="37" w16cid:durableId="586161178">
    <w:abstractNumId w:val="20"/>
  </w:num>
  <w:num w:numId="38" w16cid:durableId="1300067094">
    <w:abstractNumId w:val="16"/>
  </w:num>
  <w:num w:numId="39" w16cid:durableId="2132166965">
    <w:abstractNumId w:val="13"/>
  </w:num>
  <w:num w:numId="40" w16cid:durableId="832836959">
    <w:abstractNumId w:val="46"/>
  </w:num>
  <w:num w:numId="41" w16cid:durableId="980309219">
    <w:abstractNumId w:val="43"/>
  </w:num>
  <w:num w:numId="42" w16cid:durableId="230652369">
    <w:abstractNumId w:val="23"/>
  </w:num>
  <w:num w:numId="43" w16cid:durableId="663708217">
    <w:abstractNumId w:val="41"/>
  </w:num>
  <w:num w:numId="44" w16cid:durableId="335310427">
    <w:abstractNumId w:val="25"/>
  </w:num>
  <w:num w:numId="45" w16cid:durableId="6287792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24208677">
    <w:abstractNumId w:val="36"/>
  </w:num>
  <w:num w:numId="47" w16cid:durableId="574240739">
    <w:abstractNumId w:val="30"/>
  </w:num>
  <w:num w:numId="48" w16cid:durableId="5577911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426082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25857939">
    <w:abstractNumId w:val="19"/>
  </w:num>
  <w:num w:numId="51" w16cid:durableId="511338300">
    <w:abstractNumId w:val="3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ston, Ryan P CIV USARMY HQDA ARI (USA)">
    <w15:presenceInfo w15:providerId="AD" w15:userId="S::ryan.p.royston.civ@army.mil::c33ec8d6-9d7a-4579-8fb4-0f75c1bb90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doNotDisplayPageBoundarie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90"/>
    <w:rsid w:val="0000158C"/>
    <w:rsid w:val="00004ED1"/>
    <w:rsid w:val="000101E3"/>
    <w:rsid w:val="00011A42"/>
    <w:rsid w:val="00013EAC"/>
    <w:rsid w:val="000222E4"/>
    <w:rsid w:val="00031C95"/>
    <w:rsid w:val="00032139"/>
    <w:rsid w:val="00032D36"/>
    <w:rsid w:val="00035BA6"/>
    <w:rsid w:val="0003729D"/>
    <w:rsid w:val="0004096D"/>
    <w:rsid w:val="000426F0"/>
    <w:rsid w:val="000430AA"/>
    <w:rsid w:val="00052A1D"/>
    <w:rsid w:val="00055F6B"/>
    <w:rsid w:val="0006187F"/>
    <w:rsid w:val="00064837"/>
    <w:rsid w:val="000660C5"/>
    <w:rsid w:val="00067455"/>
    <w:rsid w:val="00067A39"/>
    <w:rsid w:val="0007194C"/>
    <w:rsid w:val="00071EAE"/>
    <w:rsid w:val="000758C7"/>
    <w:rsid w:val="00080E28"/>
    <w:rsid w:val="000932FB"/>
    <w:rsid w:val="00096C84"/>
    <w:rsid w:val="0009700E"/>
    <w:rsid w:val="000A230B"/>
    <w:rsid w:val="000A557A"/>
    <w:rsid w:val="000A6EE1"/>
    <w:rsid w:val="000A7763"/>
    <w:rsid w:val="000A7BC8"/>
    <w:rsid w:val="000A7FCA"/>
    <w:rsid w:val="000B4B26"/>
    <w:rsid w:val="000B629E"/>
    <w:rsid w:val="000C5721"/>
    <w:rsid w:val="000C5896"/>
    <w:rsid w:val="000C6C92"/>
    <w:rsid w:val="000D0C7E"/>
    <w:rsid w:val="000E0D86"/>
    <w:rsid w:val="000E1731"/>
    <w:rsid w:val="000E35BC"/>
    <w:rsid w:val="000E597F"/>
    <w:rsid w:val="000F0526"/>
    <w:rsid w:val="000F4041"/>
    <w:rsid w:val="000F4A73"/>
    <w:rsid w:val="000F51EE"/>
    <w:rsid w:val="000F69FB"/>
    <w:rsid w:val="000F73CC"/>
    <w:rsid w:val="00100F5B"/>
    <w:rsid w:val="00103D41"/>
    <w:rsid w:val="00105E1E"/>
    <w:rsid w:val="00106048"/>
    <w:rsid w:val="001074EE"/>
    <w:rsid w:val="001076C4"/>
    <w:rsid w:val="00107AE7"/>
    <w:rsid w:val="00113987"/>
    <w:rsid w:val="00120AA6"/>
    <w:rsid w:val="00135226"/>
    <w:rsid w:val="00146559"/>
    <w:rsid w:val="00156AE3"/>
    <w:rsid w:val="00163DD2"/>
    <w:rsid w:val="00164ECE"/>
    <w:rsid w:val="00171107"/>
    <w:rsid w:val="00172502"/>
    <w:rsid w:val="001859F3"/>
    <w:rsid w:val="001908D2"/>
    <w:rsid w:val="0019328A"/>
    <w:rsid w:val="0019338E"/>
    <w:rsid w:val="001A29D3"/>
    <w:rsid w:val="001A66DA"/>
    <w:rsid w:val="001B183F"/>
    <w:rsid w:val="001B2FAD"/>
    <w:rsid w:val="001B320B"/>
    <w:rsid w:val="001C1519"/>
    <w:rsid w:val="001C2B42"/>
    <w:rsid w:val="001D05A2"/>
    <w:rsid w:val="001D24B4"/>
    <w:rsid w:val="001E0A16"/>
    <w:rsid w:val="001E252C"/>
    <w:rsid w:val="001E4736"/>
    <w:rsid w:val="001E56BC"/>
    <w:rsid w:val="001E7D40"/>
    <w:rsid w:val="001F4E1B"/>
    <w:rsid w:val="001F5618"/>
    <w:rsid w:val="001F74FC"/>
    <w:rsid w:val="00200518"/>
    <w:rsid w:val="0020177E"/>
    <w:rsid w:val="00202006"/>
    <w:rsid w:val="002024BE"/>
    <w:rsid w:val="00214D69"/>
    <w:rsid w:val="002205D7"/>
    <w:rsid w:val="00220799"/>
    <w:rsid w:val="002239A1"/>
    <w:rsid w:val="00224AD3"/>
    <w:rsid w:val="00227942"/>
    <w:rsid w:val="0023013C"/>
    <w:rsid w:val="00230872"/>
    <w:rsid w:val="002368C0"/>
    <w:rsid w:val="00240161"/>
    <w:rsid w:val="00243375"/>
    <w:rsid w:val="00244391"/>
    <w:rsid w:val="002444E4"/>
    <w:rsid w:val="00244C13"/>
    <w:rsid w:val="00245744"/>
    <w:rsid w:val="0024785A"/>
    <w:rsid w:val="00247C6A"/>
    <w:rsid w:val="0025384C"/>
    <w:rsid w:val="00253D91"/>
    <w:rsid w:val="002630E6"/>
    <w:rsid w:val="00264151"/>
    <w:rsid w:val="002677DD"/>
    <w:rsid w:val="002703CA"/>
    <w:rsid w:val="0027059E"/>
    <w:rsid w:val="00271E69"/>
    <w:rsid w:val="00273AC9"/>
    <w:rsid w:val="00274672"/>
    <w:rsid w:val="00275A5D"/>
    <w:rsid w:val="00280144"/>
    <w:rsid w:val="00280440"/>
    <w:rsid w:val="00286622"/>
    <w:rsid w:val="00291897"/>
    <w:rsid w:val="002A50FA"/>
    <w:rsid w:val="002B1AED"/>
    <w:rsid w:val="002B233F"/>
    <w:rsid w:val="002B4015"/>
    <w:rsid w:val="002B4F88"/>
    <w:rsid w:val="002B51AC"/>
    <w:rsid w:val="002B56F9"/>
    <w:rsid w:val="002C748D"/>
    <w:rsid w:val="002D2182"/>
    <w:rsid w:val="002D452F"/>
    <w:rsid w:val="002D5AD3"/>
    <w:rsid w:val="002D72B0"/>
    <w:rsid w:val="002D7CDA"/>
    <w:rsid w:val="002E27FA"/>
    <w:rsid w:val="002E59D8"/>
    <w:rsid w:val="002F08B3"/>
    <w:rsid w:val="002F1267"/>
    <w:rsid w:val="002F1FCB"/>
    <w:rsid w:val="002F6A80"/>
    <w:rsid w:val="002F70F6"/>
    <w:rsid w:val="0030081E"/>
    <w:rsid w:val="00313417"/>
    <w:rsid w:val="00313F4F"/>
    <w:rsid w:val="0031400E"/>
    <w:rsid w:val="003219B1"/>
    <w:rsid w:val="00323950"/>
    <w:rsid w:val="003254F9"/>
    <w:rsid w:val="00325D36"/>
    <w:rsid w:val="00334ED1"/>
    <w:rsid w:val="00341F37"/>
    <w:rsid w:val="0034294C"/>
    <w:rsid w:val="00343389"/>
    <w:rsid w:val="003444AC"/>
    <w:rsid w:val="003464EB"/>
    <w:rsid w:val="0034687A"/>
    <w:rsid w:val="003504B1"/>
    <w:rsid w:val="00352569"/>
    <w:rsid w:val="003548C9"/>
    <w:rsid w:val="00354FCA"/>
    <w:rsid w:val="00357175"/>
    <w:rsid w:val="003605D7"/>
    <w:rsid w:val="00362BC0"/>
    <w:rsid w:val="00367780"/>
    <w:rsid w:val="0037559E"/>
    <w:rsid w:val="00375733"/>
    <w:rsid w:val="00375C3B"/>
    <w:rsid w:val="00383146"/>
    <w:rsid w:val="00391DA5"/>
    <w:rsid w:val="00391EB6"/>
    <w:rsid w:val="003A20B5"/>
    <w:rsid w:val="003A2EBF"/>
    <w:rsid w:val="003A42FA"/>
    <w:rsid w:val="003A6DA2"/>
    <w:rsid w:val="003A7AB8"/>
    <w:rsid w:val="003B0AF8"/>
    <w:rsid w:val="003B3858"/>
    <w:rsid w:val="003C38CC"/>
    <w:rsid w:val="003C4A46"/>
    <w:rsid w:val="003C60A1"/>
    <w:rsid w:val="003C65C5"/>
    <w:rsid w:val="003C7AB7"/>
    <w:rsid w:val="003D26CC"/>
    <w:rsid w:val="003D6350"/>
    <w:rsid w:val="003D77A4"/>
    <w:rsid w:val="003E2BF3"/>
    <w:rsid w:val="003E406C"/>
    <w:rsid w:val="003F19BA"/>
    <w:rsid w:val="003F49DA"/>
    <w:rsid w:val="003F5274"/>
    <w:rsid w:val="00401ED1"/>
    <w:rsid w:val="00410A3C"/>
    <w:rsid w:val="00413C2E"/>
    <w:rsid w:val="00420557"/>
    <w:rsid w:val="00421D00"/>
    <w:rsid w:val="00422FEF"/>
    <w:rsid w:val="00425391"/>
    <w:rsid w:val="004267A6"/>
    <w:rsid w:val="004312CF"/>
    <w:rsid w:val="0044020E"/>
    <w:rsid w:val="00440FEC"/>
    <w:rsid w:val="00442525"/>
    <w:rsid w:val="00444152"/>
    <w:rsid w:val="0044693A"/>
    <w:rsid w:val="00447B9E"/>
    <w:rsid w:val="00447EB7"/>
    <w:rsid w:val="00450028"/>
    <w:rsid w:val="00451F5B"/>
    <w:rsid w:val="00457246"/>
    <w:rsid w:val="0046460F"/>
    <w:rsid w:val="00464DCD"/>
    <w:rsid w:val="00473D94"/>
    <w:rsid w:val="00473F87"/>
    <w:rsid w:val="00477EC2"/>
    <w:rsid w:val="00487888"/>
    <w:rsid w:val="00497E3A"/>
    <w:rsid w:val="004A54B9"/>
    <w:rsid w:val="004A7CCA"/>
    <w:rsid w:val="004B7104"/>
    <w:rsid w:val="004C3426"/>
    <w:rsid w:val="004C477D"/>
    <w:rsid w:val="004D0DEF"/>
    <w:rsid w:val="004E101F"/>
    <w:rsid w:val="004E7766"/>
    <w:rsid w:val="004F0E3B"/>
    <w:rsid w:val="004F0F3A"/>
    <w:rsid w:val="004F18AB"/>
    <w:rsid w:val="004F47AA"/>
    <w:rsid w:val="004F6936"/>
    <w:rsid w:val="005037A0"/>
    <w:rsid w:val="00503D75"/>
    <w:rsid w:val="00505AF2"/>
    <w:rsid w:val="00513888"/>
    <w:rsid w:val="00513B1E"/>
    <w:rsid w:val="00513EDD"/>
    <w:rsid w:val="00525015"/>
    <w:rsid w:val="0052606A"/>
    <w:rsid w:val="005310E0"/>
    <w:rsid w:val="00533D2A"/>
    <w:rsid w:val="00535CC7"/>
    <w:rsid w:val="00547DBD"/>
    <w:rsid w:val="005517F5"/>
    <w:rsid w:val="005711DC"/>
    <w:rsid w:val="005717F4"/>
    <w:rsid w:val="005746AD"/>
    <w:rsid w:val="00584846"/>
    <w:rsid w:val="005878D0"/>
    <w:rsid w:val="00595B0C"/>
    <w:rsid w:val="00596958"/>
    <w:rsid w:val="00596C18"/>
    <w:rsid w:val="00597088"/>
    <w:rsid w:val="005A1432"/>
    <w:rsid w:val="005A59E7"/>
    <w:rsid w:val="005B35C1"/>
    <w:rsid w:val="005B5C35"/>
    <w:rsid w:val="005B74CD"/>
    <w:rsid w:val="005C008F"/>
    <w:rsid w:val="005C4146"/>
    <w:rsid w:val="005D30E0"/>
    <w:rsid w:val="005D437E"/>
    <w:rsid w:val="005D4E8F"/>
    <w:rsid w:val="005D541E"/>
    <w:rsid w:val="005D5A80"/>
    <w:rsid w:val="005D72D8"/>
    <w:rsid w:val="005F7A55"/>
    <w:rsid w:val="0060132F"/>
    <w:rsid w:val="006037EE"/>
    <w:rsid w:val="00603FA4"/>
    <w:rsid w:val="00610800"/>
    <w:rsid w:val="0061276B"/>
    <w:rsid w:val="006164F2"/>
    <w:rsid w:val="00617098"/>
    <w:rsid w:val="006176DB"/>
    <w:rsid w:val="00637D8F"/>
    <w:rsid w:val="006541A7"/>
    <w:rsid w:val="00660862"/>
    <w:rsid w:val="00661696"/>
    <w:rsid w:val="0066203D"/>
    <w:rsid w:val="006624F9"/>
    <w:rsid w:val="00662758"/>
    <w:rsid w:val="00662F2D"/>
    <w:rsid w:val="00670B4F"/>
    <w:rsid w:val="0067481A"/>
    <w:rsid w:val="00677471"/>
    <w:rsid w:val="00691477"/>
    <w:rsid w:val="006919B0"/>
    <w:rsid w:val="00694084"/>
    <w:rsid w:val="00697115"/>
    <w:rsid w:val="006A2D9B"/>
    <w:rsid w:val="006A4473"/>
    <w:rsid w:val="006A5822"/>
    <w:rsid w:val="006A7FBE"/>
    <w:rsid w:val="006B3C87"/>
    <w:rsid w:val="006C47B5"/>
    <w:rsid w:val="006C5AE5"/>
    <w:rsid w:val="006C6852"/>
    <w:rsid w:val="006D6A50"/>
    <w:rsid w:val="006E2F83"/>
    <w:rsid w:val="006E3FB1"/>
    <w:rsid w:val="006F4884"/>
    <w:rsid w:val="007061A7"/>
    <w:rsid w:val="00710EAA"/>
    <w:rsid w:val="0071266D"/>
    <w:rsid w:val="00712E66"/>
    <w:rsid w:val="00713B3D"/>
    <w:rsid w:val="00714D06"/>
    <w:rsid w:val="00715995"/>
    <w:rsid w:val="0071606A"/>
    <w:rsid w:val="00717FA9"/>
    <w:rsid w:val="0072357F"/>
    <w:rsid w:val="007235FF"/>
    <w:rsid w:val="007342E0"/>
    <w:rsid w:val="007345B8"/>
    <w:rsid w:val="00741C5F"/>
    <w:rsid w:val="007448B8"/>
    <w:rsid w:val="00752AE2"/>
    <w:rsid w:val="00757DD8"/>
    <w:rsid w:val="00766D91"/>
    <w:rsid w:val="00773B2C"/>
    <w:rsid w:val="0077457E"/>
    <w:rsid w:val="00776025"/>
    <w:rsid w:val="00776575"/>
    <w:rsid w:val="00780D4B"/>
    <w:rsid w:val="007816B4"/>
    <w:rsid w:val="007817DA"/>
    <w:rsid w:val="00783B15"/>
    <w:rsid w:val="0078447A"/>
    <w:rsid w:val="007860E9"/>
    <w:rsid w:val="0079616C"/>
    <w:rsid w:val="00796C21"/>
    <w:rsid w:val="00797681"/>
    <w:rsid w:val="007A4909"/>
    <w:rsid w:val="007A4BBF"/>
    <w:rsid w:val="007B0C0F"/>
    <w:rsid w:val="007B0C2E"/>
    <w:rsid w:val="007B20DE"/>
    <w:rsid w:val="007B7341"/>
    <w:rsid w:val="007C375B"/>
    <w:rsid w:val="007D0CDF"/>
    <w:rsid w:val="007D1AB3"/>
    <w:rsid w:val="007D20F6"/>
    <w:rsid w:val="007D22FF"/>
    <w:rsid w:val="007D4EA8"/>
    <w:rsid w:val="007D6BE0"/>
    <w:rsid w:val="007D6F4D"/>
    <w:rsid w:val="007E35AF"/>
    <w:rsid w:val="007E488F"/>
    <w:rsid w:val="007E49B4"/>
    <w:rsid w:val="007F3A47"/>
    <w:rsid w:val="007F6694"/>
    <w:rsid w:val="00801B15"/>
    <w:rsid w:val="00804961"/>
    <w:rsid w:val="00811178"/>
    <w:rsid w:val="00813F88"/>
    <w:rsid w:val="00824494"/>
    <w:rsid w:val="00831116"/>
    <w:rsid w:val="0083542D"/>
    <w:rsid w:val="00844373"/>
    <w:rsid w:val="00844680"/>
    <w:rsid w:val="0084674B"/>
    <w:rsid w:val="00847C34"/>
    <w:rsid w:val="00851A2B"/>
    <w:rsid w:val="00852728"/>
    <w:rsid w:val="00852E5B"/>
    <w:rsid w:val="00853D7A"/>
    <w:rsid w:val="008572DF"/>
    <w:rsid w:val="00864E2D"/>
    <w:rsid w:val="008650FE"/>
    <w:rsid w:val="008711F5"/>
    <w:rsid w:val="008748C4"/>
    <w:rsid w:val="00875449"/>
    <w:rsid w:val="008775CD"/>
    <w:rsid w:val="00885CC6"/>
    <w:rsid w:val="00885E58"/>
    <w:rsid w:val="0088751F"/>
    <w:rsid w:val="00887A44"/>
    <w:rsid w:val="00887A97"/>
    <w:rsid w:val="00891C1E"/>
    <w:rsid w:val="00893004"/>
    <w:rsid w:val="00894444"/>
    <w:rsid w:val="008A2197"/>
    <w:rsid w:val="008A50B6"/>
    <w:rsid w:val="008B30EA"/>
    <w:rsid w:val="008C6968"/>
    <w:rsid w:val="008D2A95"/>
    <w:rsid w:val="008E08C1"/>
    <w:rsid w:val="008F0252"/>
    <w:rsid w:val="008F217D"/>
    <w:rsid w:val="008F3DE9"/>
    <w:rsid w:val="008F7C6B"/>
    <w:rsid w:val="00902039"/>
    <w:rsid w:val="0090242C"/>
    <w:rsid w:val="009108F6"/>
    <w:rsid w:val="00913398"/>
    <w:rsid w:val="00920DAD"/>
    <w:rsid w:val="00926359"/>
    <w:rsid w:val="00927178"/>
    <w:rsid w:val="0093347C"/>
    <w:rsid w:val="009430E8"/>
    <w:rsid w:val="00946CA8"/>
    <w:rsid w:val="00950729"/>
    <w:rsid w:val="00951214"/>
    <w:rsid w:val="00955D5F"/>
    <w:rsid w:val="00960343"/>
    <w:rsid w:val="0096506B"/>
    <w:rsid w:val="00970ABD"/>
    <w:rsid w:val="00974146"/>
    <w:rsid w:val="00974A09"/>
    <w:rsid w:val="009751F4"/>
    <w:rsid w:val="0098596E"/>
    <w:rsid w:val="009960DA"/>
    <w:rsid w:val="009A0F22"/>
    <w:rsid w:val="009A407B"/>
    <w:rsid w:val="009B322C"/>
    <w:rsid w:val="009B4EC6"/>
    <w:rsid w:val="009C3744"/>
    <w:rsid w:val="009C4405"/>
    <w:rsid w:val="009C4F09"/>
    <w:rsid w:val="009D3CD9"/>
    <w:rsid w:val="009D42BC"/>
    <w:rsid w:val="009D7BA4"/>
    <w:rsid w:val="009E4BCD"/>
    <w:rsid w:val="009E6627"/>
    <w:rsid w:val="009E68C4"/>
    <w:rsid w:val="009F40D5"/>
    <w:rsid w:val="009F4153"/>
    <w:rsid w:val="00A02A64"/>
    <w:rsid w:val="00A05D75"/>
    <w:rsid w:val="00A1370D"/>
    <w:rsid w:val="00A13C69"/>
    <w:rsid w:val="00A16AFE"/>
    <w:rsid w:val="00A204A1"/>
    <w:rsid w:val="00A21FB0"/>
    <w:rsid w:val="00A22115"/>
    <w:rsid w:val="00A236FF"/>
    <w:rsid w:val="00A239F3"/>
    <w:rsid w:val="00A271A1"/>
    <w:rsid w:val="00A302C4"/>
    <w:rsid w:val="00A3723F"/>
    <w:rsid w:val="00A4111C"/>
    <w:rsid w:val="00A4347E"/>
    <w:rsid w:val="00A45290"/>
    <w:rsid w:val="00A50546"/>
    <w:rsid w:val="00A5112D"/>
    <w:rsid w:val="00A524BE"/>
    <w:rsid w:val="00A62F18"/>
    <w:rsid w:val="00A6372A"/>
    <w:rsid w:val="00A70A95"/>
    <w:rsid w:val="00A72835"/>
    <w:rsid w:val="00A74412"/>
    <w:rsid w:val="00A75FE3"/>
    <w:rsid w:val="00A770ED"/>
    <w:rsid w:val="00A801CE"/>
    <w:rsid w:val="00A817AC"/>
    <w:rsid w:val="00A8590C"/>
    <w:rsid w:val="00A91A78"/>
    <w:rsid w:val="00A923F3"/>
    <w:rsid w:val="00A95872"/>
    <w:rsid w:val="00A95FC0"/>
    <w:rsid w:val="00AA576E"/>
    <w:rsid w:val="00AA5CFC"/>
    <w:rsid w:val="00AB103C"/>
    <w:rsid w:val="00AB31E5"/>
    <w:rsid w:val="00AB5FE2"/>
    <w:rsid w:val="00AB72E8"/>
    <w:rsid w:val="00AC3301"/>
    <w:rsid w:val="00AD57AF"/>
    <w:rsid w:val="00AD6717"/>
    <w:rsid w:val="00AD7C28"/>
    <w:rsid w:val="00AE3997"/>
    <w:rsid w:val="00AE4F56"/>
    <w:rsid w:val="00AE5E56"/>
    <w:rsid w:val="00AE64A2"/>
    <w:rsid w:val="00B02F39"/>
    <w:rsid w:val="00B11BE6"/>
    <w:rsid w:val="00B13FE4"/>
    <w:rsid w:val="00B17C57"/>
    <w:rsid w:val="00B20619"/>
    <w:rsid w:val="00B20BDA"/>
    <w:rsid w:val="00B24224"/>
    <w:rsid w:val="00B24FF9"/>
    <w:rsid w:val="00B2683E"/>
    <w:rsid w:val="00B46984"/>
    <w:rsid w:val="00B46F5F"/>
    <w:rsid w:val="00B474CD"/>
    <w:rsid w:val="00B52CFF"/>
    <w:rsid w:val="00B53C82"/>
    <w:rsid w:val="00B57BA0"/>
    <w:rsid w:val="00B61658"/>
    <w:rsid w:val="00B62A03"/>
    <w:rsid w:val="00B67D90"/>
    <w:rsid w:val="00B7397D"/>
    <w:rsid w:val="00B85F8F"/>
    <w:rsid w:val="00B9186C"/>
    <w:rsid w:val="00B936A4"/>
    <w:rsid w:val="00B937D5"/>
    <w:rsid w:val="00B93BEE"/>
    <w:rsid w:val="00BA0583"/>
    <w:rsid w:val="00BA1D5D"/>
    <w:rsid w:val="00BA4056"/>
    <w:rsid w:val="00BA4310"/>
    <w:rsid w:val="00BA4F19"/>
    <w:rsid w:val="00BA5F45"/>
    <w:rsid w:val="00BA60C1"/>
    <w:rsid w:val="00BB4E0D"/>
    <w:rsid w:val="00BC1BDC"/>
    <w:rsid w:val="00BC6F9F"/>
    <w:rsid w:val="00BD4D38"/>
    <w:rsid w:val="00BD51C7"/>
    <w:rsid w:val="00BE02F7"/>
    <w:rsid w:val="00BE0B43"/>
    <w:rsid w:val="00BE1DDA"/>
    <w:rsid w:val="00BE4946"/>
    <w:rsid w:val="00BF3E0E"/>
    <w:rsid w:val="00BF4E99"/>
    <w:rsid w:val="00C015BA"/>
    <w:rsid w:val="00C0486C"/>
    <w:rsid w:val="00C11B52"/>
    <w:rsid w:val="00C12708"/>
    <w:rsid w:val="00C127FE"/>
    <w:rsid w:val="00C129D8"/>
    <w:rsid w:val="00C16224"/>
    <w:rsid w:val="00C248B7"/>
    <w:rsid w:val="00C26256"/>
    <w:rsid w:val="00C2686C"/>
    <w:rsid w:val="00C31BFD"/>
    <w:rsid w:val="00C34CA3"/>
    <w:rsid w:val="00C35D14"/>
    <w:rsid w:val="00C360C3"/>
    <w:rsid w:val="00C45849"/>
    <w:rsid w:val="00C46635"/>
    <w:rsid w:val="00C47460"/>
    <w:rsid w:val="00C47F4E"/>
    <w:rsid w:val="00C50F10"/>
    <w:rsid w:val="00C52963"/>
    <w:rsid w:val="00C55351"/>
    <w:rsid w:val="00C57E02"/>
    <w:rsid w:val="00C63E59"/>
    <w:rsid w:val="00C65DD3"/>
    <w:rsid w:val="00C6619C"/>
    <w:rsid w:val="00C66606"/>
    <w:rsid w:val="00C732AE"/>
    <w:rsid w:val="00C743D6"/>
    <w:rsid w:val="00C7467D"/>
    <w:rsid w:val="00C77043"/>
    <w:rsid w:val="00C934FC"/>
    <w:rsid w:val="00C94674"/>
    <w:rsid w:val="00CA190A"/>
    <w:rsid w:val="00CA4093"/>
    <w:rsid w:val="00CA6B11"/>
    <w:rsid w:val="00CB0EDC"/>
    <w:rsid w:val="00CB1172"/>
    <w:rsid w:val="00CB231E"/>
    <w:rsid w:val="00CC049A"/>
    <w:rsid w:val="00CC227A"/>
    <w:rsid w:val="00CC6953"/>
    <w:rsid w:val="00CD2FC7"/>
    <w:rsid w:val="00CE09D4"/>
    <w:rsid w:val="00CE0B25"/>
    <w:rsid w:val="00CE2CFC"/>
    <w:rsid w:val="00CF0C90"/>
    <w:rsid w:val="00CF0FF9"/>
    <w:rsid w:val="00D0316D"/>
    <w:rsid w:val="00D07B67"/>
    <w:rsid w:val="00D1666B"/>
    <w:rsid w:val="00D22227"/>
    <w:rsid w:val="00D31FE6"/>
    <w:rsid w:val="00D327F6"/>
    <w:rsid w:val="00D33757"/>
    <w:rsid w:val="00D34B59"/>
    <w:rsid w:val="00D34FD9"/>
    <w:rsid w:val="00D37114"/>
    <w:rsid w:val="00D377D5"/>
    <w:rsid w:val="00D40FA3"/>
    <w:rsid w:val="00D50E9E"/>
    <w:rsid w:val="00D50FB3"/>
    <w:rsid w:val="00D52C91"/>
    <w:rsid w:val="00D57FC0"/>
    <w:rsid w:val="00D60178"/>
    <w:rsid w:val="00D61E7D"/>
    <w:rsid w:val="00D649ED"/>
    <w:rsid w:val="00D64C26"/>
    <w:rsid w:val="00D70838"/>
    <w:rsid w:val="00D72499"/>
    <w:rsid w:val="00D77C91"/>
    <w:rsid w:val="00D83F5C"/>
    <w:rsid w:val="00D864DD"/>
    <w:rsid w:val="00D87927"/>
    <w:rsid w:val="00D9217B"/>
    <w:rsid w:val="00DA7C23"/>
    <w:rsid w:val="00DC0CA2"/>
    <w:rsid w:val="00DD4F2A"/>
    <w:rsid w:val="00DD5038"/>
    <w:rsid w:val="00DD7D59"/>
    <w:rsid w:val="00DE26F6"/>
    <w:rsid w:val="00DE3C8A"/>
    <w:rsid w:val="00DE4156"/>
    <w:rsid w:val="00DE5C68"/>
    <w:rsid w:val="00DF1D4D"/>
    <w:rsid w:val="00DF2ADC"/>
    <w:rsid w:val="00DF4856"/>
    <w:rsid w:val="00DF61F5"/>
    <w:rsid w:val="00DF7160"/>
    <w:rsid w:val="00DF77FC"/>
    <w:rsid w:val="00E01F6A"/>
    <w:rsid w:val="00E06413"/>
    <w:rsid w:val="00E06B08"/>
    <w:rsid w:val="00E07954"/>
    <w:rsid w:val="00E10E66"/>
    <w:rsid w:val="00E124AC"/>
    <w:rsid w:val="00E14E42"/>
    <w:rsid w:val="00E15661"/>
    <w:rsid w:val="00E22095"/>
    <w:rsid w:val="00E269E7"/>
    <w:rsid w:val="00E31894"/>
    <w:rsid w:val="00E320BF"/>
    <w:rsid w:val="00E40A7D"/>
    <w:rsid w:val="00E44E79"/>
    <w:rsid w:val="00E51D55"/>
    <w:rsid w:val="00E53A70"/>
    <w:rsid w:val="00E630EE"/>
    <w:rsid w:val="00E63EE7"/>
    <w:rsid w:val="00E67EDB"/>
    <w:rsid w:val="00E71633"/>
    <w:rsid w:val="00E72581"/>
    <w:rsid w:val="00E830FF"/>
    <w:rsid w:val="00EA1A3B"/>
    <w:rsid w:val="00EA2B99"/>
    <w:rsid w:val="00EA3D8D"/>
    <w:rsid w:val="00EA7A1F"/>
    <w:rsid w:val="00EA7A29"/>
    <w:rsid w:val="00EB6BC5"/>
    <w:rsid w:val="00EB6FC9"/>
    <w:rsid w:val="00EC0345"/>
    <w:rsid w:val="00EC353F"/>
    <w:rsid w:val="00EC511C"/>
    <w:rsid w:val="00EC5F9A"/>
    <w:rsid w:val="00EC6AC8"/>
    <w:rsid w:val="00ED07C3"/>
    <w:rsid w:val="00ED46A4"/>
    <w:rsid w:val="00EE029D"/>
    <w:rsid w:val="00EE28A0"/>
    <w:rsid w:val="00EE380D"/>
    <w:rsid w:val="00EE3F6C"/>
    <w:rsid w:val="00EF5A61"/>
    <w:rsid w:val="00F154FB"/>
    <w:rsid w:val="00F20D14"/>
    <w:rsid w:val="00F20F0A"/>
    <w:rsid w:val="00F23D36"/>
    <w:rsid w:val="00F27364"/>
    <w:rsid w:val="00F31957"/>
    <w:rsid w:val="00F31A2B"/>
    <w:rsid w:val="00F463F5"/>
    <w:rsid w:val="00F46E1D"/>
    <w:rsid w:val="00F5285A"/>
    <w:rsid w:val="00F533EC"/>
    <w:rsid w:val="00F54DEB"/>
    <w:rsid w:val="00F65B98"/>
    <w:rsid w:val="00F72702"/>
    <w:rsid w:val="00F72EF5"/>
    <w:rsid w:val="00F76F7D"/>
    <w:rsid w:val="00F8153A"/>
    <w:rsid w:val="00F82C77"/>
    <w:rsid w:val="00F93735"/>
    <w:rsid w:val="00FA0D04"/>
    <w:rsid w:val="00FA2B05"/>
    <w:rsid w:val="00FA422D"/>
    <w:rsid w:val="00FB1C7A"/>
    <w:rsid w:val="00FB3304"/>
    <w:rsid w:val="00FB3C31"/>
    <w:rsid w:val="00FC431B"/>
    <w:rsid w:val="00FC6860"/>
    <w:rsid w:val="00FC7B4A"/>
    <w:rsid w:val="00FD06E1"/>
    <w:rsid w:val="00FD0A76"/>
    <w:rsid w:val="00FD1078"/>
    <w:rsid w:val="00FD19EB"/>
    <w:rsid w:val="00FD314D"/>
    <w:rsid w:val="00FD44A7"/>
    <w:rsid w:val="00FD7232"/>
    <w:rsid w:val="00FE2AB3"/>
    <w:rsid w:val="00FE2AE1"/>
    <w:rsid w:val="00FE2F92"/>
    <w:rsid w:val="00FE6D61"/>
    <w:rsid w:val="00FE73D0"/>
    <w:rsid w:val="00FF375E"/>
    <w:rsid w:val="00FF3792"/>
    <w:rsid w:val="00FF43E0"/>
    <w:rsid w:val="00FF464E"/>
    <w:rsid w:val="228EE191"/>
    <w:rsid w:val="2F5F3C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A18307"/>
  <w15:chartTrackingRefBased/>
  <w15:docId w15:val="{63748B6E-A9CC-49DA-9BBA-C814DA7D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9D4"/>
  </w:style>
  <w:style w:type="paragraph" w:styleId="Heading1">
    <w:name w:val="heading 1"/>
    <w:basedOn w:val="Normal"/>
    <w:next w:val="BodyText"/>
    <w:link w:val="Heading1Char"/>
    <w:uiPriority w:val="9"/>
    <w:qFormat/>
    <w:rsid w:val="002D72B0"/>
    <w:pPr>
      <w:keepNext/>
      <w:numPr>
        <w:numId w:val="12"/>
      </w:numPr>
      <w:spacing w:after="240" w:line="240" w:lineRule="auto"/>
      <w:ind w:left="0" w:firstLine="720"/>
      <w:jc w:val="center"/>
      <w:outlineLvl w:val="0"/>
    </w:pPr>
    <w:rPr>
      <w:rFonts w:ascii="Times New Roman" w:eastAsia="SimSun" w:hAnsi="Times New Roman" w:cs="Arial"/>
      <w:bCs/>
      <w:kern w:val="32"/>
      <w:sz w:val="24"/>
      <w:szCs w:val="32"/>
    </w:rPr>
  </w:style>
  <w:style w:type="paragraph" w:styleId="Heading2">
    <w:name w:val="heading 2"/>
    <w:basedOn w:val="Normal"/>
    <w:next w:val="BodyText"/>
    <w:link w:val="Heading2Char"/>
    <w:uiPriority w:val="9"/>
    <w:qFormat/>
    <w:rsid w:val="003444AC"/>
    <w:pPr>
      <w:keepNext/>
      <w:numPr>
        <w:ilvl w:val="1"/>
        <w:numId w:val="12"/>
      </w:numPr>
      <w:spacing w:after="0" w:line="240" w:lineRule="auto"/>
      <w:outlineLvl w:val="1"/>
    </w:pPr>
    <w:rPr>
      <w:rFonts w:ascii="Times New Roman" w:eastAsia="SimSun" w:hAnsi="Times New Roman" w:cs="Times New Roman"/>
      <w:b/>
      <w:bCs/>
      <w:iCs/>
      <w:sz w:val="24"/>
      <w:szCs w:val="28"/>
    </w:rPr>
  </w:style>
  <w:style w:type="paragraph" w:styleId="Heading3">
    <w:name w:val="heading 3"/>
    <w:basedOn w:val="Normal"/>
    <w:next w:val="BodyText"/>
    <w:link w:val="Heading3Char"/>
    <w:uiPriority w:val="9"/>
    <w:qFormat/>
    <w:rsid w:val="00776575"/>
    <w:pPr>
      <w:keepNext/>
      <w:numPr>
        <w:ilvl w:val="2"/>
        <w:numId w:val="12"/>
      </w:numPr>
      <w:spacing w:after="0" w:line="240" w:lineRule="auto"/>
      <w:outlineLvl w:val="2"/>
    </w:pPr>
    <w:rPr>
      <w:rFonts w:ascii="Times New Roman" w:eastAsia="SimSun" w:hAnsi="Times New Roman" w:cs="Arial"/>
      <w:b/>
      <w:kern w:val="32"/>
      <w:sz w:val="24"/>
      <w:szCs w:val="26"/>
    </w:rPr>
  </w:style>
  <w:style w:type="paragraph" w:styleId="Heading4">
    <w:name w:val="heading 4"/>
    <w:basedOn w:val="Normal"/>
    <w:next w:val="BodyText"/>
    <w:link w:val="Heading4Char"/>
    <w:uiPriority w:val="9"/>
    <w:qFormat/>
    <w:rsid w:val="00B67D90"/>
    <w:pPr>
      <w:numPr>
        <w:ilvl w:val="3"/>
        <w:numId w:val="12"/>
      </w:numPr>
      <w:tabs>
        <w:tab w:val="num" w:pos="360"/>
      </w:tabs>
      <w:spacing w:after="0" w:line="240" w:lineRule="auto"/>
      <w:ind w:firstLine="720"/>
      <w:outlineLvl w:val="3"/>
    </w:pPr>
    <w:rPr>
      <w:rFonts w:ascii="Times New Roman" w:eastAsia="SimSun" w:hAnsi="Times New Roman" w:cs="Times New Roman"/>
      <w:bCs/>
      <w:i/>
      <w:sz w:val="24"/>
      <w:szCs w:val="28"/>
    </w:rPr>
  </w:style>
  <w:style w:type="paragraph" w:styleId="Heading5">
    <w:name w:val="heading 5"/>
    <w:basedOn w:val="Normal"/>
    <w:next w:val="BodyText"/>
    <w:link w:val="Heading5Char"/>
    <w:uiPriority w:val="9"/>
    <w:qFormat/>
    <w:rsid w:val="00B67D90"/>
    <w:pPr>
      <w:keepNext/>
      <w:numPr>
        <w:ilvl w:val="4"/>
        <w:numId w:val="12"/>
      </w:numPr>
      <w:tabs>
        <w:tab w:val="num" w:pos="360"/>
      </w:tabs>
      <w:spacing w:after="0" w:line="480" w:lineRule="auto"/>
      <w:ind w:firstLine="720"/>
      <w:outlineLvl w:val="4"/>
    </w:pPr>
    <w:rPr>
      <w:rFonts w:ascii="Times New Roman" w:eastAsia="SimSun" w:hAnsi="Times New Roman" w:cs="Arial"/>
      <w:b/>
      <w:bCs/>
      <w:i/>
      <w:iCs/>
      <w:kern w:val="32"/>
      <w:sz w:val="24"/>
      <w:szCs w:val="26"/>
    </w:rPr>
  </w:style>
  <w:style w:type="paragraph" w:styleId="Heading6">
    <w:name w:val="heading 6"/>
    <w:basedOn w:val="Heading1"/>
    <w:next w:val="Normal"/>
    <w:link w:val="Heading6Char"/>
    <w:uiPriority w:val="9"/>
    <w:qFormat/>
    <w:rsid w:val="00B67D90"/>
    <w:pPr>
      <w:numPr>
        <w:ilvl w:val="5"/>
        <w:numId w:val="11"/>
      </w:numPr>
      <w:outlineLvl w:val="5"/>
    </w:pPr>
    <w:rPr>
      <w:bCs w:val="0"/>
      <w:szCs w:val="22"/>
    </w:rPr>
  </w:style>
  <w:style w:type="paragraph" w:styleId="Heading7">
    <w:name w:val="heading 7"/>
    <w:basedOn w:val="Normal"/>
    <w:next w:val="BodyText"/>
    <w:link w:val="Heading7Char"/>
    <w:uiPriority w:val="9"/>
    <w:qFormat/>
    <w:rsid w:val="00B67D90"/>
    <w:pPr>
      <w:numPr>
        <w:ilvl w:val="6"/>
        <w:numId w:val="12"/>
      </w:numPr>
      <w:tabs>
        <w:tab w:val="num" w:pos="360"/>
      </w:tabs>
      <w:spacing w:after="0" w:line="480" w:lineRule="auto"/>
      <w:ind w:firstLine="720"/>
      <w:jc w:val="center"/>
      <w:outlineLvl w:val="6"/>
    </w:pPr>
    <w:rPr>
      <w:rFonts w:ascii="Times New Roman" w:eastAsia="SimSun" w:hAnsi="Times New Roman" w:cs="Times New Roman"/>
      <w:b/>
      <w:sz w:val="28"/>
      <w:szCs w:val="24"/>
    </w:rPr>
  </w:style>
  <w:style w:type="paragraph" w:styleId="Heading8">
    <w:name w:val="heading 8"/>
    <w:basedOn w:val="Normal"/>
    <w:next w:val="BodyText"/>
    <w:link w:val="Heading8Char"/>
    <w:uiPriority w:val="9"/>
    <w:qFormat/>
    <w:rsid w:val="00B67D90"/>
    <w:pPr>
      <w:numPr>
        <w:ilvl w:val="7"/>
        <w:numId w:val="12"/>
      </w:numPr>
      <w:tabs>
        <w:tab w:val="clear" w:pos="0"/>
        <w:tab w:val="num" w:pos="360"/>
      </w:tabs>
      <w:spacing w:before="240" w:after="0" w:line="240" w:lineRule="auto"/>
      <w:ind w:firstLine="720"/>
      <w:jc w:val="center"/>
      <w:outlineLvl w:val="7"/>
    </w:pPr>
    <w:rPr>
      <w:rFonts w:ascii="Times New Roman" w:eastAsia="SimSun" w:hAnsi="Times New Roman" w:cs="Times New Roman"/>
      <w:b/>
      <w:i/>
      <w:iCs/>
      <w:sz w:val="26"/>
      <w:szCs w:val="24"/>
    </w:rPr>
  </w:style>
  <w:style w:type="paragraph" w:styleId="Heading9">
    <w:name w:val="heading 9"/>
    <w:basedOn w:val="Normal"/>
    <w:next w:val="BodyText"/>
    <w:link w:val="Heading9Char"/>
    <w:uiPriority w:val="9"/>
    <w:qFormat/>
    <w:rsid w:val="00B67D90"/>
    <w:pPr>
      <w:numPr>
        <w:ilvl w:val="8"/>
        <w:numId w:val="12"/>
      </w:numPr>
      <w:tabs>
        <w:tab w:val="num" w:pos="360"/>
      </w:tabs>
      <w:spacing w:before="240" w:after="0" w:line="240" w:lineRule="auto"/>
      <w:ind w:firstLine="720"/>
      <w:outlineLvl w:val="8"/>
    </w:pPr>
    <w:rPr>
      <w:rFonts w:ascii="Times New Roman" w:eastAsia="SimSun"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2B0"/>
    <w:rPr>
      <w:rFonts w:ascii="Times New Roman" w:eastAsia="SimSun" w:hAnsi="Times New Roman" w:cs="Arial"/>
      <w:bCs/>
      <w:kern w:val="32"/>
      <w:sz w:val="24"/>
      <w:szCs w:val="32"/>
    </w:rPr>
  </w:style>
  <w:style w:type="character" w:customStyle="1" w:styleId="Heading2Char">
    <w:name w:val="Heading 2 Char"/>
    <w:basedOn w:val="DefaultParagraphFont"/>
    <w:link w:val="Heading2"/>
    <w:uiPriority w:val="9"/>
    <w:rsid w:val="003444AC"/>
    <w:rPr>
      <w:rFonts w:ascii="Times New Roman" w:eastAsia="SimSun" w:hAnsi="Times New Roman" w:cs="Times New Roman"/>
      <w:b/>
      <w:bCs/>
      <w:iCs/>
      <w:sz w:val="24"/>
      <w:szCs w:val="28"/>
    </w:rPr>
  </w:style>
  <w:style w:type="character" w:customStyle="1" w:styleId="Heading3Char">
    <w:name w:val="Heading 3 Char"/>
    <w:basedOn w:val="DefaultParagraphFont"/>
    <w:link w:val="Heading3"/>
    <w:uiPriority w:val="9"/>
    <w:rsid w:val="00776575"/>
    <w:rPr>
      <w:rFonts w:ascii="Times New Roman" w:eastAsia="SimSun" w:hAnsi="Times New Roman" w:cs="Arial"/>
      <w:b/>
      <w:kern w:val="32"/>
      <w:sz w:val="24"/>
      <w:szCs w:val="26"/>
    </w:rPr>
  </w:style>
  <w:style w:type="character" w:customStyle="1" w:styleId="Heading4Char">
    <w:name w:val="Heading 4 Char"/>
    <w:basedOn w:val="DefaultParagraphFont"/>
    <w:link w:val="Heading4"/>
    <w:uiPriority w:val="9"/>
    <w:rsid w:val="00B67D90"/>
    <w:rPr>
      <w:rFonts w:ascii="Times New Roman" w:eastAsia="SimSun" w:hAnsi="Times New Roman" w:cs="Times New Roman"/>
      <w:bCs/>
      <w:i/>
      <w:sz w:val="24"/>
      <w:szCs w:val="28"/>
    </w:rPr>
  </w:style>
  <w:style w:type="character" w:customStyle="1" w:styleId="Heading5Char">
    <w:name w:val="Heading 5 Char"/>
    <w:basedOn w:val="DefaultParagraphFont"/>
    <w:link w:val="Heading5"/>
    <w:uiPriority w:val="9"/>
    <w:rsid w:val="00B67D90"/>
    <w:rPr>
      <w:rFonts w:ascii="Times New Roman" w:eastAsia="SimSun" w:hAnsi="Times New Roman" w:cs="Arial"/>
      <w:b/>
      <w:bCs/>
      <w:i/>
      <w:iCs/>
      <w:kern w:val="32"/>
      <w:sz w:val="24"/>
      <w:szCs w:val="26"/>
    </w:rPr>
  </w:style>
  <w:style w:type="character" w:customStyle="1" w:styleId="Heading6Char">
    <w:name w:val="Heading 6 Char"/>
    <w:basedOn w:val="DefaultParagraphFont"/>
    <w:link w:val="Heading6"/>
    <w:uiPriority w:val="9"/>
    <w:rsid w:val="00B67D90"/>
    <w:rPr>
      <w:rFonts w:ascii="Times New Roman" w:eastAsia="SimSun" w:hAnsi="Times New Roman" w:cs="Arial"/>
      <w:b/>
      <w:kern w:val="32"/>
      <w:sz w:val="32"/>
    </w:rPr>
  </w:style>
  <w:style w:type="character" w:customStyle="1" w:styleId="Heading7Char">
    <w:name w:val="Heading 7 Char"/>
    <w:basedOn w:val="DefaultParagraphFont"/>
    <w:link w:val="Heading7"/>
    <w:uiPriority w:val="9"/>
    <w:rsid w:val="00B67D90"/>
    <w:rPr>
      <w:rFonts w:ascii="Times New Roman" w:eastAsia="SimSun" w:hAnsi="Times New Roman" w:cs="Times New Roman"/>
      <w:b/>
      <w:sz w:val="28"/>
      <w:szCs w:val="24"/>
    </w:rPr>
  </w:style>
  <w:style w:type="character" w:customStyle="1" w:styleId="Heading8Char">
    <w:name w:val="Heading 8 Char"/>
    <w:basedOn w:val="DefaultParagraphFont"/>
    <w:link w:val="Heading8"/>
    <w:uiPriority w:val="9"/>
    <w:rsid w:val="00B67D90"/>
    <w:rPr>
      <w:rFonts w:ascii="Times New Roman" w:eastAsia="SimSun" w:hAnsi="Times New Roman" w:cs="Times New Roman"/>
      <w:b/>
      <w:i/>
      <w:iCs/>
      <w:sz w:val="26"/>
      <w:szCs w:val="24"/>
    </w:rPr>
  </w:style>
  <w:style w:type="character" w:customStyle="1" w:styleId="Heading9Char">
    <w:name w:val="Heading 9 Char"/>
    <w:basedOn w:val="DefaultParagraphFont"/>
    <w:link w:val="Heading9"/>
    <w:uiPriority w:val="9"/>
    <w:rsid w:val="00B67D90"/>
    <w:rPr>
      <w:rFonts w:ascii="Times New Roman" w:eastAsia="SimSun" w:hAnsi="Times New Roman" w:cs="Arial"/>
      <w:b/>
      <w:sz w:val="24"/>
      <w:szCs w:val="24"/>
    </w:rPr>
  </w:style>
  <w:style w:type="paragraph" w:styleId="Caption">
    <w:name w:val="caption"/>
    <w:basedOn w:val="Normal"/>
    <w:next w:val="Normal"/>
    <w:uiPriority w:val="35"/>
    <w:qFormat/>
    <w:rsid w:val="00B67D90"/>
    <w:pPr>
      <w:spacing w:after="120" w:line="240" w:lineRule="auto"/>
      <w:ind w:firstLine="720"/>
    </w:pPr>
    <w:rPr>
      <w:rFonts w:ascii="Times New Roman" w:eastAsia="SimSun" w:hAnsi="Times New Roman" w:cs="Times New Roman"/>
      <w:b/>
      <w:bCs/>
      <w:sz w:val="24"/>
      <w:szCs w:val="20"/>
    </w:rPr>
  </w:style>
  <w:style w:type="paragraph" w:customStyle="1" w:styleId="TitlePage">
    <w:name w:val="Title Page"/>
    <w:rsid w:val="00B67D90"/>
    <w:pPr>
      <w:spacing w:after="0" w:line="240" w:lineRule="auto"/>
      <w:jc w:val="center"/>
    </w:pPr>
    <w:rPr>
      <w:rFonts w:ascii="Times New Roman" w:eastAsia="SimSun" w:hAnsi="Times New Roman" w:cs="Times New Roman"/>
      <w:sz w:val="24"/>
      <w:szCs w:val="20"/>
    </w:rPr>
  </w:style>
  <w:style w:type="paragraph" w:customStyle="1" w:styleId="TitlePageRightAlign">
    <w:name w:val="Title Page Right Align"/>
    <w:basedOn w:val="TitlePage"/>
    <w:rsid w:val="00B67D90"/>
    <w:pPr>
      <w:jc w:val="right"/>
    </w:pPr>
  </w:style>
  <w:style w:type="paragraph" w:customStyle="1" w:styleId="PageHeading">
    <w:name w:val="Page Heading"/>
    <w:basedOn w:val="TitlePage"/>
    <w:next w:val="BodyText"/>
    <w:rsid w:val="00B67D90"/>
    <w:pPr>
      <w:keepNext/>
      <w:spacing w:line="480" w:lineRule="auto"/>
      <w:outlineLvl w:val="0"/>
    </w:pPr>
    <w:rPr>
      <w:b/>
      <w:sz w:val="32"/>
    </w:rPr>
  </w:style>
  <w:style w:type="paragraph" w:customStyle="1" w:styleId="PageHeadingTOC">
    <w:name w:val="Page Heading TOC"/>
    <w:basedOn w:val="PageHeading"/>
    <w:next w:val="BodyText"/>
    <w:rsid w:val="00B67D90"/>
  </w:style>
  <w:style w:type="paragraph" w:styleId="TOC1">
    <w:name w:val="toc 1"/>
    <w:basedOn w:val="Normal"/>
    <w:next w:val="Normal"/>
    <w:autoRedefine/>
    <w:uiPriority w:val="39"/>
    <w:rsid w:val="00B67D90"/>
    <w:pPr>
      <w:tabs>
        <w:tab w:val="right" w:leader="dot" w:pos="9350"/>
      </w:tabs>
      <w:spacing w:after="0" w:line="240" w:lineRule="auto"/>
      <w:ind w:left="432" w:hanging="432"/>
    </w:pPr>
    <w:rPr>
      <w:rFonts w:ascii="Times New Roman" w:eastAsia="SimSun" w:hAnsi="Times New Roman" w:cs="Times New Roman"/>
      <w:sz w:val="24"/>
      <w:szCs w:val="24"/>
    </w:rPr>
  </w:style>
  <w:style w:type="paragraph" w:styleId="BodyText">
    <w:name w:val="Body Text"/>
    <w:basedOn w:val="Normal"/>
    <w:link w:val="BodyTextChar"/>
    <w:uiPriority w:val="99"/>
    <w:rsid w:val="00B67D90"/>
    <w:pPr>
      <w:spacing w:after="0" w:line="480" w:lineRule="auto"/>
      <w:ind w:firstLine="720"/>
    </w:pPr>
    <w:rPr>
      <w:rFonts w:ascii="Times New Roman" w:eastAsia="SimSun" w:hAnsi="Times New Roman" w:cs="Times New Roman"/>
      <w:sz w:val="24"/>
      <w:szCs w:val="24"/>
    </w:rPr>
  </w:style>
  <w:style w:type="character" w:customStyle="1" w:styleId="BodyTextChar">
    <w:name w:val="Body Text Char"/>
    <w:basedOn w:val="DefaultParagraphFont"/>
    <w:link w:val="BodyText"/>
    <w:uiPriority w:val="99"/>
    <w:rsid w:val="00B67D90"/>
    <w:rPr>
      <w:rFonts w:ascii="Times New Roman" w:eastAsia="SimSun" w:hAnsi="Times New Roman" w:cs="Times New Roman"/>
      <w:sz w:val="24"/>
      <w:szCs w:val="24"/>
    </w:rPr>
  </w:style>
  <w:style w:type="paragraph" w:styleId="TOC2">
    <w:name w:val="toc 2"/>
    <w:basedOn w:val="Normal"/>
    <w:next w:val="Normal"/>
    <w:autoRedefine/>
    <w:uiPriority w:val="39"/>
    <w:rsid w:val="00B67D90"/>
    <w:pPr>
      <w:spacing w:after="0" w:line="240" w:lineRule="auto"/>
      <w:ind w:left="1350" w:hanging="810"/>
    </w:pPr>
    <w:rPr>
      <w:rFonts w:ascii="Times New Roman" w:eastAsia="SimSun" w:hAnsi="Times New Roman" w:cs="Times New Roman"/>
      <w:sz w:val="24"/>
      <w:szCs w:val="24"/>
    </w:rPr>
  </w:style>
  <w:style w:type="paragraph" w:styleId="TOC3">
    <w:name w:val="toc 3"/>
    <w:basedOn w:val="Normal"/>
    <w:next w:val="Normal"/>
    <w:autoRedefine/>
    <w:uiPriority w:val="39"/>
    <w:rsid w:val="00B67D90"/>
    <w:pPr>
      <w:tabs>
        <w:tab w:val="right" w:leader="dot" w:pos="8630"/>
      </w:tabs>
      <w:spacing w:after="0" w:line="240" w:lineRule="auto"/>
      <w:ind w:left="1440" w:hanging="245"/>
    </w:pPr>
    <w:rPr>
      <w:rFonts w:ascii="Times New Roman" w:eastAsia="SimSun" w:hAnsi="Times New Roman" w:cs="Times New Roman"/>
      <w:sz w:val="24"/>
      <w:szCs w:val="24"/>
    </w:rPr>
  </w:style>
  <w:style w:type="paragraph" w:styleId="TOC4">
    <w:name w:val="toc 4"/>
    <w:basedOn w:val="Normal"/>
    <w:next w:val="Normal"/>
    <w:autoRedefine/>
    <w:uiPriority w:val="39"/>
    <w:rsid w:val="00B67D90"/>
    <w:pPr>
      <w:spacing w:after="0" w:line="240" w:lineRule="auto"/>
      <w:ind w:left="720" w:firstLine="720"/>
    </w:pPr>
    <w:rPr>
      <w:rFonts w:ascii="Times New Roman" w:eastAsia="SimSun" w:hAnsi="Times New Roman" w:cs="Times New Roman"/>
      <w:sz w:val="24"/>
      <w:szCs w:val="24"/>
    </w:rPr>
  </w:style>
  <w:style w:type="paragraph" w:styleId="TOC5">
    <w:name w:val="toc 5"/>
    <w:basedOn w:val="Normal"/>
    <w:next w:val="Normal"/>
    <w:autoRedefine/>
    <w:uiPriority w:val="39"/>
    <w:rsid w:val="00B67D90"/>
    <w:pPr>
      <w:spacing w:after="0" w:line="240" w:lineRule="auto"/>
      <w:ind w:left="960" w:firstLine="720"/>
    </w:pPr>
    <w:rPr>
      <w:rFonts w:ascii="Times New Roman" w:eastAsia="SimSun" w:hAnsi="Times New Roman" w:cs="Times New Roman"/>
      <w:sz w:val="24"/>
      <w:szCs w:val="24"/>
    </w:rPr>
  </w:style>
  <w:style w:type="paragraph" w:styleId="TOC6">
    <w:name w:val="toc 6"/>
    <w:basedOn w:val="Normal"/>
    <w:next w:val="Normal"/>
    <w:autoRedefine/>
    <w:uiPriority w:val="39"/>
    <w:semiHidden/>
    <w:rsid w:val="00B67D90"/>
    <w:pPr>
      <w:spacing w:after="0" w:line="240" w:lineRule="auto"/>
      <w:ind w:left="1200" w:firstLine="720"/>
    </w:pPr>
    <w:rPr>
      <w:rFonts w:ascii="Times New Roman" w:eastAsia="SimSun" w:hAnsi="Times New Roman" w:cs="Times New Roman"/>
      <w:sz w:val="24"/>
      <w:szCs w:val="24"/>
    </w:rPr>
  </w:style>
  <w:style w:type="paragraph" w:styleId="TOC7">
    <w:name w:val="toc 7"/>
    <w:basedOn w:val="Normal"/>
    <w:next w:val="Normal"/>
    <w:autoRedefine/>
    <w:uiPriority w:val="39"/>
    <w:semiHidden/>
    <w:rsid w:val="00B67D90"/>
    <w:pPr>
      <w:spacing w:after="0" w:line="240" w:lineRule="auto"/>
      <w:ind w:left="1440" w:firstLine="720"/>
    </w:pPr>
    <w:rPr>
      <w:rFonts w:ascii="Times New Roman" w:eastAsia="SimSun" w:hAnsi="Times New Roman" w:cs="Times New Roman"/>
      <w:sz w:val="24"/>
      <w:szCs w:val="24"/>
    </w:rPr>
  </w:style>
  <w:style w:type="paragraph" w:styleId="TOC8">
    <w:name w:val="toc 8"/>
    <w:basedOn w:val="Normal"/>
    <w:next w:val="Normal"/>
    <w:autoRedefine/>
    <w:uiPriority w:val="39"/>
    <w:semiHidden/>
    <w:rsid w:val="00B67D90"/>
    <w:pPr>
      <w:spacing w:after="0" w:line="240" w:lineRule="auto"/>
      <w:ind w:left="1680" w:firstLine="720"/>
    </w:pPr>
    <w:rPr>
      <w:rFonts w:ascii="Times New Roman" w:eastAsia="SimSun" w:hAnsi="Times New Roman" w:cs="Times New Roman"/>
      <w:sz w:val="24"/>
      <w:szCs w:val="24"/>
    </w:rPr>
  </w:style>
  <w:style w:type="paragraph" w:styleId="TOC9">
    <w:name w:val="toc 9"/>
    <w:basedOn w:val="Normal"/>
    <w:next w:val="Normal"/>
    <w:autoRedefine/>
    <w:uiPriority w:val="39"/>
    <w:semiHidden/>
    <w:rsid w:val="00B67D90"/>
    <w:pPr>
      <w:spacing w:after="0" w:line="240" w:lineRule="auto"/>
      <w:ind w:left="1920" w:firstLine="720"/>
    </w:pPr>
    <w:rPr>
      <w:rFonts w:ascii="Times New Roman" w:eastAsia="SimSun" w:hAnsi="Times New Roman" w:cs="Times New Roman"/>
      <w:sz w:val="24"/>
      <w:szCs w:val="24"/>
    </w:rPr>
  </w:style>
  <w:style w:type="character" w:styleId="Hyperlink">
    <w:name w:val="Hyperlink"/>
    <w:basedOn w:val="DefaultParagraphFont"/>
    <w:uiPriority w:val="99"/>
    <w:rsid w:val="00B67D90"/>
    <w:rPr>
      <w:color w:val="0000FF"/>
      <w:u w:val="single"/>
    </w:rPr>
  </w:style>
  <w:style w:type="paragraph" w:styleId="TableofFigures">
    <w:name w:val="table of figures"/>
    <w:basedOn w:val="Normal"/>
    <w:next w:val="Normal"/>
    <w:uiPriority w:val="99"/>
    <w:rsid w:val="00B67D90"/>
    <w:pPr>
      <w:spacing w:after="0" w:line="240" w:lineRule="auto"/>
      <w:ind w:left="475" w:hanging="475"/>
    </w:pPr>
    <w:rPr>
      <w:rFonts w:ascii="Times New Roman" w:eastAsia="SimSun" w:hAnsi="Times New Roman" w:cs="Times New Roman"/>
      <w:sz w:val="24"/>
      <w:szCs w:val="24"/>
    </w:rPr>
  </w:style>
  <w:style w:type="paragraph" w:styleId="Footer">
    <w:name w:val="footer"/>
    <w:basedOn w:val="Normal"/>
    <w:link w:val="FooterChar"/>
    <w:uiPriority w:val="99"/>
    <w:rsid w:val="00B67D90"/>
    <w:pPr>
      <w:tabs>
        <w:tab w:val="center" w:pos="4320"/>
        <w:tab w:val="right" w:pos="8640"/>
      </w:tabs>
      <w:spacing w:after="0" w:line="240" w:lineRule="auto"/>
      <w:ind w:firstLine="720"/>
    </w:pPr>
    <w:rPr>
      <w:rFonts w:ascii="Times New Roman" w:eastAsia="SimSun" w:hAnsi="Times New Roman" w:cs="Times New Roman"/>
      <w:sz w:val="24"/>
      <w:szCs w:val="24"/>
    </w:rPr>
  </w:style>
  <w:style w:type="character" w:customStyle="1" w:styleId="FooterChar">
    <w:name w:val="Footer Char"/>
    <w:basedOn w:val="DefaultParagraphFont"/>
    <w:link w:val="Footer"/>
    <w:uiPriority w:val="99"/>
    <w:rsid w:val="00B67D90"/>
    <w:rPr>
      <w:rFonts w:ascii="Times New Roman" w:eastAsia="SimSun" w:hAnsi="Times New Roman" w:cs="Times New Roman"/>
      <w:sz w:val="24"/>
      <w:szCs w:val="24"/>
    </w:rPr>
  </w:style>
  <w:style w:type="character" w:styleId="PageNumber">
    <w:name w:val="page number"/>
    <w:basedOn w:val="DefaultParagraphFont"/>
    <w:uiPriority w:val="99"/>
    <w:rsid w:val="00B67D90"/>
    <w:rPr>
      <w:rFonts w:cs="Times New Roman"/>
    </w:rPr>
  </w:style>
  <w:style w:type="paragraph" w:styleId="Header">
    <w:name w:val="header"/>
    <w:basedOn w:val="Normal"/>
    <w:link w:val="HeaderChar"/>
    <w:uiPriority w:val="99"/>
    <w:rsid w:val="00B67D90"/>
    <w:pPr>
      <w:tabs>
        <w:tab w:val="center" w:pos="4320"/>
        <w:tab w:val="right" w:pos="8640"/>
      </w:tabs>
      <w:spacing w:after="0" w:line="240" w:lineRule="auto"/>
      <w:ind w:firstLine="720"/>
    </w:pPr>
    <w:rPr>
      <w:rFonts w:ascii="Times New Roman" w:eastAsia="SimSun" w:hAnsi="Times New Roman" w:cs="Times New Roman"/>
      <w:sz w:val="24"/>
      <w:szCs w:val="24"/>
    </w:rPr>
  </w:style>
  <w:style w:type="character" w:customStyle="1" w:styleId="HeaderChar">
    <w:name w:val="Header Char"/>
    <w:basedOn w:val="DefaultParagraphFont"/>
    <w:link w:val="Header"/>
    <w:uiPriority w:val="99"/>
    <w:rsid w:val="00B67D90"/>
    <w:rPr>
      <w:rFonts w:ascii="Times New Roman" w:eastAsia="SimSun" w:hAnsi="Times New Roman" w:cs="Times New Roman"/>
      <w:sz w:val="24"/>
      <w:szCs w:val="24"/>
    </w:rPr>
  </w:style>
  <w:style w:type="paragraph" w:customStyle="1" w:styleId="ButtonorMenuSelectionCharChar">
    <w:name w:val="Button or Menu Selection Char Char"/>
    <w:basedOn w:val="Normal"/>
    <w:autoRedefine/>
    <w:rsid w:val="00B67D90"/>
    <w:pPr>
      <w:tabs>
        <w:tab w:val="num" w:pos="720"/>
      </w:tabs>
      <w:spacing w:after="0" w:line="240" w:lineRule="auto"/>
      <w:ind w:left="720" w:hanging="360"/>
    </w:pPr>
    <w:rPr>
      <w:rFonts w:ascii="Arial" w:eastAsia="SimSun" w:hAnsi="Arial" w:cs="Arial"/>
      <w:b/>
      <w:sz w:val="24"/>
      <w:szCs w:val="24"/>
    </w:rPr>
  </w:style>
  <w:style w:type="character" w:customStyle="1" w:styleId="ButtonorMenuSelectionCharCharChar">
    <w:name w:val="Button or Menu Selection Char Char Char"/>
    <w:rsid w:val="00B67D90"/>
    <w:rPr>
      <w:rFonts w:ascii="Arial" w:hAnsi="Arial"/>
      <w:b/>
      <w:sz w:val="24"/>
      <w:lang w:val="en-US" w:eastAsia="en-US"/>
    </w:rPr>
  </w:style>
  <w:style w:type="paragraph" w:customStyle="1" w:styleId="IntroText">
    <w:name w:val="Intro Text"/>
    <w:basedOn w:val="Normal"/>
    <w:rsid w:val="00B67D90"/>
    <w:pPr>
      <w:spacing w:after="0" w:line="240" w:lineRule="auto"/>
      <w:ind w:firstLine="720"/>
    </w:pPr>
    <w:rPr>
      <w:rFonts w:ascii="Arial" w:eastAsia="SimSun" w:hAnsi="Arial" w:cs="Times New Roman"/>
      <w:sz w:val="24"/>
      <w:szCs w:val="24"/>
    </w:rPr>
  </w:style>
  <w:style w:type="paragraph" w:customStyle="1" w:styleId="Text">
    <w:name w:val="Text"/>
    <w:rsid w:val="00B67D90"/>
    <w:pPr>
      <w:spacing w:after="0" w:line="360" w:lineRule="auto"/>
    </w:pPr>
    <w:rPr>
      <w:rFonts w:ascii="Times New Roman" w:eastAsia="SimSun" w:hAnsi="Times New Roman" w:cs="Times New Roman"/>
      <w:sz w:val="24"/>
      <w:szCs w:val="20"/>
    </w:rPr>
  </w:style>
  <w:style w:type="character" w:customStyle="1" w:styleId="TitlePageChar">
    <w:name w:val="Title Page Char"/>
    <w:rsid w:val="00B67D90"/>
    <w:rPr>
      <w:sz w:val="24"/>
      <w:lang w:val="en-US" w:eastAsia="en-US"/>
    </w:rPr>
  </w:style>
  <w:style w:type="character" w:customStyle="1" w:styleId="PageHeadingChar">
    <w:name w:val="Page Heading Char"/>
    <w:rsid w:val="00B67D90"/>
    <w:rPr>
      <w:b/>
      <w:sz w:val="32"/>
      <w:lang w:val="en-US" w:eastAsia="en-US"/>
    </w:rPr>
  </w:style>
  <w:style w:type="character" w:styleId="FollowedHyperlink">
    <w:name w:val="FollowedHyperlink"/>
    <w:basedOn w:val="DefaultParagraphFont"/>
    <w:uiPriority w:val="99"/>
    <w:rsid w:val="00B67D90"/>
    <w:rPr>
      <w:color w:val="800080"/>
      <w:u w:val="single"/>
    </w:rPr>
  </w:style>
  <w:style w:type="paragraph" w:styleId="Bibliography">
    <w:name w:val="Bibliography"/>
    <w:basedOn w:val="BodyText"/>
    <w:uiPriority w:val="37"/>
    <w:rsid w:val="00B67D90"/>
    <w:pPr>
      <w:spacing w:after="240" w:line="240" w:lineRule="auto"/>
      <w:ind w:left="720" w:hanging="720"/>
    </w:pPr>
  </w:style>
  <w:style w:type="character" w:styleId="CommentReference">
    <w:name w:val="annotation reference"/>
    <w:basedOn w:val="DefaultParagraphFont"/>
    <w:rsid w:val="00B67D90"/>
    <w:rPr>
      <w:sz w:val="16"/>
    </w:rPr>
  </w:style>
  <w:style w:type="paragraph" w:styleId="CommentText">
    <w:name w:val="annotation text"/>
    <w:basedOn w:val="Normal"/>
    <w:link w:val="CommentTextChar"/>
    <w:uiPriority w:val="99"/>
    <w:rsid w:val="00B67D90"/>
    <w:pPr>
      <w:spacing w:after="0" w:line="240" w:lineRule="auto"/>
      <w:ind w:firstLine="720"/>
    </w:pPr>
    <w:rPr>
      <w:rFonts w:ascii="Times New Roman" w:eastAsia="SimSun" w:hAnsi="Times New Roman" w:cs="Times New Roman"/>
      <w:sz w:val="20"/>
      <w:szCs w:val="20"/>
    </w:rPr>
  </w:style>
  <w:style w:type="character" w:customStyle="1" w:styleId="CommentTextChar">
    <w:name w:val="Comment Text Char"/>
    <w:basedOn w:val="DefaultParagraphFont"/>
    <w:link w:val="CommentText"/>
    <w:uiPriority w:val="99"/>
    <w:rsid w:val="00B67D90"/>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rsid w:val="00B67D90"/>
    <w:rPr>
      <w:b/>
      <w:bCs/>
    </w:rPr>
  </w:style>
  <w:style w:type="character" w:customStyle="1" w:styleId="CommentSubjectChar">
    <w:name w:val="Comment Subject Char"/>
    <w:basedOn w:val="CommentTextChar"/>
    <w:link w:val="CommentSubject"/>
    <w:uiPriority w:val="99"/>
    <w:rsid w:val="00B67D90"/>
    <w:rPr>
      <w:rFonts w:ascii="Times New Roman" w:eastAsia="SimSun" w:hAnsi="Times New Roman" w:cs="Times New Roman"/>
      <w:b/>
      <w:bCs/>
      <w:sz w:val="20"/>
      <w:szCs w:val="20"/>
    </w:rPr>
  </w:style>
  <w:style w:type="paragraph" w:styleId="BalloonText">
    <w:name w:val="Balloon Text"/>
    <w:basedOn w:val="Normal"/>
    <w:link w:val="BalloonTextChar"/>
    <w:uiPriority w:val="99"/>
    <w:rsid w:val="00B67D90"/>
    <w:pPr>
      <w:spacing w:after="0" w:line="240" w:lineRule="auto"/>
      <w:ind w:firstLine="720"/>
    </w:pPr>
    <w:rPr>
      <w:rFonts w:ascii="Tahoma" w:eastAsia="SimSun" w:hAnsi="Tahoma" w:cs="Tahoma"/>
      <w:sz w:val="16"/>
      <w:szCs w:val="16"/>
    </w:rPr>
  </w:style>
  <w:style w:type="character" w:customStyle="1" w:styleId="BalloonTextChar">
    <w:name w:val="Balloon Text Char"/>
    <w:basedOn w:val="DefaultParagraphFont"/>
    <w:link w:val="BalloonText"/>
    <w:uiPriority w:val="99"/>
    <w:rsid w:val="00B67D90"/>
    <w:rPr>
      <w:rFonts w:ascii="Tahoma" w:eastAsia="SimSun" w:hAnsi="Tahoma" w:cs="Tahoma"/>
      <w:sz w:val="16"/>
      <w:szCs w:val="16"/>
    </w:rPr>
  </w:style>
  <w:style w:type="paragraph" w:styleId="Revision">
    <w:name w:val="Revision"/>
    <w:hidden/>
    <w:uiPriority w:val="99"/>
    <w:semiHidden/>
    <w:rsid w:val="00B67D90"/>
    <w:pPr>
      <w:spacing w:after="0" w:line="240" w:lineRule="auto"/>
    </w:pPr>
    <w:rPr>
      <w:rFonts w:ascii="Times New Roman" w:eastAsia="SimSun" w:hAnsi="Times New Roman" w:cs="Times New Roman"/>
      <w:sz w:val="24"/>
      <w:szCs w:val="24"/>
    </w:rPr>
  </w:style>
  <w:style w:type="paragraph" w:styleId="DocumentMap">
    <w:name w:val="Document Map"/>
    <w:basedOn w:val="Normal"/>
    <w:link w:val="DocumentMapChar"/>
    <w:uiPriority w:val="99"/>
    <w:rsid w:val="00B67D90"/>
    <w:pPr>
      <w:spacing w:after="0" w:line="240" w:lineRule="auto"/>
      <w:ind w:firstLine="720"/>
    </w:pPr>
    <w:rPr>
      <w:rFonts w:ascii="Tahoma" w:eastAsia="SimSun" w:hAnsi="Tahoma" w:cs="Tahoma"/>
      <w:sz w:val="24"/>
      <w:szCs w:val="16"/>
    </w:rPr>
  </w:style>
  <w:style w:type="character" w:customStyle="1" w:styleId="DocumentMapChar">
    <w:name w:val="Document Map Char"/>
    <w:basedOn w:val="DefaultParagraphFont"/>
    <w:link w:val="DocumentMap"/>
    <w:uiPriority w:val="99"/>
    <w:rsid w:val="00B67D90"/>
    <w:rPr>
      <w:rFonts w:ascii="Tahoma" w:eastAsia="SimSun" w:hAnsi="Tahoma" w:cs="Tahoma"/>
      <w:sz w:val="24"/>
      <w:szCs w:val="16"/>
    </w:rPr>
  </w:style>
  <w:style w:type="paragraph" w:customStyle="1" w:styleId="TableText">
    <w:name w:val="Table Text"/>
    <w:basedOn w:val="Normal"/>
    <w:qFormat/>
    <w:rsid w:val="00B67D90"/>
    <w:pPr>
      <w:spacing w:before="60" w:after="60" w:line="240" w:lineRule="auto"/>
      <w:ind w:firstLine="720"/>
    </w:pPr>
    <w:rPr>
      <w:rFonts w:ascii="Times New Roman" w:eastAsia="SimSun" w:hAnsi="Times New Roman" w:cs="Times New Roman"/>
      <w:sz w:val="24"/>
      <w:szCs w:val="24"/>
    </w:rPr>
  </w:style>
  <w:style w:type="paragraph" w:styleId="BlockText">
    <w:name w:val="Block Text"/>
    <w:basedOn w:val="Normal"/>
    <w:uiPriority w:val="99"/>
    <w:rsid w:val="00B67D90"/>
    <w:pPr>
      <w:spacing w:after="120" w:line="240" w:lineRule="auto"/>
      <w:ind w:left="1440" w:right="1440" w:firstLine="720"/>
    </w:pPr>
    <w:rPr>
      <w:rFonts w:ascii="Times New Roman" w:eastAsia="SimSun" w:hAnsi="Times New Roman" w:cs="Times New Roman"/>
      <w:sz w:val="24"/>
      <w:szCs w:val="24"/>
    </w:rPr>
  </w:style>
  <w:style w:type="paragraph" w:styleId="BodyText2">
    <w:name w:val="Body Text 2"/>
    <w:basedOn w:val="Normal"/>
    <w:link w:val="BodyText2Char"/>
    <w:uiPriority w:val="99"/>
    <w:rsid w:val="00B67D90"/>
    <w:pPr>
      <w:spacing w:after="120" w:line="480" w:lineRule="auto"/>
      <w:ind w:firstLine="720"/>
    </w:pPr>
    <w:rPr>
      <w:rFonts w:ascii="Times New Roman" w:eastAsia="SimSun" w:hAnsi="Times New Roman" w:cs="Times New Roman"/>
      <w:sz w:val="24"/>
      <w:szCs w:val="24"/>
    </w:rPr>
  </w:style>
  <w:style w:type="character" w:customStyle="1" w:styleId="BodyText2Char">
    <w:name w:val="Body Text 2 Char"/>
    <w:basedOn w:val="DefaultParagraphFont"/>
    <w:link w:val="BodyText2"/>
    <w:uiPriority w:val="99"/>
    <w:rsid w:val="00B67D90"/>
    <w:rPr>
      <w:rFonts w:ascii="Times New Roman" w:eastAsia="SimSun" w:hAnsi="Times New Roman" w:cs="Times New Roman"/>
      <w:sz w:val="24"/>
      <w:szCs w:val="24"/>
    </w:rPr>
  </w:style>
  <w:style w:type="paragraph" w:styleId="BodyText3">
    <w:name w:val="Body Text 3"/>
    <w:basedOn w:val="Normal"/>
    <w:link w:val="BodyText3Char"/>
    <w:uiPriority w:val="99"/>
    <w:rsid w:val="00B67D90"/>
    <w:pPr>
      <w:spacing w:after="120" w:line="240" w:lineRule="auto"/>
      <w:ind w:firstLine="720"/>
    </w:pPr>
    <w:rPr>
      <w:rFonts w:ascii="Times New Roman" w:eastAsia="SimSun" w:hAnsi="Times New Roman" w:cs="Times New Roman"/>
      <w:sz w:val="16"/>
      <w:szCs w:val="16"/>
    </w:rPr>
  </w:style>
  <w:style w:type="character" w:customStyle="1" w:styleId="BodyText3Char">
    <w:name w:val="Body Text 3 Char"/>
    <w:basedOn w:val="DefaultParagraphFont"/>
    <w:link w:val="BodyText3"/>
    <w:uiPriority w:val="99"/>
    <w:rsid w:val="00B67D90"/>
    <w:rPr>
      <w:rFonts w:ascii="Times New Roman" w:eastAsia="SimSun" w:hAnsi="Times New Roman" w:cs="Times New Roman"/>
      <w:sz w:val="16"/>
      <w:szCs w:val="16"/>
    </w:rPr>
  </w:style>
  <w:style w:type="paragraph" w:styleId="BodyTextFirstIndent">
    <w:name w:val="Body Text First Indent"/>
    <w:basedOn w:val="BodyText"/>
    <w:link w:val="BodyTextFirstIndentChar"/>
    <w:uiPriority w:val="99"/>
    <w:rsid w:val="00B67D90"/>
    <w:pPr>
      <w:spacing w:after="120"/>
      <w:ind w:firstLine="210"/>
    </w:pPr>
  </w:style>
  <w:style w:type="character" w:customStyle="1" w:styleId="BodyTextFirstIndentChar">
    <w:name w:val="Body Text First Indent Char"/>
    <w:basedOn w:val="BodyTextChar"/>
    <w:link w:val="BodyTextFirstIndent"/>
    <w:uiPriority w:val="99"/>
    <w:rsid w:val="00B67D90"/>
    <w:rPr>
      <w:rFonts w:ascii="Times New Roman" w:eastAsia="SimSun" w:hAnsi="Times New Roman" w:cs="Times New Roman"/>
      <w:sz w:val="24"/>
      <w:szCs w:val="24"/>
    </w:rPr>
  </w:style>
  <w:style w:type="paragraph" w:styleId="BodyTextIndent">
    <w:name w:val="Body Text Indent"/>
    <w:basedOn w:val="Normal"/>
    <w:link w:val="BodyTextIndentChar"/>
    <w:uiPriority w:val="99"/>
    <w:rsid w:val="00B67D90"/>
    <w:pPr>
      <w:spacing w:after="120" w:line="240" w:lineRule="auto"/>
      <w:ind w:left="360" w:firstLine="720"/>
    </w:pPr>
    <w:rPr>
      <w:rFonts w:ascii="Times New Roman" w:eastAsia="SimSun" w:hAnsi="Times New Roman" w:cs="Times New Roman"/>
      <w:sz w:val="24"/>
      <w:szCs w:val="24"/>
    </w:rPr>
  </w:style>
  <w:style w:type="character" w:customStyle="1" w:styleId="BodyTextIndentChar">
    <w:name w:val="Body Text Indent Char"/>
    <w:basedOn w:val="DefaultParagraphFont"/>
    <w:link w:val="BodyTextIndent"/>
    <w:uiPriority w:val="99"/>
    <w:rsid w:val="00B67D90"/>
    <w:rPr>
      <w:rFonts w:ascii="Times New Roman" w:eastAsia="SimSun" w:hAnsi="Times New Roman" w:cs="Times New Roman"/>
      <w:sz w:val="24"/>
      <w:szCs w:val="24"/>
    </w:rPr>
  </w:style>
  <w:style w:type="paragraph" w:styleId="BodyTextFirstIndent2">
    <w:name w:val="Body Text First Indent 2"/>
    <w:basedOn w:val="BodyTextIndent"/>
    <w:link w:val="BodyTextFirstIndent2Char"/>
    <w:uiPriority w:val="99"/>
    <w:rsid w:val="00B67D90"/>
    <w:pPr>
      <w:ind w:firstLine="210"/>
    </w:pPr>
  </w:style>
  <w:style w:type="character" w:customStyle="1" w:styleId="BodyTextFirstIndent2Char">
    <w:name w:val="Body Text First Indent 2 Char"/>
    <w:basedOn w:val="BodyTextIndentChar"/>
    <w:link w:val="BodyTextFirstIndent2"/>
    <w:uiPriority w:val="99"/>
    <w:rsid w:val="00B67D90"/>
    <w:rPr>
      <w:rFonts w:ascii="Times New Roman" w:eastAsia="SimSun" w:hAnsi="Times New Roman" w:cs="Times New Roman"/>
      <w:sz w:val="24"/>
      <w:szCs w:val="24"/>
    </w:rPr>
  </w:style>
  <w:style w:type="paragraph" w:styleId="BodyTextIndent2">
    <w:name w:val="Body Text Indent 2"/>
    <w:basedOn w:val="Normal"/>
    <w:link w:val="BodyTextIndent2Char"/>
    <w:uiPriority w:val="99"/>
    <w:rsid w:val="00B67D90"/>
    <w:pPr>
      <w:spacing w:after="120" w:line="480" w:lineRule="auto"/>
      <w:ind w:left="360" w:firstLine="720"/>
    </w:pPr>
    <w:rPr>
      <w:rFonts w:ascii="Times New Roman" w:eastAsia="SimSun" w:hAnsi="Times New Roman" w:cs="Times New Roman"/>
      <w:sz w:val="24"/>
      <w:szCs w:val="24"/>
    </w:rPr>
  </w:style>
  <w:style w:type="character" w:customStyle="1" w:styleId="BodyTextIndent2Char">
    <w:name w:val="Body Text Indent 2 Char"/>
    <w:basedOn w:val="DefaultParagraphFont"/>
    <w:link w:val="BodyTextIndent2"/>
    <w:uiPriority w:val="99"/>
    <w:rsid w:val="00B67D90"/>
    <w:rPr>
      <w:rFonts w:ascii="Times New Roman" w:eastAsia="SimSun" w:hAnsi="Times New Roman" w:cs="Times New Roman"/>
      <w:sz w:val="24"/>
      <w:szCs w:val="24"/>
    </w:rPr>
  </w:style>
  <w:style w:type="paragraph" w:styleId="BodyTextIndent3">
    <w:name w:val="Body Text Indent 3"/>
    <w:basedOn w:val="Normal"/>
    <w:link w:val="BodyTextIndent3Char"/>
    <w:uiPriority w:val="99"/>
    <w:rsid w:val="00B67D90"/>
    <w:pPr>
      <w:spacing w:after="120" w:line="240" w:lineRule="auto"/>
      <w:ind w:left="360" w:firstLine="720"/>
    </w:pPr>
    <w:rPr>
      <w:rFonts w:ascii="Times New Roman" w:eastAsia="SimSun" w:hAnsi="Times New Roman" w:cs="Times New Roman"/>
      <w:sz w:val="16"/>
      <w:szCs w:val="16"/>
    </w:rPr>
  </w:style>
  <w:style w:type="character" w:customStyle="1" w:styleId="BodyTextIndent3Char">
    <w:name w:val="Body Text Indent 3 Char"/>
    <w:basedOn w:val="DefaultParagraphFont"/>
    <w:link w:val="BodyTextIndent3"/>
    <w:uiPriority w:val="99"/>
    <w:rsid w:val="00B67D90"/>
    <w:rPr>
      <w:rFonts w:ascii="Times New Roman" w:eastAsia="SimSun" w:hAnsi="Times New Roman" w:cs="Times New Roman"/>
      <w:sz w:val="16"/>
      <w:szCs w:val="16"/>
    </w:rPr>
  </w:style>
  <w:style w:type="paragraph" w:styleId="Closing">
    <w:name w:val="Closing"/>
    <w:basedOn w:val="Normal"/>
    <w:link w:val="ClosingChar"/>
    <w:uiPriority w:val="99"/>
    <w:rsid w:val="00B67D90"/>
    <w:pPr>
      <w:spacing w:after="0" w:line="240" w:lineRule="auto"/>
      <w:ind w:left="4320" w:firstLine="720"/>
    </w:pPr>
    <w:rPr>
      <w:rFonts w:ascii="Times New Roman" w:eastAsia="SimSun" w:hAnsi="Times New Roman" w:cs="Times New Roman"/>
      <w:sz w:val="24"/>
      <w:szCs w:val="24"/>
    </w:rPr>
  </w:style>
  <w:style w:type="character" w:customStyle="1" w:styleId="ClosingChar">
    <w:name w:val="Closing Char"/>
    <w:basedOn w:val="DefaultParagraphFont"/>
    <w:link w:val="Closing"/>
    <w:uiPriority w:val="99"/>
    <w:rsid w:val="00B67D90"/>
    <w:rPr>
      <w:rFonts w:ascii="Times New Roman" w:eastAsia="SimSun" w:hAnsi="Times New Roman" w:cs="Times New Roman"/>
      <w:sz w:val="24"/>
      <w:szCs w:val="24"/>
    </w:rPr>
  </w:style>
  <w:style w:type="paragraph" w:styleId="Date">
    <w:name w:val="Date"/>
    <w:basedOn w:val="Normal"/>
    <w:next w:val="Normal"/>
    <w:link w:val="DateChar"/>
    <w:uiPriority w:val="99"/>
    <w:rsid w:val="00B67D90"/>
    <w:pPr>
      <w:spacing w:after="0" w:line="240" w:lineRule="auto"/>
      <w:ind w:firstLine="720"/>
    </w:pPr>
    <w:rPr>
      <w:rFonts w:ascii="Times New Roman" w:eastAsia="SimSun" w:hAnsi="Times New Roman" w:cs="Times New Roman"/>
      <w:sz w:val="24"/>
      <w:szCs w:val="24"/>
    </w:rPr>
  </w:style>
  <w:style w:type="character" w:customStyle="1" w:styleId="DateChar">
    <w:name w:val="Date Char"/>
    <w:basedOn w:val="DefaultParagraphFont"/>
    <w:link w:val="Date"/>
    <w:uiPriority w:val="99"/>
    <w:rsid w:val="00B67D90"/>
    <w:rPr>
      <w:rFonts w:ascii="Times New Roman" w:eastAsia="SimSun" w:hAnsi="Times New Roman" w:cs="Times New Roman"/>
      <w:sz w:val="24"/>
      <w:szCs w:val="24"/>
    </w:rPr>
  </w:style>
  <w:style w:type="paragraph" w:styleId="E-mailSignature">
    <w:name w:val="E-mail Signature"/>
    <w:basedOn w:val="Normal"/>
    <w:link w:val="E-mailSignatureChar"/>
    <w:uiPriority w:val="99"/>
    <w:rsid w:val="00B67D90"/>
    <w:pPr>
      <w:spacing w:after="0" w:line="240" w:lineRule="auto"/>
      <w:ind w:firstLine="720"/>
    </w:pPr>
    <w:rPr>
      <w:rFonts w:ascii="Times New Roman" w:eastAsia="SimSun" w:hAnsi="Times New Roman" w:cs="Times New Roman"/>
      <w:sz w:val="24"/>
      <w:szCs w:val="24"/>
    </w:rPr>
  </w:style>
  <w:style w:type="character" w:customStyle="1" w:styleId="E-mailSignatureChar">
    <w:name w:val="E-mail Signature Char"/>
    <w:basedOn w:val="DefaultParagraphFont"/>
    <w:link w:val="E-mailSignature"/>
    <w:uiPriority w:val="99"/>
    <w:rsid w:val="00B67D90"/>
    <w:rPr>
      <w:rFonts w:ascii="Times New Roman" w:eastAsia="SimSun" w:hAnsi="Times New Roman" w:cs="Times New Roman"/>
      <w:sz w:val="24"/>
      <w:szCs w:val="24"/>
    </w:rPr>
  </w:style>
  <w:style w:type="paragraph" w:styleId="EndnoteText">
    <w:name w:val="endnote text"/>
    <w:basedOn w:val="Normal"/>
    <w:link w:val="EndnoteTextChar"/>
    <w:uiPriority w:val="99"/>
    <w:rsid w:val="00B67D90"/>
    <w:pPr>
      <w:spacing w:after="0" w:line="240" w:lineRule="auto"/>
      <w:ind w:firstLine="720"/>
    </w:pPr>
    <w:rPr>
      <w:rFonts w:ascii="Times New Roman" w:eastAsia="SimSun" w:hAnsi="Times New Roman" w:cs="Times New Roman"/>
      <w:sz w:val="20"/>
      <w:szCs w:val="20"/>
    </w:rPr>
  </w:style>
  <w:style w:type="character" w:customStyle="1" w:styleId="EndnoteTextChar">
    <w:name w:val="Endnote Text Char"/>
    <w:basedOn w:val="DefaultParagraphFont"/>
    <w:link w:val="EndnoteText"/>
    <w:uiPriority w:val="99"/>
    <w:rsid w:val="00B67D90"/>
    <w:rPr>
      <w:rFonts w:ascii="Times New Roman" w:eastAsia="SimSun" w:hAnsi="Times New Roman" w:cs="Times New Roman"/>
      <w:sz w:val="20"/>
      <w:szCs w:val="20"/>
    </w:rPr>
  </w:style>
  <w:style w:type="paragraph" w:styleId="EnvelopeAddress">
    <w:name w:val="envelope address"/>
    <w:basedOn w:val="Normal"/>
    <w:uiPriority w:val="99"/>
    <w:rsid w:val="00B67D90"/>
    <w:pPr>
      <w:framePr w:w="7920" w:h="1980" w:hRule="exact" w:hSpace="180" w:wrap="auto" w:hAnchor="page" w:xAlign="center" w:yAlign="bottom"/>
      <w:spacing w:after="0" w:line="240" w:lineRule="auto"/>
      <w:ind w:left="2880" w:firstLine="720"/>
    </w:pPr>
    <w:rPr>
      <w:rFonts w:ascii="Cambria" w:eastAsia="SimSun" w:hAnsi="Cambria" w:cs="Times New Roman"/>
      <w:sz w:val="24"/>
      <w:szCs w:val="24"/>
    </w:rPr>
  </w:style>
  <w:style w:type="paragraph" w:styleId="EnvelopeReturn">
    <w:name w:val="envelope return"/>
    <w:basedOn w:val="Normal"/>
    <w:uiPriority w:val="99"/>
    <w:rsid w:val="00B67D90"/>
    <w:pPr>
      <w:spacing w:after="0" w:line="240" w:lineRule="auto"/>
      <w:ind w:firstLine="720"/>
    </w:pPr>
    <w:rPr>
      <w:rFonts w:ascii="Cambria" w:eastAsia="SimSun" w:hAnsi="Cambria" w:cs="Times New Roman"/>
      <w:sz w:val="20"/>
      <w:szCs w:val="20"/>
    </w:rPr>
  </w:style>
  <w:style w:type="paragraph" w:styleId="FootnoteText">
    <w:name w:val="footnote text"/>
    <w:basedOn w:val="Normal"/>
    <w:link w:val="FootnoteTextChar"/>
    <w:uiPriority w:val="99"/>
    <w:rsid w:val="00B67D90"/>
    <w:pPr>
      <w:spacing w:after="0" w:line="240" w:lineRule="auto"/>
      <w:ind w:firstLine="720"/>
    </w:pPr>
    <w:rPr>
      <w:rFonts w:ascii="Times New Roman" w:eastAsia="SimSun" w:hAnsi="Times New Roman" w:cs="Times New Roman"/>
      <w:sz w:val="20"/>
      <w:szCs w:val="20"/>
    </w:rPr>
  </w:style>
  <w:style w:type="character" w:customStyle="1" w:styleId="FootnoteTextChar">
    <w:name w:val="Footnote Text Char"/>
    <w:basedOn w:val="DefaultParagraphFont"/>
    <w:link w:val="FootnoteText"/>
    <w:uiPriority w:val="99"/>
    <w:rsid w:val="00B67D90"/>
    <w:rPr>
      <w:rFonts w:ascii="Times New Roman" w:eastAsia="SimSun" w:hAnsi="Times New Roman" w:cs="Times New Roman"/>
      <w:sz w:val="20"/>
      <w:szCs w:val="20"/>
    </w:rPr>
  </w:style>
  <w:style w:type="paragraph" w:styleId="HTMLAddress">
    <w:name w:val="HTML Address"/>
    <w:basedOn w:val="Normal"/>
    <w:link w:val="HTMLAddressChar"/>
    <w:uiPriority w:val="99"/>
    <w:rsid w:val="00B67D90"/>
    <w:pPr>
      <w:spacing w:after="0" w:line="240" w:lineRule="auto"/>
      <w:ind w:firstLine="720"/>
    </w:pPr>
    <w:rPr>
      <w:rFonts w:ascii="Times New Roman" w:eastAsia="SimSun" w:hAnsi="Times New Roman" w:cs="Times New Roman"/>
      <w:i/>
      <w:iCs/>
      <w:sz w:val="24"/>
      <w:szCs w:val="24"/>
    </w:rPr>
  </w:style>
  <w:style w:type="character" w:customStyle="1" w:styleId="HTMLAddressChar">
    <w:name w:val="HTML Address Char"/>
    <w:basedOn w:val="DefaultParagraphFont"/>
    <w:link w:val="HTMLAddress"/>
    <w:uiPriority w:val="99"/>
    <w:rsid w:val="00B67D90"/>
    <w:rPr>
      <w:rFonts w:ascii="Times New Roman" w:eastAsia="SimSun" w:hAnsi="Times New Roman" w:cs="Times New Roman"/>
      <w:i/>
      <w:iCs/>
      <w:sz w:val="24"/>
      <w:szCs w:val="24"/>
    </w:rPr>
  </w:style>
  <w:style w:type="paragraph" w:styleId="HTMLPreformatted">
    <w:name w:val="HTML Preformatted"/>
    <w:basedOn w:val="Normal"/>
    <w:link w:val="HTMLPreformattedChar"/>
    <w:uiPriority w:val="99"/>
    <w:rsid w:val="00B67D90"/>
    <w:pPr>
      <w:spacing w:after="0" w:line="240" w:lineRule="auto"/>
      <w:ind w:firstLine="720"/>
    </w:pPr>
    <w:rPr>
      <w:rFonts w:ascii="Courier New" w:eastAsia="SimSun" w:hAnsi="Courier New" w:cs="Courier New"/>
      <w:sz w:val="20"/>
      <w:szCs w:val="20"/>
    </w:rPr>
  </w:style>
  <w:style w:type="character" w:customStyle="1" w:styleId="HTMLPreformattedChar">
    <w:name w:val="HTML Preformatted Char"/>
    <w:basedOn w:val="DefaultParagraphFont"/>
    <w:link w:val="HTMLPreformatted"/>
    <w:uiPriority w:val="99"/>
    <w:rsid w:val="00B67D90"/>
    <w:rPr>
      <w:rFonts w:ascii="Courier New" w:eastAsia="SimSun" w:hAnsi="Courier New" w:cs="Courier New"/>
      <w:sz w:val="20"/>
      <w:szCs w:val="20"/>
    </w:rPr>
  </w:style>
  <w:style w:type="paragraph" w:styleId="Index1">
    <w:name w:val="index 1"/>
    <w:basedOn w:val="Normal"/>
    <w:next w:val="Normal"/>
    <w:autoRedefine/>
    <w:uiPriority w:val="99"/>
    <w:rsid w:val="00B67D90"/>
    <w:pPr>
      <w:spacing w:after="0" w:line="240" w:lineRule="auto"/>
      <w:ind w:left="240" w:hanging="240"/>
    </w:pPr>
    <w:rPr>
      <w:rFonts w:ascii="Times New Roman" w:eastAsia="SimSun" w:hAnsi="Times New Roman" w:cs="Times New Roman"/>
      <w:sz w:val="24"/>
      <w:szCs w:val="24"/>
    </w:rPr>
  </w:style>
  <w:style w:type="paragraph" w:styleId="Index2">
    <w:name w:val="index 2"/>
    <w:basedOn w:val="Normal"/>
    <w:next w:val="Normal"/>
    <w:autoRedefine/>
    <w:uiPriority w:val="99"/>
    <w:rsid w:val="00B67D90"/>
    <w:pPr>
      <w:spacing w:after="0" w:line="240" w:lineRule="auto"/>
      <w:ind w:left="480" w:hanging="240"/>
    </w:pPr>
    <w:rPr>
      <w:rFonts w:ascii="Times New Roman" w:eastAsia="SimSun" w:hAnsi="Times New Roman" w:cs="Times New Roman"/>
      <w:sz w:val="24"/>
      <w:szCs w:val="24"/>
    </w:rPr>
  </w:style>
  <w:style w:type="paragraph" w:styleId="Index3">
    <w:name w:val="index 3"/>
    <w:basedOn w:val="Normal"/>
    <w:next w:val="Normal"/>
    <w:autoRedefine/>
    <w:uiPriority w:val="99"/>
    <w:rsid w:val="00B67D90"/>
    <w:pPr>
      <w:spacing w:after="0" w:line="240" w:lineRule="auto"/>
      <w:ind w:left="720" w:hanging="240"/>
    </w:pPr>
    <w:rPr>
      <w:rFonts w:ascii="Times New Roman" w:eastAsia="SimSun" w:hAnsi="Times New Roman" w:cs="Times New Roman"/>
      <w:sz w:val="24"/>
      <w:szCs w:val="24"/>
    </w:rPr>
  </w:style>
  <w:style w:type="paragraph" w:styleId="Index4">
    <w:name w:val="index 4"/>
    <w:basedOn w:val="Normal"/>
    <w:next w:val="Normal"/>
    <w:autoRedefine/>
    <w:uiPriority w:val="99"/>
    <w:rsid w:val="00B67D90"/>
    <w:pPr>
      <w:spacing w:after="0" w:line="240" w:lineRule="auto"/>
      <w:ind w:left="960" w:hanging="240"/>
    </w:pPr>
    <w:rPr>
      <w:rFonts w:ascii="Times New Roman" w:eastAsia="SimSun" w:hAnsi="Times New Roman" w:cs="Times New Roman"/>
      <w:sz w:val="24"/>
      <w:szCs w:val="24"/>
    </w:rPr>
  </w:style>
  <w:style w:type="paragraph" w:styleId="Index5">
    <w:name w:val="index 5"/>
    <w:basedOn w:val="Normal"/>
    <w:next w:val="Normal"/>
    <w:autoRedefine/>
    <w:uiPriority w:val="99"/>
    <w:rsid w:val="00B67D90"/>
    <w:pPr>
      <w:spacing w:after="0" w:line="240" w:lineRule="auto"/>
      <w:ind w:left="1200" w:hanging="240"/>
    </w:pPr>
    <w:rPr>
      <w:rFonts w:ascii="Times New Roman" w:eastAsia="SimSun" w:hAnsi="Times New Roman" w:cs="Times New Roman"/>
      <w:sz w:val="24"/>
      <w:szCs w:val="24"/>
    </w:rPr>
  </w:style>
  <w:style w:type="paragraph" w:styleId="Index6">
    <w:name w:val="index 6"/>
    <w:basedOn w:val="Normal"/>
    <w:next w:val="Normal"/>
    <w:autoRedefine/>
    <w:uiPriority w:val="99"/>
    <w:rsid w:val="00B67D90"/>
    <w:pPr>
      <w:spacing w:after="0" w:line="240" w:lineRule="auto"/>
      <w:ind w:left="1440" w:hanging="240"/>
    </w:pPr>
    <w:rPr>
      <w:rFonts w:ascii="Times New Roman" w:eastAsia="SimSun" w:hAnsi="Times New Roman" w:cs="Times New Roman"/>
      <w:sz w:val="24"/>
      <w:szCs w:val="24"/>
    </w:rPr>
  </w:style>
  <w:style w:type="paragraph" w:styleId="Index7">
    <w:name w:val="index 7"/>
    <w:basedOn w:val="Normal"/>
    <w:next w:val="Normal"/>
    <w:autoRedefine/>
    <w:uiPriority w:val="99"/>
    <w:rsid w:val="00B67D90"/>
    <w:pPr>
      <w:spacing w:after="0" w:line="240" w:lineRule="auto"/>
      <w:ind w:left="1680" w:hanging="240"/>
    </w:pPr>
    <w:rPr>
      <w:rFonts w:ascii="Times New Roman" w:eastAsia="SimSun" w:hAnsi="Times New Roman" w:cs="Times New Roman"/>
      <w:sz w:val="24"/>
      <w:szCs w:val="24"/>
    </w:rPr>
  </w:style>
  <w:style w:type="paragraph" w:styleId="Index8">
    <w:name w:val="index 8"/>
    <w:basedOn w:val="Normal"/>
    <w:next w:val="Normal"/>
    <w:autoRedefine/>
    <w:uiPriority w:val="99"/>
    <w:rsid w:val="00B67D90"/>
    <w:pPr>
      <w:spacing w:before="240" w:after="0" w:line="240" w:lineRule="auto"/>
      <w:ind w:left="1930" w:hanging="245"/>
    </w:pPr>
    <w:rPr>
      <w:rFonts w:ascii="Times New Roman" w:eastAsia="SimSun" w:hAnsi="Times New Roman" w:cs="Times New Roman"/>
      <w:sz w:val="24"/>
      <w:szCs w:val="24"/>
    </w:rPr>
  </w:style>
  <w:style w:type="paragraph" w:styleId="Index9">
    <w:name w:val="index 9"/>
    <w:basedOn w:val="Normal"/>
    <w:next w:val="Normal"/>
    <w:autoRedefine/>
    <w:uiPriority w:val="99"/>
    <w:rsid w:val="00B67D90"/>
    <w:pPr>
      <w:spacing w:after="0" w:line="240" w:lineRule="auto"/>
      <w:ind w:left="2160" w:hanging="240"/>
    </w:pPr>
    <w:rPr>
      <w:rFonts w:ascii="Times New Roman" w:eastAsia="SimSun" w:hAnsi="Times New Roman" w:cs="Times New Roman"/>
      <w:sz w:val="24"/>
      <w:szCs w:val="24"/>
    </w:rPr>
  </w:style>
  <w:style w:type="paragraph" w:styleId="IndexHeading">
    <w:name w:val="index heading"/>
    <w:basedOn w:val="Normal"/>
    <w:next w:val="Index1"/>
    <w:uiPriority w:val="99"/>
    <w:rsid w:val="00B67D90"/>
    <w:pPr>
      <w:spacing w:after="0" w:line="240" w:lineRule="auto"/>
      <w:ind w:firstLine="720"/>
    </w:pPr>
    <w:rPr>
      <w:rFonts w:ascii="Cambria" w:eastAsia="SimSun" w:hAnsi="Cambria" w:cs="Times New Roman"/>
      <w:b/>
      <w:bCs/>
      <w:sz w:val="24"/>
      <w:szCs w:val="24"/>
    </w:rPr>
  </w:style>
  <w:style w:type="paragraph" w:styleId="IntenseQuote">
    <w:name w:val="Intense Quote"/>
    <w:basedOn w:val="Normal"/>
    <w:next w:val="Normal"/>
    <w:link w:val="IntenseQuoteChar"/>
    <w:uiPriority w:val="30"/>
    <w:qFormat/>
    <w:rsid w:val="00B67D90"/>
    <w:pPr>
      <w:pBdr>
        <w:bottom w:val="single" w:sz="4" w:space="4" w:color="4F81BD"/>
      </w:pBdr>
      <w:spacing w:before="200" w:after="280" w:line="240" w:lineRule="auto"/>
      <w:ind w:left="936" w:right="936" w:firstLine="720"/>
    </w:pPr>
    <w:rPr>
      <w:rFonts w:ascii="Times New Roman" w:eastAsia="SimSu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B67D90"/>
    <w:rPr>
      <w:rFonts w:ascii="Times New Roman" w:eastAsia="SimSun" w:hAnsi="Times New Roman" w:cs="Times New Roman"/>
      <w:b/>
      <w:bCs/>
      <w:i/>
      <w:iCs/>
      <w:color w:val="4F81BD"/>
      <w:sz w:val="24"/>
      <w:szCs w:val="24"/>
    </w:rPr>
  </w:style>
  <w:style w:type="paragraph" w:styleId="List">
    <w:name w:val="List"/>
    <w:basedOn w:val="Normal"/>
    <w:uiPriority w:val="99"/>
    <w:rsid w:val="00B67D90"/>
    <w:pPr>
      <w:spacing w:after="0" w:line="240" w:lineRule="auto"/>
      <w:ind w:left="360" w:hanging="360"/>
      <w:contextualSpacing/>
    </w:pPr>
    <w:rPr>
      <w:rFonts w:ascii="Times New Roman" w:eastAsia="SimSun" w:hAnsi="Times New Roman" w:cs="Times New Roman"/>
      <w:sz w:val="24"/>
      <w:szCs w:val="24"/>
    </w:rPr>
  </w:style>
  <w:style w:type="paragraph" w:styleId="List2">
    <w:name w:val="List 2"/>
    <w:basedOn w:val="Normal"/>
    <w:uiPriority w:val="99"/>
    <w:rsid w:val="00B67D90"/>
    <w:pPr>
      <w:spacing w:after="0" w:line="240" w:lineRule="auto"/>
      <w:ind w:left="720" w:hanging="360"/>
      <w:contextualSpacing/>
    </w:pPr>
    <w:rPr>
      <w:rFonts w:ascii="Times New Roman" w:eastAsia="SimSun" w:hAnsi="Times New Roman" w:cs="Times New Roman"/>
      <w:sz w:val="24"/>
      <w:szCs w:val="24"/>
    </w:rPr>
  </w:style>
  <w:style w:type="paragraph" w:styleId="List3">
    <w:name w:val="List 3"/>
    <w:basedOn w:val="Normal"/>
    <w:uiPriority w:val="99"/>
    <w:rsid w:val="00B67D90"/>
    <w:pPr>
      <w:spacing w:after="0" w:line="240" w:lineRule="auto"/>
      <w:ind w:left="1080" w:hanging="360"/>
      <w:contextualSpacing/>
    </w:pPr>
    <w:rPr>
      <w:rFonts w:ascii="Times New Roman" w:eastAsia="SimSun" w:hAnsi="Times New Roman" w:cs="Times New Roman"/>
      <w:sz w:val="24"/>
      <w:szCs w:val="24"/>
    </w:rPr>
  </w:style>
  <w:style w:type="paragraph" w:styleId="List4">
    <w:name w:val="List 4"/>
    <w:basedOn w:val="Normal"/>
    <w:uiPriority w:val="99"/>
    <w:rsid w:val="00B67D90"/>
    <w:pPr>
      <w:spacing w:after="0" w:line="240" w:lineRule="auto"/>
      <w:ind w:left="1440" w:hanging="360"/>
      <w:contextualSpacing/>
    </w:pPr>
    <w:rPr>
      <w:rFonts w:ascii="Times New Roman" w:eastAsia="SimSun" w:hAnsi="Times New Roman" w:cs="Times New Roman"/>
      <w:sz w:val="24"/>
      <w:szCs w:val="24"/>
    </w:rPr>
  </w:style>
  <w:style w:type="paragraph" w:styleId="List5">
    <w:name w:val="List 5"/>
    <w:basedOn w:val="Normal"/>
    <w:uiPriority w:val="99"/>
    <w:rsid w:val="00B67D90"/>
    <w:pPr>
      <w:spacing w:after="0" w:line="240" w:lineRule="auto"/>
      <w:ind w:left="1800" w:hanging="360"/>
      <w:contextualSpacing/>
    </w:pPr>
    <w:rPr>
      <w:rFonts w:ascii="Times New Roman" w:eastAsia="SimSun" w:hAnsi="Times New Roman" w:cs="Times New Roman"/>
      <w:sz w:val="24"/>
      <w:szCs w:val="24"/>
    </w:rPr>
  </w:style>
  <w:style w:type="paragraph" w:styleId="ListBullet">
    <w:name w:val="List Bullet"/>
    <w:basedOn w:val="Normal"/>
    <w:uiPriority w:val="99"/>
    <w:rsid w:val="00B67D90"/>
    <w:pPr>
      <w:numPr>
        <w:numId w:val="1"/>
      </w:numPr>
      <w:spacing w:after="0" w:line="240" w:lineRule="auto"/>
      <w:contextualSpacing/>
    </w:pPr>
    <w:rPr>
      <w:rFonts w:ascii="Times New Roman" w:eastAsia="SimSun" w:hAnsi="Times New Roman" w:cs="Times New Roman"/>
      <w:sz w:val="24"/>
      <w:szCs w:val="24"/>
    </w:rPr>
  </w:style>
  <w:style w:type="paragraph" w:styleId="ListBullet2">
    <w:name w:val="List Bullet 2"/>
    <w:basedOn w:val="Normal"/>
    <w:uiPriority w:val="99"/>
    <w:rsid w:val="00B67D90"/>
    <w:pPr>
      <w:numPr>
        <w:numId w:val="2"/>
      </w:numPr>
      <w:spacing w:after="0" w:line="240" w:lineRule="auto"/>
      <w:contextualSpacing/>
    </w:pPr>
    <w:rPr>
      <w:rFonts w:ascii="Times New Roman" w:eastAsia="SimSun" w:hAnsi="Times New Roman" w:cs="Times New Roman"/>
      <w:sz w:val="24"/>
      <w:szCs w:val="24"/>
    </w:rPr>
  </w:style>
  <w:style w:type="paragraph" w:styleId="ListBullet3">
    <w:name w:val="List Bullet 3"/>
    <w:basedOn w:val="Normal"/>
    <w:uiPriority w:val="99"/>
    <w:rsid w:val="00B67D90"/>
    <w:pPr>
      <w:numPr>
        <w:numId w:val="3"/>
      </w:numPr>
      <w:spacing w:after="0" w:line="240" w:lineRule="auto"/>
      <w:contextualSpacing/>
    </w:pPr>
    <w:rPr>
      <w:rFonts w:ascii="Times New Roman" w:eastAsia="SimSun" w:hAnsi="Times New Roman" w:cs="Times New Roman"/>
      <w:sz w:val="24"/>
      <w:szCs w:val="24"/>
    </w:rPr>
  </w:style>
  <w:style w:type="paragraph" w:styleId="ListBullet4">
    <w:name w:val="List Bullet 4"/>
    <w:basedOn w:val="Normal"/>
    <w:uiPriority w:val="99"/>
    <w:rsid w:val="00B67D90"/>
    <w:pPr>
      <w:numPr>
        <w:numId w:val="4"/>
      </w:numPr>
      <w:spacing w:after="0" w:line="240" w:lineRule="auto"/>
      <w:contextualSpacing/>
    </w:pPr>
    <w:rPr>
      <w:rFonts w:ascii="Times New Roman" w:eastAsia="SimSun" w:hAnsi="Times New Roman" w:cs="Times New Roman"/>
      <w:sz w:val="24"/>
      <w:szCs w:val="24"/>
    </w:rPr>
  </w:style>
  <w:style w:type="paragraph" w:styleId="ListBullet5">
    <w:name w:val="List Bullet 5"/>
    <w:basedOn w:val="Normal"/>
    <w:uiPriority w:val="99"/>
    <w:rsid w:val="00B67D90"/>
    <w:pPr>
      <w:numPr>
        <w:numId w:val="5"/>
      </w:numPr>
      <w:spacing w:after="0" w:line="240" w:lineRule="auto"/>
      <w:contextualSpacing/>
    </w:pPr>
    <w:rPr>
      <w:rFonts w:ascii="Times New Roman" w:eastAsia="SimSun" w:hAnsi="Times New Roman" w:cs="Times New Roman"/>
      <w:sz w:val="24"/>
      <w:szCs w:val="24"/>
    </w:rPr>
  </w:style>
  <w:style w:type="paragraph" w:styleId="ListContinue">
    <w:name w:val="List Continue"/>
    <w:basedOn w:val="Normal"/>
    <w:uiPriority w:val="99"/>
    <w:rsid w:val="00B67D90"/>
    <w:pPr>
      <w:spacing w:after="120" w:line="240" w:lineRule="auto"/>
      <w:ind w:left="360" w:firstLine="720"/>
      <w:contextualSpacing/>
    </w:pPr>
    <w:rPr>
      <w:rFonts w:ascii="Times New Roman" w:eastAsia="SimSun" w:hAnsi="Times New Roman" w:cs="Times New Roman"/>
      <w:sz w:val="24"/>
      <w:szCs w:val="24"/>
    </w:rPr>
  </w:style>
  <w:style w:type="paragraph" w:styleId="ListContinue2">
    <w:name w:val="List Continue 2"/>
    <w:basedOn w:val="Normal"/>
    <w:uiPriority w:val="99"/>
    <w:rsid w:val="00B67D90"/>
    <w:pPr>
      <w:spacing w:after="120" w:line="240" w:lineRule="auto"/>
      <w:ind w:left="720" w:firstLine="720"/>
      <w:contextualSpacing/>
    </w:pPr>
    <w:rPr>
      <w:rFonts w:ascii="Times New Roman" w:eastAsia="SimSun" w:hAnsi="Times New Roman" w:cs="Times New Roman"/>
      <w:sz w:val="24"/>
      <w:szCs w:val="24"/>
    </w:rPr>
  </w:style>
  <w:style w:type="paragraph" w:styleId="ListContinue3">
    <w:name w:val="List Continue 3"/>
    <w:basedOn w:val="Normal"/>
    <w:uiPriority w:val="99"/>
    <w:rsid w:val="00B67D90"/>
    <w:pPr>
      <w:spacing w:after="120" w:line="240" w:lineRule="auto"/>
      <w:ind w:left="1080" w:firstLine="720"/>
      <w:contextualSpacing/>
    </w:pPr>
    <w:rPr>
      <w:rFonts w:ascii="Times New Roman" w:eastAsia="SimSun" w:hAnsi="Times New Roman" w:cs="Times New Roman"/>
      <w:sz w:val="24"/>
      <w:szCs w:val="24"/>
    </w:rPr>
  </w:style>
  <w:style w:type="paragraph" w:styleId="ListContinue4">
    <w:name w:val="List Continue 4"/>
    <w:basedOn w:val="Normal"/>
    <w:uiPriority w:val="99"/>
    <w:rsid w:val="00B67D90"/>
    <w:pPr>
      <w:spacing w:after="120" w:line="240" w:lineRule="auto"/>
      <w:ind w:left="1440" w:firstLine="720"/>
      <w:contextualSpacing/>
    </w:pPr>
    <w:rPr>
      <w:rFonts w:ascii="Times New Roman" w:eastAsia="SimSun" w:hAnsi="Times New Roman" w:cs="Times New Roman"/>
      <w:sz w:val="24"/>
      <w:szCs w:val="24"/>
    </w:rPr>
  </w:style>
  <w:style w:type="paragraph" w:styleId="ListContinue5">
    <w:name w:val="List Continue 5"/>
    <w:basedOn w:val="Normal"/>
    <w:uiPriority w:val="99"/>
    <w:rsid w:val="00B67D90"/>
    <w:pPr>
      <w:spacing w:after="120" w:line="240" w:lineRule="auto"/>
      <w:ind w:left="1800" w:firstLine="720"/>
      <w:contextualSpacing/>
    </w:pPr>
    <w:rPr>
      <w:rFonts w:ascii="Times New Roman" w:eastAsia="SimSun" w:hAnsi="Times New Roman" w:cs="Times New Roman"/>
      <w:sz w:val="24"/>
      <w:szCs w:val="24"/>
    </w:rPr>
  </w:style>
  <w:style w:type="paragraph" w:styleId="ListNumber">
    <w:name w:val="List Number"/>
    <w:basedOn w:val="Normal"/>
    <w:uiPriority w:val="99"/>
    <w:rsid w:val="00B67D90"/>
    <w:pPr>
      <w:numPr>
        <w:numId w:val="6"/>
      </w:numPr>
      <w:spacing w:after="0" w:line="240" w:lineRule="auto"/>
      <w:contextualSpacing/>
    </w:pPr>
    <w:rPr>
      <w:rFonts w:ascii="Times New Roman" w:eastAsia="SimSun" w:hAnsi="Times New Roman" w:cs="Times New Roman"/>
      <w:sz w:val="24"/>
      <w:szCs w:val="24"/>
    </w:rPr>
  </w:style>
  <w:style w:type="paragraph" w:styleId="ListNumber2">
    <w:name w:val="List Number 2"/>
    <w:basedOn w:val="Normal"/>
    <w:uiPriority w:val="99"/>
    <w:rsid w:val="00B67D90"/>
    <w:pPr>
      <w:numPr>
        <w:numId w:val="7"/>
      </w:numPr>
      <w:spacing w:after="0" w:line="240" w:lineRule="auto"/>
      <w:contextualSpacing/>
    </w:pPr>
    <w:rPr>
      <w:rFonts w:ascii="Times New Roman" w:eastAsia="SimSun" w:hAnsi="Times New Roman" w:cs="Times New Roman"/>
      <w:sz w:val="24"/>
      <w:szCs w:val="24"/>
    </w:rPr>
  </w:style>
  <w:style w:type="paragraph" w:styleId="ListNumber3">
    <w:name w:val="List Number 3"/>
    <w:basedOn w:val="Normal"/>
    <w:uiPriority w:val="99"/>
    <w:rsid w:val="00B67D90"/>
    <w:pPr>
      <w:numPr>
        <w:numId w:val="8"/>
      </w:numPr>
      <w:spacing w:after="0" w:line="240" w:lineRule="auto"/>
      <w:contextualSpacing/>
    </w:pPr>
    <w:rPr>
      <w:rFonts w:ascii="Times New Roman" w:eastAsia="SimSun" w:hAnsi="Times New Roman" w:cs="Times New Roman"/>
      <w:sz w:val="24"/>
      <w:szCs w:val="24"/>
    </w:rPr>
  </w:style>
  <w:style w:type="paragraph" w:styleId="ListNumber4">
    <w:name w:val="List Number 4"/>
    <w:basedOn w:val="Normal"/>
    <w:uiPriority w:val="99"/>
    <w:rsid w:val="00B67D90"/>
    <w:pPr>
      <w:numPr>
        <w:numId w:val="9"/>
      </w:numPr>
      <w:spacing w:after="0" w:line="240" w:lineRule="auto"/>
      <w:contextualSpacing/>
    </w:pPr>
    <w:rPr>
      <w:rFonts w:ascii="Times New Roman" w:eastAsia="SimSun" w:hAnsi="Times New Roman" w:cs="Times New Roman"/>
      <w:sz w:val="24"/>
      <w:szCs w:val="24"/>
    </w:rPr>
  </w:style>
  <w:style w:type="paragraph" w:styleId="ListNumber5">
    <w:name w:val="List Number 5"/>
    <w:basedOn w:val="Normal"/>
    <w:uiPriority w:val="99"/>
    <w:rsid w:val="00B67D90"/>
    <w:pPr>
      <w:numPr>
        <w:numId w:val="10"/>
      </w:numPr>
      <w:spacing w:after="0" w:line="240" w:lineRule="auto"/>
      <w:contextualSpacing/>
    </w:pPr>
    <w:rPr>
      <w:rFonts w:ascii="Times New Roman" w:eastAsia="SimSun" w:hAnsi="Times New Roman" w:cs="Times New Roman"/>
      <w:sz w:val="24"/>
      <w:szCs w:val="24"/>
    </w:rPr>
  </w:style>
  <w:style w:type="paragraph" w:styleId="ListParagraph">
    <w:name w:val="List Paragraph"/>
    <w:basedOn w:val="Normal"/>
    <w:uiPriority w:val="34"/>
    <w:qFormat/>
    <w:rsid w:val="00B67D90"/>
    <w:pPr>
      <w:spacing w:after="0" w:line="240" w:lineRule="auto"/>
      <w:ind w:left="720" w:firstLine="720"/>
    </w:pPr>
    <w:rPr>
      <w:rFonts w:ascii="Times New Roman" w:eastAsia="SimSun" w:hAnsi="Times New Roman" w:cs="Times New Roman"/>
      <w:sz w:val="24"/>
      <w:szCs w:val="24"/>
    </w:rPr>
  </w:style>
  <w:style w:type="paragraph" w:styleId="MacroText">
    <w:name w:val="macro"/>
    <w:link w:val="MacroTextChar"/>
    <w:uiPriority w:val="99"/>
    <w:rsid w:val="00B67D90"/>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pPr>
    <w:rPr>
      <w:rFonts w:ascii="Courier New" w:eastAsia="SimSun" w:hAnsi="Courier New" w:cs="Courier New"/>
      <w:sz w:val="20"/>
      <w:szCs w:val="20"/>
    </w:rPr>
  </w:style>
  <w:style w:type="character" w:customStyle="1" w:styleId="MacroTextChar">
    <w:name w:val="Macro Text Char"/>
    <w:basedOn w:val="DefaultParagraphFont"/>
    <w:link w:val="MacroText"/>
    <w:uiPriority w:val="99"/>
    <w:rsid w:val="00B67D90"/>
    <w:rPr>
      <w:rFonts w:ascii="Courier New" w:eastAsia="SimSun" w:hAnsi="Courier New" w:cs="Courier New"/>
      <w:sz w:val="20"/>
      <w:szCs w:val="20"/>
    </w:rPr>
  </w:style>
  <w:style w:type="paragraph" w:styleId="MessageHeader">
    <w:name w:val="Message Header"/>
    <w:basedOn w:val="Normal"/>
    <w:link w:val="MessageHeaderChar"/>
    <w:uiPriority w:val="99"/>
    <w:rsid w:val="00B67D9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mbria" w:eastAsia="SimSun" w:hAnsi="Cambria" w:cs="Times New Roman"/>
      <w:sz w:val="24"/>
      <w:szCs w:val="24"/>
    </w:rPr>
  </w:style>
  <w:style w:type="character" w:customStyle="1" w:styleId="MessageHeaderChar">
    <w:name w:val="Message Header Char"/>
    <w:basedOn w:val="DefaultParagraphFont"/>
    <w:link w:val="MessageHeader"/>
    <w:uiPriority w:val="99"/>
    <w:rsid w:val="00B67D90"/>
    <w:rPr>
      <w:rFonts w:ascii="Cambria" w:eastAsia="SimSun" w:hAnsi="Cambria" w:cs="Times New Roman"/>
      <w:sz w:val="24"/>
      <w:szCs w:val="24"/>
      <w:shd w:val="pct20" w:color="auto" w:fill="auto"/>
    </w:rPr>
  </w:style>
  <w:style w:type="paragraph" w:styleId="NoSpacing">
    <w:name w:val="No Spacing"/>
    <w:aliases w:val="No Indent"/>
    <w:uiPriority w:val="3"/>
    <w:qFormat/>
    <w:rsid w:val="00B67D90"/>
    <w:pPr>
      <w:spacing w:after="0" w:line="240" w:lineRule="auto"/>
      <w:ind w:firstLine="720"/>
    </w:pPr>
    <w:rPr>
      <w:rFonts w:ascii="Times New Roman" w:eastAsia="SimSun" w:hAnsi="Times New Roman" w:cs="Times New Roman"/>
      <w:sz w:val="24"/>
      <w:szCs w:val="24"/>
    </w:rPr>
  </w:style>
  <w:style w:type="paragraph" w:styleId="NormalWeb">
    <w:name w:val="Normal (Web)"/>
    <w:basedOn w:val="Normal"/>
    <w:uiPriority w:val="99"/>
    <w:rsid w:val="00B67D90"/>
    <w:pPr>
      <w:spacing w:after="0" w:line="240" w:lineRule="auto"/>
      <w:ind w:firstLine="720"/>
    </w:pPr>
    <w:rPr>
      <w:rFonts w:ascii="Times New Roman" w:eastAsia="SimSun" w:hAnsi="Times New Roman" w:cs="Times New Roman"/>
      <w:sz w:val="24"/>
      <w:szCs w:val="24"/>
    </w:rPr>
  </w:style>
  <w:style w:type="paragraph" w:styleId="NormalIndent">
    <w:name w:val="Normal Indent"/>
    <w:basedOn w:val="Normal"/>
    <w:uiPriority w:val="99"/>
    <w:rsid w:val="00B67D90"/>
    <w:pPr>
      <w:spacing w:after="0" w:line="240" w:lineRule="auto"/>
      <w:ind w:left="720" w:firstLine="720"/>
    </w:pPr>
    <w:rPr>
      <w:rFonts w:ascii="Times New Roman" w:eastAsia="SimSun" w:hAnsi="Times New Roman" w:cs="Times New Roman"/>
      <w:sz w:val="24"/>
      <w:szCs w:val="24"/>
    </w:rPr>
  </w:style>
  <w:style w:type="paragraph" w:styleId="NoteHeading">
    <w:name w:val="Note Heading"/>
    <w:basedOn w:val="Normal"/>
    <w:next w:val="Normal"/>
    <w:link w:val="NoteHeadingChar"/>
    <w:uiPriority w:val="99"/>
    <w:rsid w:val="00B67D90"/>
    <w:pPr>
      <w:spacing w:after="0" w:line="240" w:lineRule="auto"/>
      <w:ind w:firstLine="720"/>
    </w:pPr>
    <w:rPr>
      <w:rFonts w:ascii="Times New Roman" w:eastAsia="SimSun" w:hAnsi="Times New Roman" w:cs="Times New Roman"/>
      <w:sz w:val="24"/>
      <w:szCs w:val="24"/>
    </w:rPr>
  </w:style>
  <w:style w:type="character" w:customStyle="1" w:styleId="NoteHeadingChar">
    <w:name w:val="Note Heading Char"/>
    <w:basedOn w:val="DefaultParagraphFont"/>
    <w:link w:val="NoteHeading"/>
    <w:uiPriority w:val="99"/>
    <w:rsid w:val="00B67D90"/>
    <w:rPr>
      <w:rFonts w:ascii="Times New Roman" w:eastAsia="SimSun" w:hAnsi="Times New Roman" w:cs="Times New Roman"/>
      <w:sz w:val="24"/>
      <w:szCs w:val="24"/>
    </w:rPr>
  </w:style>
  <w:style w:type="paragraph" w:styleId="PlainText">
    <w:name w:val="Plain Text"/>
    <w:basedOn w:val="Normal"/>
    <w:link w:val="PlainTextChar"/>
    <w:uiPriority w:val="99"/>
    <w:rsid w:val="00B67D90"/>
    <w:pPr>
      <w:spacing w:after="0" w:line="240" w:lineRule="auto"/>
      <w:ind w:firstLine="720"/>
    </w:pPr>
    <w:rPr>
      <w:rFonts w:ascii="Courier New" w:eastAsia="SimSun" w:hAnsi="Courier New" w:cs="Courier New"/>
      <w:sz w:val="20"/>
      <w:szCs w:val="20"/>
    </w:rPr>
  </w:style>
  <w:style w:type="character" w:customStyle="1" w:styleId="PlainTextChar">
    <w:name w:val="Plain Text Char"/>
    <w:basedOn w:val="DefaultParagraphFont"/>
    <w:link w:val="PlainText"/>
    <w:uiPriority w:val="99"/>
    <w:rsid w:val="00B67D90"/>
    <w:rPr>
      <w:rFonts w:ascii="Courier New" w:eastAsia="SimSun" w:hAnsi="Courier New" w:cs="Courier New"/>
      <w:sz w:val="20"/>
      <w:szCs w:val="20"/>
    </w:rPr>
  </w:style>
  <w:style w:type="paragraph" w:styleId="Quote">
    <w:name w:val="Quote"/>
    <w:basedOn w:val="Normal"/>
    <w:next w:val="Normal"/>
    <w:link w:val="QuoteChar"/>
    <w:uiPriority w:val="29"/>
    <w:qFormat/>
    <w:rsid w:val="00B67D90"/>
    <w:pPr>
      <w:spacing w:after="0" w:line="240" w:lineRule="auto"/>
      <w:ind w:firstLine="720"/>
    </w:pPr>
    <w:rPr>
      <w:rFonts w:ascii="Times New Roman" w:eastAsia="SimSun" w:hAnsi="Times New Roman" w:cs="Times New Roman"/>
      <w:i/>
      <w:iCs/>
      <w:color w:val="000000"/>
      <w:sz w:val="24"/>
      <w:szCs w:val="24"/>
    </w:rPr>
  </w:style>
  <w:style w:type="character" w:customStyle="1" w:styleId="QuoteChar">
    <w:name w:val="Quote Char"/>
    <w:basedOn w:val="DefaultParagraphFont"/>
    <w:link w:val="Quote"/>
    <w:uiPriority w:val="29"/>
    <w:rsid w:val="00B67D90"/>
    <w:rPr>
      <w:rFonts w:ascii="Times New Roman" w:eastAsia="SimSun" w:hAnsi="Times New Roman" w:cs="Times New Roman"/>
      <w:i/>
      <w:iCs/>
      <w:color w:val="000000"/>
      <w:sz w:val="24"/>
      <w:szCs w:val="24"/>
    </w:rPr>
  </w:style>
  <w:style w:type="paragraph" w:styleId="Salutation">
    <w:name w:val="Salutation"/>
    <w:basedOn w:val="Normal"/>
    <w:next w:val="Normal"/>
    <w:link w:val="SalutationChar"/>
    <w:uiPriority w:val="99"/>
    <w:rsid w:val="00B67D90"/>
    <w:pPr>
      <w:spacing w:after="0" w:line="240" w:lineRule="auto"/>
      <w:ind w:firstLine="720"/>
    </w:pPr>
    <w:rPr>
      <w:rFonts w:ascii="Times New Roman" w:eastAsia="SimSun" w:hAnsi="Times New Roman" w:cs="Times New Roman"/>
      <w:sz w:val="24"/>
      <w:szCs w:val="24"/>
    </w:rPr>
  </w:style>
  <w:style w:type="character" w:customStyle="1" w:styleId="SalutationChar">
    <w:name w:val="Salutation Char"/>
    <w:basedOn w:val="DefaultParagraphFont"/>
    <w:link w:val="Salutation"/>
    <w:uiPriority w:val="99"/>
    <w:rsid w:val="00B67D90"/>
    <w:rPr>
      <w:rFonts w:ascii="Times New Roman" w:eastAsia="SimSun" w:hAnsi="Times New Roman" w:cs="Times New Roman"/>
      <w:sz w:val="24"/>
      <w:szCs w:val="24"/>
    </w:rPr>
  </w:style>
  <w:style w:type="paragraph" w:styleId="Signature">
    <w:name w:val="Signature"/>
    <w:basedOn w:val="Normal"/>
    <w:link w:val="SignatureChar"/>
    <w:uiPriority w:val="99"/>
    <w:rsid w:val="00B67D90"/>
    <w:pPr>
      <w:spacing w:after="0" w:line="240" w:lineRule="auto"/>
      <w:ind w:left="4320" w:firstLine="720"/>
    </w:pPr>
    <w:rPr>
      <w:rFonts w:ascii="Times New Roman" w:eastAsia="SimSun" w:hAnsi="Times New Roman" w:cs="Times New Roman"/>
      <w:sz w:val="24"/>
      <w:szCs w:val="24"/>
    </w:rPr>
  </w:style>
  <w:style w:type="character" w:customStyle="1" w:styleId="SignatureChar">
    <w:name w:val="Signature Char"/>
    <w:basedOn w:val="DefaultParagraphFont"/>
    <w:link w:val="Signature"/>
    <w:uiPriority w:val="99"/>
    <w:rsid w:val="00B67D90"/>
    <w:rPr>
      <w:rFonts w:ascii="Times New Roman" w:eastAsia="SimSun" w:hAnsi="Times New Roman" w:cs="Times New Roman"/>
      <w:sz w:val="24"/>
      <w:szCs w:val="24"/>
    </w:rPr>
  </w:style>
  <w:style w:type="paragraph" w:styleId="Subtitle">
    <w:name w:val="Subtitle"/>
    <w:basedOn w:val="Normal"/>
    <w:next w:val="Normal"/>
    <w:link w:val="SubtitleChar"/>
    <w:uiPriority w:val="11"/>
    <w:qFormat/>
    <w:rsid w:val="00B67D90"/>
    <w:pPr>
      <w:spacing w:after="60" w:line="240" w:lineRule="auto"/>
      <w:ind w:firstLine="720"/>
      <w:jc w:val="center"/>
      <w:outlineLvl w:val="1"/>
    </w:pPr>
    <w:rPr>
      <w:rFonts w:ascii="Cambria" w:eastAsia="SimSun" w:hAnsi="Cambria" w:cs="Times New Roman"/>
      <w:sz w:val="24"/>
      <w:szCs w:val="24"/>
    </w:rPr>
  </w:style>
  <w:style w:type="character" w:customStyle="1" w:styleId="SubtitleChar">
    <w:name w:val="Subtitle Char"/>
    <w:basedOn w:val="DefaultParagraphFont"/>
    <w:link w:val="Subtitle"/>
    <w:uiPriority w:val="11"/>
    <w:rsid w:val="00B67D90"/>
    <w:rPr>
      <w:rFonts w:ascii="Cambria" w:eastAsia="SimSun" w:hAnsi="Cambria" w:cs="Times New Roman"/>
      <w:sz w:val="24"/>
      <w:szCs w:val="24"/>
    </w:rPr>
  </w:style>
  <w:style w:type="paragraph" w:styleId="TableofAuthorities">
    <w:name w:val="table of authorities"/>
    <w:basedOn w:val="Normal"/>
    <w:next w:val="Normal"/>
    <w:uiPriority w:val="99"/>
    <w:rsid w:val="00B67D90"/>
    <w:pPr>
      <w:spacing w:after="0" w:line="240" w:lineRule="auto"/>
      <w:ind w:left="240" w:hanging="240"/>
    </w:pPr>
    <w:rPr>
      <w:rFonts w:ascii="Times New Roman" w:eastAsia="SimSun" w:hAnsi="Times New Roman" w:cs="Times New Roman"/>
      <w:sz w:val="24"/>
      <w:szCs w:val="24"/>
    </w:rPr>
  </w:style>
  <w:style w:type="paragraph" w:styleId="Title">
    <w:name w:val="Title"/>
    <w:basedOn w:val="Normal"/>
    <w:next w:val="Normal"/>
    <w:link w:val="TitleChar"/>
    <w:uiPriority w:val="10"/>
    <w:qFormat/>
    <w:rsid w:val="00B67D90"/>
    <w:pPr>
      <w:spacing w:before="240" w:after="60" w:line="240" w:lineRule="auto"/>
      <w:ind w:firstLine="720"/>
      <w:jc w:val="center"/>
      <w:outlineLvl w:val="0"/>
    </w:pPr>
    <w:rPr>
      <w:rFonts w:ascii="Cambria" w:eastAsia="SimSun" w:hAnsi="Cambria" w:cs="Times New Roman"/>
      <w:b/>
      <w:bCs/>
      <w:kern w:val="28"/>
      <w:sz w:val="32"/>
      <w:szCs w:val="32"/>
    </w:rPr>
  </w:style>
  <w:style w:type="character" w:customStyle="1" w:styleId="TitleChar">
    <w:name w:val="Title Char"/>
    <w:basedOn w:val="DefaultParagraphFont"/>
    <w:link w:val="Title"/>
    <w:uiPriority w:val="10"/>
    <w:rsid w:val="00B67D90"/>
    <w:rPr>
      <w:rFonts w:ascii="Cambria" w:eastAsia="SimSun" w:hAnsi="Cambria" w:cs="Times New Roman"/>
      <w:b/>
      <w:bCs/>
      <w:kern w:val="28"/>
      <w:sz w:val="32"/>
      <w:szCs w:val="32"/>
    </w:rPr>
  </w:style>
  <w:style w:type="paragraph" w:styleId="TOAHeading">
    <w:name w:val="toa heading"/>
    <w:basedOn w:val="Normal"/>
    <w:next w:val="Normal"/>
    <w:uiPriority w:val="99"/>
    <w:rsid w:val="00B67D90"/>
    <w:pPr>
      <w:spacing w:before="120" w:after="0" w:line="240" w:lineRule="auto"/>
      <w:ind w:firstLine="720"/>
    </w:pPr>
    <w:rPr>
      <w:rFonts w:ascii="Cambria" w:eastAsia="SimSun" w:hAnsi="Cambria" w:cs="Times New Roman"/>
      <w:b/>
      <w:bCs/>
      <w:sz w:val="24"/>
      <w:szCs w:val="24"/>
    </w:rPr>
  </w:style>
  <w:style w:type="paragraph" w:styleId="TOCHeading">
    <w:name w:val="TOC Heading"/>
    <w:basedOn w:val="Heading1"/>
    <w:next w:val="Normal"/>
    <w:uiPriority w:val="39"/>
    <w:qFormat/>
    <w:rsid w:val="00B67D90"/>
    <w:pPr>
      <w:numPr>
        <w:numId w:val="0"/>
      </w:numPr>
      <w:spacing w:before="240" w:after="60"/>
      <w:ind w:firstLine="720"/>
      <w:jc w:val="left"/>
      <w:outlineLvl w:val="9"/>
    </w:pPr>
    <w:rPr>
      <w:rFonts w:cs="Times New Roman"/>
    </w:rPr>
  </w:style>
  <w:style w:type="paragraph" w:customStyle="1" w:styleId="TableNote">
    <w:name w:val="Table Note"/>
    <w:basedOn w:val="Normal"/>
    <w:next w:val="BodyText"/>
    <w:qFormat/>
    <w:rsid w:val="00B67D90"/>
    <w:pPr>
      <w:spacing w:before="60" w:after="240" w:line="240" w:lineRule="auto"/>
      <w:ind w:firstLine="720"/>
    </w:pPr>
    <w:rPr>
      <w:rFonts w:ascii="Times New Roman" w:eastAsia="SimSun" w:hAnsi="Times New Roman" w:cs="Times New Roman"/>
      <w:sz w:val="20"/>
      <w:szCs w:val="24"/>
    </w:rPr>
  </w:style>
  <w:style w:type="table" w:styleId="TableGrid">
    <w:name w:val="Table Grid"/>
    <w:basedOn w:val="TableNormal"/>
    <w:uiPriority w:val="39"/>
    <w:rsid w:val="00B67D9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B67D90"/>
    <w:rPr>
      <w:rFonts w:cs="Times New Roman"/>
    </w:rPr>
  </w:style>
  <w:style w:type="character" w:styleId="Strong">
    <w:name w:val="Strong"/>
    <w:basedOn w:val="DefaultParagraphFont"/>
    <w:uiPriority w:val="22"/>
    <w:qFormat/>
    <w:rsid w:val="00B67D90"/>
    <w:rPr>
      <w:b/>
      <w:bCs/>
    </w:rPr>
  </w:style>
  <w:style w:type="character" w:customStyle="1" w:styleId="author">
    <w:name w:val="author"/>
    <w:basedOn w:val="DefaultParagraphFont"/>
    <w:rsid w:val="00B67D90"/>
  </w:style>
  <w:style w:type="character" w:customStyle="1" w:styleId="UnresolvedMention1">
    <w:name w:val="Unresolved Mention1"/>
    <w:basedOn w:val="DefaultParagraphFont"/>
    <w:uiPriority w:val="99"/>
    <w:unhideWhenUsed/>
    <w:rsid w:val="00B67D90"/>
    <w:rPr>
      <w:color w:val="605E5C"/>
      <w:shd w:val="clear" w:color="auto" w:fill="E1DFDD"/>
    </w:rPr>
  </w:style>
  <w:style w:type="character" w:styleId="Emphasis">
    <w:name w:val="Emphasis"/>
    <w:basedOn w:val="DefaultParagraphFont"/>
    <w:uiPriority w:val="20"/>
    <w:qFormat/>
    <w:rsid w:val="00B67D90"/>
    <w:rPr>
      <w:i/>
      <w:iCs/>
    </w:rPr>
  </w:style>
  <w:style w:type="character" w:customStyle="1" w:styleId="highlight">
    <w:name w:val="highlight"/>
    <w:basedOn w:val="DefaultParagraphFont"/>
    <w:rsid w:val="00B67D90"/>
  </w:style>
  <w:style w:type="paragraph" w:customStyle="1" w:styleId="HReference">
    <w:name w:val="H_Reference"/>
    <w:basedOn w:val="Normal"/>
    <w:rsid w:val="00B67D90"/>
    <w:pPr>
      <w:spacing w:after="240" w:line="240" w:lineRule="auto"/>
      <w:ind w:left="720" w:hanging="720"/>
    </w:pPr>
    <w:rPr>
      <w:rFonts w:ascii="Times New Roman" w:eastAsia="Times New Roman" w:hAnsi="Times New Roman" w:cs="Times New Roman"/>
      <w:sz w:val="24"/>
      <w:szCs w:val="24"/>
    </w:rPr>
  </w:style>
  <w:style w:type="table" w:styleId="PlainTable4">
    <w:name w:val="Plain Table 4"/>
    <w:basedOn w:val="TableNormal"/>
    <w:uiPriority w:val="44"/>
    <w:rsid w:val="00B67D90"/>
    <w:pPr>
      <w:spacing w:after="0" w:line="240" w:lineRule="auto"/>
    </w:pPr>
    <w:rPr>
      <w:rFonts w:ascii="Times New Roman" w:eastAsia="SimSu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39"/>
    <w:rsid w:val="00B67D9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67D9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67D90"/>
    <w:pPr>
      <w:spacing w:after="0" w:line="240" w:lineRule="auto"/>
    </w:pPr>
    <w:rPr>
      <w:rFonts w:ascii="Times New Roman" w:eastAsia="SimSun" w:hAnsi="Times New Roman"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67D90"/>
    <w:pPr>
      <w:spacing w:after="0" w:line="240" w:lineRule="auto"/>
    </w:pPr>
    <w:rPr>
      <w:rFonts w:ascii="Times New Roman" w:eastAsia="SimSu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67D90"/>
    <w:pPr>
      <w:spacing w:after="0" w:line="240" w:lineRule="auto"/>
    </w:pPr>
    <w:rPr>
      <w:rFonts w:ascii="Times New Roman" w:eastAsia="SimSu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RICoverTitle">
    <w:name w:val="ARI Cover Title"/>
    <w:qFormat/>
    <w:rsid w:val="00B67D90"/>
    <w:pPr>
      <w:spacing w:after="0" w:line="240" w:lineRule="auto"/>
    </w:pPr>
    <w:rPr>
      <w:rFonts w:ascii="Arial" w:eastAsia="Calibri" w:hAnsi="Arial" w:cs="Arial"/>
      <w:b/>
      <w:bCs/>
      <w:sz w:val="36"/>
      <w:szCs w:val="36"/>
    </w:rPr>
  </w:style>
  <w:style w:type="paragraph" w:customStyle="1" w:styleId="HReportTitle">
    <w:name w:val="H_Report Title"/>
    <w:basedOn w:val="Normal"/>
    <w:rsid w:val="00B67D90"/>
    <w:pPr>
      <w:spacing w:after="0" w:line="240" w:lineRule="auto"/>
      <w:jc w:val="center"/>
    </w:pPr>
    <w:rPr>
      <w:rFonts w:ascii="Times New Roman Bold" w:hAnsi="Times New Roman Bold" w:cs="Times New Roman"/>
      <w:b/>
      <w:caps/>
      <w:sz w:val="24"/>
      <w:szCs w:val="24"/>
    </w:rPr>
  </w:style>
  <w:style w:type="paragraph" w:customStyle="1" w:styleId="Headingwithunderscore">
    <w:name w:val="Heading with underscore"/>
    <w:rsid w:val="00B67D90"/>
    <w:pPr>
      <w:pBdr>
        <w:bottom w:val="single" w:sz="4" w:space="1" w:color="auto"/>
      </w:pBdr>
      <w:spacing w:after="0" w:line="240" w:lineRule="auto"/>
    </w:pPr>
    <w:rPr>
      <w:rFonts w:ascii="Times New Roman Bold" w:hAnsi="Times New Roman Bold" w:cs="Times New Roman"/>
      <w:b/>
      <w:caps/>
      <w:sz w:val="24"/>
      <w:szCs w:val="24"/>
    </w:rPr>
  </w:style>
  <w:style w:type="paragraph" w:customStyle="1" w:styleId="ARIFrontBodyText">
    <w:name w:val="ARI Front Body Text"/>
    <w:basedOn w:val="Normal"/>
    <w:uiPriority w:val="99"/>
    <w:rsid w:val="00B67D90"/>
    <w:pPr>
      <w:tabs>
        <w:tab w:val="left" w:pos="720"/>
      </w:tabs>
      <w:spacing w:after="0" w:line="240" w:lineRule="auto"/>
    </w:pPr>
    <w:rPr>
      <w:rFonts w:ascii="Arial" w:eastAsia="Calibri" w:hAnsi="Arial" w:cs="Arial"/>
      <w:sz w:val="24"/>
    </w:rPr>
  </w:style>
  <w:style w:type="paragraph" w:customStyle="1" w:styleId="ARIDistributionStatement">
    <w:name w:val="ARI Distribution Statement"/>
    <w:next w:val="Normal"/>
    <w:uiPriority w:val="99"/>
    <w:rsid w:val="00B67D90"/>
    <w:pPr>
      <w:spacing w:after="0" w:line="240" w:lineRule="auto"/>
      <w:jc w:val="center"/>
    </w:pPr>
    <w:rPr>
      <w:rFonts w:ascii="Arial" w:eastAsia="Calibri" w:hAnsi="Arial" w:cs="Arial"/>
      <w:sz w:val="20"/>
      <w:szCs w:val="20"/>
    </w:rPr>
  </w:style>
  <w:style w:type="paragraph" w:customStyle="1" w:styleId="ARITechnicalReport">
    <w:name w:val="ARI Technical Report #"/>
    <w:next w:val="ARIFrontBodyText"/>
    <w:link w:val="ARITechnicalReportChar"/>
    <w:uiPriority w:val="99"/>
    <w:qFormat/>
    <w:rsid w:val="00B67D90"/>
    <w:pPr>
      <w:spacing w:after="0" w:line="240" w:lineRule="auto"/>
    </w:pPr>
    <w:rPr>
      <w:rFonts w:ascii="Arial" w:eastAsia="Calibri" w:hAnsi="Arial" w:cs="Times New Roman"/>
      <w:b/>
      <w:bCs/>
      <w:sz w:val="32"/>
      <w:szCs w:val="32"/>
    </w:rPr>
  </w:style>
  <w:style w:type="character" w:customStyle="1" w:styleId="ARITechnicalReportChar">
    <w:name w:val="ARI Technical Report # Char"/>
    <w:link w:val="ARITechnicalReport"/>
    <w:uiPriority w:val="99"/>
    <w:rsid w:val="00B67D90"/>
    <w:rPr>
      <w:rFonts w:ascii="Arial" w:eastAsia="Calibri" w:hAnsi="Arial" w:cs="Times New Roman"/>
      <w:b/>
      <w:bCs/>
      <w:sz w:val="32"/>
      <w:szCs w:val="32"/>
    </w:rPr>
  </w:style>
  <w:style w:type="paragraph" w:customStyle="1" w:styleId="ARIAuthorName">
    <w:name w:val="ARI Author Name"/>
    <w:next w:val="ARIAuthorAffiliation"/>
    <w:uiPriority w:val="99"/>
    <w:qFormat/>
    <w:rsid w:val="00B67D90"/>
    <w:pPr>
      <w:spacing w:after="0" w:line="240" w:lineRule="auto"/>
    </w:pPr>
    <w:rPr>
      <w:rFonts w:ascii="Arial" w:eastAsia="Calibri" w:hAnsi="Arial" w:cs="Arial"/>
      <w:b/>
      <w:bCs/>
      <w:sz w:val="32"/>
      <w:szCs w:val="32"/>
    </w:rPr>
  </w:style>
  <w:style w:type="paragraph" w:customStyle="1" w:styleId="ARITitlePage">
    <w:name w:val="ARI Title Page"/>
    <w:uiPriority w:val="99"/>
    <w:qFormat/>
    <w:rsid w:val="00B67D90"/>
    <w:pPr>
      <w:spacing w:after="0" w:line="240" w:lineRule="auto"/>
      <w:jc w:val="center"/>
    </w:pPr>
    <w:rPr>
      <w:rFonts w:ascii="Arial" w:eastAsia="Calibri" w:hAnsi="Arial" w:cs="Arial"/>
      <w:b/>
      <w:bCs/>
      <w:sz w:val="36"/>
      <w:szCs w:val="36"/>
    </w:rPr>
  </w:style>
  <w:style w:type="paragraph" w:customStyle="1" w:styleId="ARIAuthorAffiliation">
    <w:name w:val="ARI Author Affiliation"/>
    <w:basedOn w:val="ARIAuthorName"/>
    <w:next w:val="ARIFrontBodyText"/>
    <w:uiPriority w:val="99"/>
    <w:rsid w:val="00B67D90"/>
    <w:rPr>
      <w:b w:val="0"/>
      <w:bCs w:val="0"/>
    </w:rPr>
  </w:style>
  <w:style w:type="paragraph" w:customStyle="1" w:styleId="Default">
    <w:name w:val="Default"/>
    <w:rsid w:val="00B67D90"/>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paragraph">
    <w:name w:val="paragraph"/>
    <w:basedOn w:val="Normal"/>
    <w:rsid w:val="00B67D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67D90"/>
  </w:style>
  <w:style w:type="character" w:styleId="UnresolvedMention">
    <w:name w:val="Unresolved Mention"/>
    <w:basedOn w:val="DefaultParagraphFont"/>
    <w:uiPriority w:val="99"/>
    <w:semiHidden/>
    <w:unhideWhenUsed/>
    <w:rsid w:val="00B67D90"/>
    <w:rPr>
      <w:color w:val="605E5C"/>
      <w:shd w:val="clear" w:color="auto" w:fill="E1DFDD"/>
    </w:rPr>
  </w:style>
  <w:style w:type="numbering" w:customStyle="1" w:styleId="NoList1">
    <w:name w:val="No List1"/>
    <w:next w:val="NoList"/>
    <w:uiPriority w:val="99"/>
    <w:semiHidden/>
    <w:unhideWhenUsed/>
    <w:rsid w:val="00B67D90"/>
  </w:style>
  <w:style w:type="character" w:styleId="FootnoteReference">
    <w:name w:val="footnote reference"/>
    <w:basedOn w:val="DefaultParagraphFont"/>
    <w:uiPriority w:val="99"/>
    <w:semiHidden/>
    <w:unhideWhenUsed/>
    <w:rsid w:val="00A3723F"/>
    <w:rPr>
      <w:vertAlign w:val="superscript"/>
    </w:rPr>
  </w:style>
  <w:style w:type="table" w:customStyle="1" w:styleId="TableGrid3">
    <w:name w:val="Table Grid3"/>
    <w:basedOn w:val="TableNormal"/>
    <w:next w:val="TableGrid"/>
    <w:uiPriority w:val="39"/>
    <w:rsid w:val="00B4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75818">
      <w:bodyDiv w:val="1"/>
      <w:marLeft w:val="0"/>
      <w:marRight w:val="0"/>
      <w:marTop w:val="0"/>
      <w:marBottom w:val="0"/>
      <w:divBdr>
        <w:top w:val="none" w:sz="0" w:space="0" w:color="auto"/>
        <w:left w:val="none" w:sz="0" w:space="0" w:color="auto"/>
        <w:bottom w:val="none" w:sz="0" w:space="0" w:color="auto"/>
        <w:right w:val="none" w:sz="0" w:space="0" w:color="auto"/>
      </w:divBdr>
    </w:div>
    <w:div w:id="125123874">
      <w:bodyDiv w:val="1"/>
      <w:marLeft w:val="0"/>
      <w:marRight w:val="0"/>
      <w:marTop w:val="0"/>
      <w:marBottom w:val="0"/>
      <w:divBdr>
        <w:top w:val="none" w:sz="0" w:space="0" w:color="auto"/>
        <w:left w:val="none" w:sz="0" w:space="0" w:color="auto"/>
        <w:bottom w:val="none" w:sz="0" w:space="0" w:color="auto"/>
        <w:right w:val="none" w:sz="0" w:space="0" w:color="auto"/>
      </w:divBdr>
    </w:div>
    <w:div w:id="293291199">
      <w:bodyDiv w:val="1"/>
      <w:marLeft w:val="0"/>
      <w:marRight w:val="0"/>
      <w:marTop w:val="0"/>
      <w:marBottom w:val="0"/>
      <w:divBdr>
        <w:top w:val="none" w:sz="0" w:space="0" w:color="auto"/>
        <w:left w:val="none" w:sz="0" w:space="0" w:color="auto"/>
        <w:bottom w:val="none" w:sz="0" w:space="0" w:color="auto"/>
        <w:right w:val="none" w:sz="0" w:space="0" w:color="auto"/>
      </w:divBdr>
    </w:div>
    <w:div w:id="394940321">
      <w:bodyDiv w:val="1"/>
      <w:marLeft w:val="0"/>
      <w:marRight w:val="0"/>
      <w:marTop w:val="0"/>
      <w:marBottom w:val="0"/>
      <w:divBdr>
        <w:top w:val="none" w:sz="0" w:space="0" w:color="auto"/>
        <w:left w:val="none" w:sz="0" w:space="0" w:color="auto"/>
        <w:bottom w:val="none" w:sz="0" w:space="0" w:color="auto"/>
        <w:right w:val="none" w:sz="0" w:space="0" w:color="auto"/>
      </w:divBdr>
    </w:div>
    <w:div w:id="417871931">
      <w:bodyDiv w:val="1"/>
      <w:marLeft w:val="0"/>
      <w:marRight w:val="0"/>
      <w:marTop w:val="0"/>
      <w:marBottom w:val="0"/>
      <w:divBdr>
        <w:top w:val="none" w:sz="0" w:space="0" w:color="auto"/>
        <w:left w:val="none" w:sz="0" w:space="0" w:color="auto"/>
        <w:bottom w:val="none" w:sz="0" w:space="0" w:color="auto"/>
        <w:right w:val="none" w:sz="0" w:space="0" w:color="auto"/>
      </w:divBdr>
    </w:div>
    <w:div w:id="474488922">
      <w:bodyDiv w:val="1"/>
      <w:marLeft w:val="0"/>
      <w:marRight w:val="0"/>
      <w:marTop w:val="0"/>
      <w:marBottom w:val="0"/>
      <w:divBdr>
        <w:top w:val="none" w:sz="0" w:space="0" w:color="auto"/>
        <w:left w:val="none" w:sz="0" w:space="0" w:color="auto"/>
        <w:bottom w:val="none" w:sz="0" w:space="0" w:color="auto"/>
        <w:right w:val="none" w:sz="0" w:space="0" w:color="auto"/>
      </w:divBdr>
    </w:div>
    <w:div w:id="500124049">
      <w:bodyDiv w:val="1"/>
      <w:marLeft w:val="0"/>
      <w:marRight w:val="0"/>
      <w:marTop w:val="0"/>
      <w:marBottom w:val="0"/>
      <w:divBdr>
        <w:top w:val="none" w:sz="0" w:space="0" w:color="auto"/>
        <w:left w:val="none" w:sz="0" w:space="0" w:color="auto"/>
        <w:bottom w:val="none" w:sz="0" w:space="0" w:color="auto"/>
        <w:right w:val="none" w:sz="0" w:space="0" w:color="auto"/>
      </w:divBdr>
    </w:div>
    <w:div w:id="538392648">
      <w:bodyDiv w:val="1"/>
      <w:marLeft w:val="0"/>
      <w:marRight w:val="0"/>
      <w:marTop w:val="0"/>
      <w:marBottom w:val="0"/>
      <w:divBdr>
        <w:top w:val="none" w:sz="0" w:space="0" w:color="auto"/>
        <w:left w:val="none" w:sz="0" w:space="0" w:color="auto"/>
        <w:bottom w:val="none" w:sz="0" w:space="0" w:color="auto"/>
        <w:right w:val="none" w:sz="0" w:space="0" w:color="auto"/>
      </w:divBdr>
    </w:div>
    <w:div w:id="584191583">
      <w:bodyDiv w:val="1"/>
      <w:marLeft w:val="0"/>
      <w:marRight w:val="0"/>
      <w:marTop w:val="0"/>
      <w:marBottom w:val="0"/>
      <w:divBdr>
        <w:top w:val="none" w:sz="0" w:space="0" w:color="auto"/>
        <w:left w:val="none" w:sz="0" w:space="0" w:color="auto"/>
        <w:bottom w:val="none" w:sz="0" w:space="0" w:color="auto"/>
        <w:right w:val="none" w:sz="0" w:space="0" w:color="auto"/>
      </w:divBdr>
    </w:div>
    <w:div w:id="609356863">
      <w:bodyDiv w:val="1"/>
      <w:marLeft w:val="0"/>
      <w:marRight w:val="0"/>
      <w:marTop w:val="0"/>
      <w:marBottom w:val="0"/>
      <w:divBdr>
        <w:top w:val="none" w:sz="0" w:space="0" w:color="auto"/>
        <w:left w:val="none" w:sz="0" w:space="0" w:color="auto"/>
        <w:bottom w:val="none" w:sz="0" w:space="0" w:color="auto"/>
        <w:right w:val="none" w:sz="0" w:space="0" w:color="auto"/>
      </w:divBdr>
    </w:div>
    <w:div w:id="613634579">
      <w:bodyDiv w:val="1"/>
      <w:marLeft w:val="0"/>
      <w:marRight w:val="0"/>
      <w:marTop w:val="0"/>
      <w:marBottom w:val="0"/>
      <w:divBdr>
        <w:top w:val="none" w:sz="0" w:space="0" w:color="auto"/>
        <w:left w:val="none" w:sz="0" w:space="0" w:color="auto"/>
        <w:bottom w:val="none" w:sz="0" w:space="0" w:color="auto"/>
        <w:right w:val="none" w:sz="0" w:space="0" w:color="auto"/>
      </w:divBdr>
    </w:div>
    <w:div w:id="743379408">
      <w:bodyDiv w:val="1"/>
      <w:marLeft w:val="0"/>
      <w:marRight w:val="0"/>
      <w:marTop w:val="0"/>
      <w:marBottom w:val="0"/>
      <w:divBdr>
        <w:top w:val="none" w:sz="0" w:space="0" w:color="auto"/>
        <w:left w:val="none" w:sz="0" w:space="0" w:color="auto"/>
        <w:bottom w:val="none" w:sz="0" w:space="0" w:color="auto"/>
        <w:right w:val="none" w:sz="0" w:space="0" w:color="auto"/>
      </w:divBdr>
    </w:div>
    <w:div w:id="752581241">
      <w:bodyDiv w:val="1"/>
      <w:marLeft w:val="0"/>
      <w:marRight w:val="0"/>
      <w:marTop w:val="0"/>
      <w:marBottom w:val="0"/>
      <w:divBdr>
        <w:top w:val="none" w:sz="0" w:space="0" w:color="auto"/>
        <w:left w:val="none" w:sz="0" w:space="0" w:color="auto"/>
        <w:bottom w:val="none" w:sz="0" w:space="0" w:color="auto"/>
        <w:right w:val="none" w:sz="0" w:space="0" w:color="auto"/>
      </w:divBdr>
    </w:div>
    <w:div w:id="786511433">
      <w:bodyDiv w:val="1"/>
      <w:marLeft w:val="0"/>
      <w:marRight w:val="0"/>
      <w:marTop w:val="0"/>
      <w:marBottom w:val="0"/>
      <w:divBdr>
        <w:top w:val="none" w:sz="0" w:space="0" w:color="auto"/>
        <w:left w:val="none" w:sz="0" w:space="0" w:color="auto"/>
        <w:bottom w:val="none" w:sz="0" w:space="0" w:color="auto"/>
        <w:right w:val="none" w:sz="0" w:space="0" w:color="auto"/>
      </w:divBdr>
    </w:div>
    <w:div w:id="1187985144">
      <w:bodyDiv w:val="1"/>
      <w:marLeft w:val="0"/>
      <w:marRight w:val="0"/>
      <w:marTop w:val="0"/>
      <w:marBottom w:val="0"/>
      <w:divBdr>
        <w:top w:val="none" w:sz="0" w:space="0" w:color="auto"/>
        <w:left w:val="none" w:sz="0" w:space="0" w:color="auto"/>
        <w:bottom w:val="none" w:sz="0" w:space="0" w:color="auto"/>
        <w:right w:val="none" w:sz="0" w:space="0" w:color="auto"/>
      </w:divBdr>
    </w:div>
    <w:div w:id="1319268633">
      <w:bodyDiv w:val="1"/>
      <w:marLeft w:val="0"/>
      <w:marRight w:val="0"/>
      <w:marTop w:val="0"/>
      <w:marBottom w:val="0"/>
      <w:divBdr>
        <w:top w:val="none" w:sz="0" w:space="0" w:color="auto"/>
        <w:left w:val="none" w:sz="0" w:space="0" w:color="auto"/>
        <w:bottom w:val="none" w:sz="0" w:space="0" w:color="auto"/>
        <w:right w:val="none" w:sz="0" w:space="0" w:color="auto"/>
      </w:divBdr>
    </w:div>
    <w:div w:id="1386299312">
      <w:bodyDiv w:val="1"/>
      <w:marLeft w:val="0"/>
      <w:marRight w:val="0"/>
      <w:marTop w:val="0"/>
      <w:marBottom w:val="0"/>
      <w:divBdr>
        <w:top w:val="none" w:sz="0" w:space="0" w:color="auto"/>
        <w:left w:val="none" w:sz="0" w:space="0" w:color="auto"/>
        <w:bottom w:val="none" w:sz="0" w:space="0" w:color="auto"/>
        <w:right w:val="none" w:sz="0" w:space="0" w:color="auto"/>
      </w:divBdr>
    </w:div>
    <w:div w:id="1519537061">
      <w:bodyDiv w:val="1"/>
      <w:marLeft w:val="0"/>
      <w:marRight w:val="0"/>
      <w:marTop w:val="0"/>
      <w:marBottom w:val="0"/>
      <w:divBdr>
        <w:top w:val="none" w:sz="0" w:space="0" w:color="auto"/>
        <w:left w:val="none" w:sz="0" w:space="0" w:color="auto"/>
        <w:bottom w:val="none" w:sz="0" w:space="0" w:color="auto"/>
        <w:right w:val="none" w:sz="0" w:space="0" w:color="auto"/>
      </w:divBdr>
    </w:div>
    <w:div w:id="1634560927">
      <w:bodyDiv w:val="1"/>
      <w:marLeft w:val="0"/>
      <w:marRight w:val="0"/>
      <w:marTop w:val="0"/>
      <w:marBottom w:val="0"/>
      <w:divBdr>
        <w:top w:val="none" w:sz="0" w:space="0" w:color="auto"/>
        <w:left w:val="none" w:sz="0" w:space="0" w:color="auto"/>
        <w:bottom w:val="none" w:sz="0" w:space="0" w:color="auto"/>
        <w:right w:val="none" w:sz="0" w:space="0" w:color="auto"/>
      </w:divBdr>
    </w:div>
    <w:div w:id="1810852806">
      <w:bodyDiv w:val="1"/>
      <w:marLeft w:val="0"/>
      <w:marRight w:val="0"/>
      <w:marTop w:val="0"/>
      <w:marBottom w:val="0"/>
      <w:divBdr>
        <w:top w:val="none" w:sz="0" w:space="0" w:color="auto"/>
        <w:left w:val="none" w:sz="0" w:space="0" w:color="auto"/>
        <w:bottom w:val="none" w:sz="0" w:space="0" w:color="auto"/>
        <w:right w:val="none" w:sz="0" w:space="0" w:color="auto"/>
      </w:divBdr>
    </w:div>
    <w:div w:id="1835293754">
      <w:bodyDiv w:val="1"/>
      <w:marLeft w:val="0"/>
      <w:marRight w:val="0"/>
      <w:marTop w:val="0"/>
      <w:marBottom w:val="0"/>
      <w:divBdr>
        <w:top w:val="none" w:sz="0" w:space="0" w:color="auto"/>
        <w:left w:val="none" w:sz="0" w:space="0" w:color="auto"/>
        <w:bottom w:val="none" w:sz="0" w:space="0" w:color="auto"/>
        <w:right w:val="none" w:sz="0" w:space="0" w:color="auto"/>
      </w:divBdr>
    </w:div>
    <w:div w:id="1985504926">
      <w:bodyDiv w:val="1"/>
      <w:marLeft w:val="0"/>
      <w:marRight w:val="0"/>
      <w:marTop w:val="0"/>
      <w:marBottom w:val="0"/>
      <w:divBdr>
        <w:top w:val="none" w:sz="0" w:space="0" w:color="auto"/>
        <w:left w:val="none" w:sz="0" w:space="0" w:color="auto"/>
        <w:bottom w:val="none" w:sz="0" w:space="0" w:color="auto"/>
        <w:right w:val="none" w:sz="0" w:space="0" w:color="auto"/>
      </w:divBdr>
    </w:div>
    <w:div w:id="2066757521">
      <w:bodyDiv w:val="1"/>
      <w:marLeft w:val="0"/>
      <w:marRight w:val="0"/>
      <w:marTop w:val="0"/>
      <w:marBottom w:val="0"/>
      <w:divBdr>
        <w:top w:val="none" w:sz="0" w:space="0" w:color="auto"/>
        <w:left w:val="none" w:sz="0" w:space="0" w:color="auto"/>
        <w:bottom w:val="none" w:sz="0" w:space="0" w:color="auto"/>
        <w:right w:val="none" w:sz="0" w:space="0" w:color="auto"/>
      </w:divBdr>
    </w:div>
    <w:div w:id="208391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footer" Target="footer7.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648675F4A74421825A4C88CD65A590"/>
        <w:category>
          <w:name w:val="General"/>
          <w:gallery w:val="placeholder"/>
        </w:category>
        <w:types>
          <w:type w:val="bbPlcHdr"/>
        </w:types>
        <w:behaviors>
          <w:behavior w:val="content"/>
        </w:behaviors>
        <w:guid w:val="{601C6DC8-85D2-4A50-A5A1-53E6EF90A3F9}"/>
      </w:docPartPr>
      <w:docPartBody>
        <w:p w:rsidR="00487EDC" w:rsidRDefault="00286622" w:rsidP="00286622">
          <w:pPr>
            <w:pStyle w:val="411A76CB33B44864A58E04B3AF44BC50"/>
          </w:pPr>
          <w:r>
            <w:rPr>
              <w:rFonts w:asciiTheme="majorHAnsi" w:eastAsiaTheme="majorEastAsia" w:hAnsiTheme="majorHAnsi" w:cstheme="majorBidi"/>
              <w:sz w:val="80"/>
              <w:szCs w:val="80"/>
            </w:rPr>
            <w:t>[Type the document title]</w:t>
          </w:r>
        </w:p>
      </w:docPartBody>
    </w:docPart>
    <w:docPart>
      <w:docPartPr>
        <w:name w:val="411A76CB33B44864A58E04B3AF44BC50"/>
        <w:category>
          <w:name w:val="General"/>
          <w:gallery w:val="placeholder"/>
        </w:category>
        <w:types>
          <w:type w:val="bbPlcHdr"/>
        </w:types>
        <w:behaviors>
          <w:behavior w:val="content"/>
        </w:behaviors>
        <w:guid w:val="{C8BD0EF5-E9E4-45AE-8097-0680ADC547A1}"/>
      </w:docPartPr>
      <w:docPartBody>
        <w:p w:rsidR="00487EDC" w:rsidRDefault="00286622" w:rsidP="00286622">
          <w:r>
            <w:rPr>
              <w:rFonts w:asciiTheme="majorHAnsi" w:eastAsiaTheme="majorEastAsia" w:hAnsiTheme="majorHAnsi" w:cstheme="majorBidi"/>
              <w:sz w:val="80"/>
              <w:szCs w:val="80"/>
            </w:rPr>
            <w:t>[Type the document title]</w:t>
          </w:r>
        </w:p>
      </w:docPartBody>
    </w:docPart>
    <w:docPart>
      <w:docPartPr>
        <w:name w:val="B4FF8E44EFE64976AFAD141B3EB0F945"/>
        <w:category>
          <w:name w:val="General"/>
          <w:gallery w:val="placeholder"/>
        </w:category>
        <w:types>
          <w:type w:val="bbPlcHdr"/>
        </w:types>
        <w:behaviors>
          <w:behavior w:val="content"/>
        </w:behaviors>
        <w:guid w:val="{C20E8EFC-EADE-4F3C-9BBF-4479B78811B8}"/>
      </w:docPartPr>
      <w:docPartBody>
        <w:p w:rsidR="00487EDC" w:rsidRDefault="00286622" w:rsidP="00286622">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sig w:usb0="00000003" w:usb1="00000000" w:usb2="00000000" w:usb3="00000000" w:csb0="00000001" w:csb1="00000000"/>
  </w:font>
  <w:font w:name="ArialMT">
    <w:altName w:val="Arial"/>
    <w:charset w:val="00"/>
    <w:family w:val="roman"/>
    <w:pitch w:val="default"/>
  </w:font>
  <w:font w:name="Arial-BoldMT">
    <w:altName w:val="Arial"/>
    <w:panose1 w:val="00000000000000000000"/>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622"/>
    <w:rsid w:val="000701E8"/>
    <w:rsid w:val="000A7763"/>
    <w:rsid w:val="00135226"/>
    <w:rsid w:val="00286622"/>
    <w:rsid w:val="002B2849"/>
    <w:rsid w:val="002D5AD3"/>
    <w:rsid w:val="002F5054"/>
    <w:rsid w:val="0034687A"/>
    <w:rsid w:val="003B36CE"/>
    <w:rsid w:val="00487EDC"/>
    <w:rsid w:val="005150F4"/>
    <w:rsid w:val="006249BD"/>
    <w:rsid w:val="006265DE"/>
    <w:rsid w:val="00660862"/>
    <w:rsid w:val="006D4C42"/>
    <w:rsid w:val="00715995"/>
    <w:rsid w:val="007B540B"/>
    <w:rsid w:val="00856D06"/>
    <w:rsid w:val="009D491B"/>
    <w:rsid w:val="00A72835"/>
    <w:rsid w:val="00AB408A"/>
    <w:rsid w:val="00AF4BAE"/>
    <w:rsid w:val="00B2683E"/>
    <w:rsid w:val="00B93BEE"/>
    <w:rsid w:val="00D327F6"/>
    <w:rsid w:val="00D50E9E"/>
    <w:rsid w:val="00E83671"/>
    <w:rsid w:val="00F12467"/>
    <w:rsid w:val="00F92DBD"/>
    <w:rsid w:val="00FD44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1A76CB33B44864A58E04B3AF44BC50">
    <w:name w:val="411A76CB33B44864A58E04B3AF44BC50"/>
    <w:rsid w:val="002866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4a515c4-63be-493a-8b84-82a7539a1da1" xsi:nil="true"/>
    <_ip_UnifiedCompliancePolicyUIAction xmlns="http://schemas.microsoft.com/sharepoint/v3" xsi:nil="true"/>
    <lcf76f155ced4ddcb4097134ff3c332f xmlns="21c1ef8c-4ad5-41a0-8cf9-8a30168bd6f5">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AC7E3EE8775B438FC3275DB968DD93" ma:contentTypeVersion="17" ma:contentTypeDescription="Create a new document." ma:contentTypeScope="" ma:versionID="281b053b0d188cc9f76699e96f99ab67">
  <xsd:schema xmlns:xsd="http://www.w3.org/2001/XMLSchema" xmlns:xs="http://www.w3.org/2001/XMLSchema" xmlns:p="http://schemas.microsoft.com/office/2006/metadata/properties" xmlns:ns1="http://schemas.microsoft.com/sharepoint/v3" xmlns:ns2="54a515c4-63be-493a-8b84-82a7539a1da1" xmlns:ns3="21c1ef8c-4ad5-41a0-8cf9-8a30168bd6f5" targetNamespace="http://schemas.microsoft.com/office/2006/metadata/properties" ma:root="true" ma:fieldsID="f015af223422fc211e00f76d64e5852f" ns1:_="" ns2:_="" ns3:_="">
    <xsd:import namespace="http://schemas.microsoft.com/sharepoint/v3"/>
    <xsd:import namespace="54a515c4-63be-493a-8b84-82a7539a1da1"/>
    <xsd:import namespace="21c1ef8c-4ad5-41a0-8cf9-8a30168bd6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1:_ip_UnifiedCompliancePolicyProperties" minOccurs="0"/>
                <xsd:element ref="ns1:_ip_UnifiedCompliancePolicyUIAc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a515c4-63be-493a-8b84-82a7539a1da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1e31e96-5305-4af2-ba8a-b5b455f04528}" ma:internalName="TaxCatchAll" ma:showField="CatchAllData" ma:web="54a515c4-63be-493a-8b84-82a7539a1d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1c1ef8c-4ad5-41a0-8cf9-8a30168bd6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D5DCD-A211-40BF-BE9A-7A15BC360196}">
  <ds:schemaRefs>
    <ds:schemaRef ds:uri="http://schemas.microsoft.com/office/2006/metadata/properties"/>
    <ds:schemaRef ds:uri="http://schemas.microsoft.com/office/infopath/2007/PartnerControls"/>
    <ds:schemaRef ds:uri="54a515c4-63be-493a-8b84-82a7539a1da1"/>
    <ds:schemaRef ds:uri="http://schemas.microsoft.com/sharepoint/v3"/>
    <ds:schemaRef ds:uri="21c1ef8c-4ad5-41a0-8cf9-8a30168bd6f5"/>
  </ds:schemaRefs>
</ds:datastoreItem>
</file>

<file path=customXml/itemProps2.xml><?xml version="1.0" encoding="utf-8"?>
<ds:datastoreItem xmlns:ds="http://schemas.openxmlformats.org/officeDocument/2006/customXml" ds:itemID="{9B268935-EFFA-4BFF-ACC7-2E34FF368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a515c4-63be-493a-8b84-82a7539a1da1"/>
    <ds:schemaRef ds:uri="21c1ef8c-4ad5-41a0-8cf9-8a30168bd6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CBA05E-EF99-4A12-A728-884D7A0B2BF6}">
  <ds:schemaRefs>
    <ds:schemaRef ds:uri="http://schemas.microsoft.com/sharepoint/v3/contenttype/forms"/>
  </ds:schemaRefs>
</ds:datastoreItem>
</file>

<file path=customXml/itemProps4.xml><?xml version="1.0" encoding="utf-8"?>
<ds:datastoreItem xmlns:ds="http://schemas.openxmlformats.org/officeDocument/2006/customXml" ds:itemID="{7C4F787D-F19B-4E8C-B461-7B423F3EAB3D}">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83</Pages>
  <Words>30931</Words>
  <Characters>176312</Characters>
  <Application>Microsoft Office Word</Application>
  <DocSecurity>2</DocSecurity>
  <Lines>1469</Lines>
  <Paragraphs>413</Paragraphs>
  <ScaleCrop>false</ScaleCrop>
  <Company/>
  <LinksUpToDate>false</LinksUpToDate>
  <CharactersWithSpaces>206830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OFFICER TALENT DEVELOPMENT: COMMUNICATION, SOCIAL SKILLS, AND INSIDER KNOWLEDGE</dc:title>
  <dc:subject/>
  <dc:creator>Lin, Naiqing Ms CIV HQDA ARI</dc:creator>
  <cp:keywords/>
  <dc:description/>
  <cp:lastModifiedBy>Lin, Naiqing  (Nai) CIV USARMY HQDA (USA)</cp:lastModifiedBy>
  <cp:revision>112</cp:revision>
  <dcterms:created xsi:type="dcterms:W3CDTF">2026-05-26T14:26:00Z</dcterms:created>
  <dcterms:modified xsi:type="dcterms:W3CDTF">2026-06-05T20:35:00Z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0x01010092AC7E3EE8775B438FC3275DB968DD93</vt:lpwstr>
  </property>
  <property fmtid="{D5CDD505-2E9C-101B-9397-08002B2CF9AE}" pid="3" name="MediaServiceImageTags">
    <vt:lpwstr/>
  </property>
</Properties>
</file>