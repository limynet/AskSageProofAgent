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0B6B" w14:textId="1678550F" w:rsidR="004A72A3" w:rsidRPr="001C2F96" w:rsidRDefault="004A72A3" w:rsidP="004A72A3">
      <w:pPr>
        <w:jc w:val="center"/>
        <w:rPr>
          <w:rFonts w:ascii="Times New Roman" w:hAnsi="Times New Roman" w:cs="Times New Roman"/>
        </w:rPr>
      </w:pPr>
      <w:commentRangeStart w:id="0"/>
      <w:r w:rsidRPr="001C2F96">
        <w:rPr>
          <w:rFonts w:ascii="Times New Roman" w:hAnsi="Times New Roman" w:cs="Times New Roman"/>
        </w:rPr>
        <w:t>INFORMATION PAPER</w:t>
      </w:r>
      <w:commentRangeEnd w:id="0"/>
      <w:r w:rsidR="00DA340F">
        <w:rPr>
          <w:rStyle w:val="CommentReference"/>
        </w:rPr>
        <w:commentReference w:id="0"/>
      </w:r>
      <w:r w:rsidR="00404DF9">
        <w:rPr>
          <w:rFonts w:ascii="Times New Roman" w:hAnsi="Times New Roman" w:cs="Times New Roman"/>
        </w:rPr>
        <w:t xml:space="preserve"> – </w:t>
      </w:r>
      <w:r w:rsidR="00141E3F">
        <w:rPr>
          <w:rFonts w:ascii="Times New Roman" w:hAnsi="Times New Roman" w:cs="Times New Roman"/>
        </w:rPr>
        <w:t xml:space="preserve"/>
      </w:r>
      <w:del w:id="5001" w:author="Naiqing Lin" w:date="2026-08-28T00:00:00Z">
        <w:r>
          <w:rPr>
            <w:rFonts w:ascii="Times New Roman" w:hAnsi="Times New Roman" w:cs="Times New Roman"/>
          </w:rPr>
          <w:delText xml:space="preserve">V2.2</w:delText>
        </w:r>
      </w:del>
      <w:ins w:id="5002" w:author="Naiqing Lin" w:date="2026-08-28T00:00:00Z">
        <w:r>
          <w:rPr>
            <w:rFonts w:ascii="Times New Roman" w:hAnsi="Times New Roman" w:cs="Times New Roman"/>
          </w:rPr>
          <w:t xml:space="preserve">V2.3</w:t>
        </w:r>
      </w:ins>
      <w:r w:rsidR="00EA5525">
        <w:rPr>
          <w:rStyle w:val="FootnoteReference"/>
          <w:rFonts w:ascii="Times New Roman" w:hAnsi="Times New Roman" w:cs="Times New Roman"/>
        </w:rPr>
        <w:footnoteReference w:id="1"/>
      </w:r>
    </w:p>
    <w:p w14:paraId="646456B0" w14:textId="77777777" w:rsidR="004B510F" w:rsidRDefault="004B510F" w:rsidP="004B510F">
      <w:pPr>
        <w:rPr>
          <w:rFonts w:ascii="Times New Roman" w:hAnsi="Times New Roman" w:cs="Times New Roman"/>
        </w:rPr>
      </w:pPr>
    </w:p>
    <w:p w14:paraId="473319AE" w14:textId="59BC59AC" w:rsidR="004B510F" w:rsidRPr="00466CD5" w:rsidRDefault="004B510F" w:rsidP="004B510F">
      <w:pPr>
        <w:rPr>
          <w:rFonts w:ascii="Times New Roman" w:hAnsi="Times New Roman" w:cs="Times New Roman"/>
        </w:rPr>
      </w:pPr>
      <w:r w:rsidRPr="00466CD5">
        <w:rPr>
          <w:rFonts w:ascii="Times New Roman" w:hAnsi="Times New Roman" w:cs="Times New Roman"/>
          <w:b/>
          <w:bCs/>
        </w:rPr>
        <w:t>SUBJECT:</w:t>
      </w:r>
      <w:r w:rsidRPr="00466CD5">
        <w:rPr>
          <w:rFonts w:ascii="Times New Roman" w:hAnsi="Times New Roman" w:cs="Times New Roman"/>
        </w:rPr>
        <w:t xml:space="preserve"> Tools for Collecting Job Requirements Data and Writing Effective Job Descriptions (J</w:t>
      </w:r>
      <w:r w:rsidR="00DA340F" w:rsidRPr="00466CD5">
        <w:rPr>
          <w:rFonts w:ascii="Times New Roman" w:hAnsi="Times New Roman" w:cs="Times New Roman"/>
        </w:rPr>
        <w:t>C</w:t>
      </w:r>
      <w:r w:rsidRPr="00466CD5">
        <w:rPr>
          <w:rFonts w:ascii="Times New Roman" w:hAnsi="Times New Roman" w:cs="Times New Roman"/>
        </w:rPr>
        <w:t>-Tools)</w:t>
      </w:r>
    </w:p>
    <w:p w14:paraId="0F7674A5"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4E6598D6"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r w:rsidRPr="009517B1">
        <w:rPr>
          <w:rFonts w:ascii="Times New Roman" w:eastAsia="Times New Roman" w:hAnsi="Times New Roman" w:cs="Times New Roman"/>
          <w:b/>
          <w:bCs/>
          <w:color w:val="000000"/>
          <w:kern w:val="0"/>
          <w:lang w:eastAsia="zh-CN"/>
          <w14:ligatures w14:val="none"/>
        </w:rPr>
        <w:t>1.</w:t>
      </w:r>
      <w:r w:rsidRPr="00466CD5">
        <w:rPr>
          <w:rFonts w:ascii="Times New Roman" w:eastAsia="Times New Roman" w:hAnsi="Times New Roman" w:cs="Times New Roman"/>
          <w:color w:val="000000"/>
          <w:kern w:val="0"/>
          <w:lang w:eastAsia="zh-CN"/>
          <w14:ligatures w14:val="none"/>
        </w:rPr>
        <w:t xml:space="preserve"> </w:t>
      </w:r>
      <w:r w:rsidRPr="009517B1">
        <w:rPr>
          <w:rFonts w:ascii="Times New Roman" w:eastAsia="Times New Roman" w:hAnsi="Times New Roman" w:cs="Times New Roman"/>
          <w:b/>
          <w:bCs/>
          <w:color w:val="000000"/>
          <w:kern w:val="0"/>
          <w:lang w:eastAsia="zh-CN"/>
          <w14:ligatures w14:val="none"/>
        </w:rPr>
        <w:t>Purpose</w:t>
      </w:r>
      <w:r w:rsidRPr="00466CD5">
        <w:rPr>
          <w:rFonts w:ascii="Times New Roman" w:eastAsia="Times New Roman" w:hAnsi="Times New Roman" w:cs="Times New Roman"/>
          <w:color w:val="000000"/>
          <w:kern w:val="0"/>
          <w:lang w:eastAsia="zh-CN"/>
          <w14:ligatures w14:val="none"/>
        </w:rPr>
        <w:t>: To describe the development, evolution, and validation of a prototype application supporting the collection of structured job requirements data and the generation of standardized, effective job descriptions, supported by the U.S. Army Research Institute (ARI).</w:t>
      </w:r>
    </w:p>
    <w:p w14:paraId="2AA51ABE"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1AFFAC10" w14:textId="77777777" w:rsidR="00466CD5" w:rsidRPr="009517B1"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kern w:val="0"/>
          <w:lang w:eastAsia="zh-CN"/>
          <w14:ligatures w14:val="none"/>
        </w:rPr>
      </w:pPr>
      <w:r w:rsidRPr="009517B1">
        <w:rPr>
          <w:rFonts w:ascii="Times New Roman" w:eastAsia="Times New Roman" w:hAnsi="Times New Roman" w:cs="Times New Roman"/>
          <w:b/>
          <w:bCs/>
          <w:color w:val="000000"/>
          <w:kern w:val="0"/>
          <w:lang w:eastAsia="zh-CN"/>
          <w14:ligatures w14:val="none"/>
        </w:rPr>
        <w:t>2. Facts:</w:t>
      </w:r>
    </w:p>
    <w:p w14:paraId="5D78AEC3"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79D55D95" w14:textId="677D3464"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 xml:space="preserve">a. For individuals to effectively plan their careers and make informed decisions within systems such as the Talent Marketplace, they require access to accurate information about potential positions and job requirements. However, the Army currently lacks an efficient, systematic means of collecting structured job requirements data, such as duty tasks, at the level of the individual billet, and Army personnel are not generally trained to write effective job descriptions or to identify the Knowledge, Skills, and Abilities (KSAs) required for a position. As a result, Army position descriptions are of widely varying quality, and billet-level duty and task information tied to organizational structure is not routinely or systematically captured. To address this gap, ARI has developed JC-Tools, a suite of prototype applications that have evolved through three major development phases. The original implementation (v1.x) was a legacy R Shiny application built under an ARI contract with HumRRO (2023), providing baseline job description building and KSA prediction capabilities </w:t>
      </w:r>
      <w:del w:id="5003" w:author="Naiqing Lin" w:date="2026-08-28T00:00:00Z">
        <w:r>
          <w:rPr>
            <w:rFonts w:ascii="Times New Roman" w:eastAsia="Times New Roman" w:hAnsi="Times New Roman" w:cs="Times New Roman"/>
            <w:color w:val="000000"/>
            <w:kern w:val="0"/>
            <w:lang w:eastAsia="zh-CN"/>
            <w14:ligatures w14:val="none"/>
          </w:rPr>
          <w:delText xml:space="preserve">using </w:delText>
        </w:r>
      </w:del>
      <w:proofErr w:type="spellStart"/>
      <w:del w:id="5004" w:author="Naiqing Lin" w:date="2026-08-28T00:00:00Z">
        <w:r>
          <w:rPr>
            <w:rFonts w:ascii="Times New Roman" w:eastAsia="Times New Roman" w:hAnsi="Times New Roman" w:cs="Times New Roman"/>
            <w:color w:val="000000"/>
            <w:kern w:val="0"/>
            <w:lang w:eastAsia="zh-CN"/>
            <w14:ligatures w14:val="none"/>
          </w:rPr>
          <w:delText xml:space="preserve">XGBoost</w:delText>
        </w:r>
      </w:del>
      <w:proofErr w:type="spellEnd"/>
      <w:del w:id="5005" w:author="Naiqing Lin" w:date="2026-08-28T00:00:00Z">
        <w:r>
          <w:rPr>
            <w:rFonts w:ascii="Times New Roman" w:eastAsia="Times New Roman" w:hAnsi="Times New Roman" w:cs="Times New Roman"/>
            <w:color w:val="000000"/>
            <w:kern w:val="0"/>
            <w:lang w:eastAsia="zh-CN"/>
            <w14:ligatures w14:val="none"/>
          </w:rPr>
          <w:delText xml:space="preserve"> </w:delText>
        </w:r>
      </w:del>
      <w:commentRangeStart w:id="1"/>
      <w:del w:id="5006" w:author="Naiqing Lin" w:date="2026-08-28T00:00:00Z">
        <w:r>
          <w:rPr>
            <w:rFonts w:ascii="Times New Roman" w:eastAsia="Times New Roman" w:hAnsi="Times New Roman" w:cs="Times New Roman"/>
            <w:color w:val="000000"/>
            <w:kern w:val="0"/>
            <w:lang w:eastAsia="zh-CN"/>
            <w14:ligatures w14:val="none"/>
          </w:rPr>
          <w:delText xml:space="preserve">models trained on</w:delText>
        </w:r>
      </w:del>
      <w:del w:id="5007" w:author="Naiqing Lin" w:date="2026-08-28T00:00:00Z">
        <w:r>
          <w:rPr>
            <w:rFonts w:ascii="Times New Roman" w:eastAsia="Times New Roman" w:hAnsi="Times New Roman" w:cs="Times New Roman"/>
            <w:color w:val="000000"/>
            <w:kern w:val="0"/>
            <w:lang w:eastAsia="zh-CN"/>
            <w14:ligatures w14:val="none"/>
          </w:rPr>
          <w:delText xml:space="preserve"> </w:delText>
        </w:r>
      </w:del>
      <w:del w:id="5008" w:author="Naiqing Lin" w:date="2026-08-28T00:00:00Z">
        <w:r>
          <w:rPr>
            <w:rFonts w:ascii="Times New Roman" w:eastAsia="Times New Roman" w:hAnsi="Times New Roman" w:cs="Times New Roman"/>
            <w:color w:val="000000"/>
            <w:kern w:val="0"/>
            <w:lang w:eastAsia="zh-CN"/>
            <w14:ligatures w14:val="none"/>
          </w:rPr>
          <w:delText xml:space="preserve">O*Net, previous ARI job analysis surveys, </w:delText>
        </w:r>
      </w:del>
      <w:del w:id="5009" w:author="Naiqing Lin" w:date="2026-08-28T00:00:00Z">
        <w:r>
          <w:rPr>
            <w:rFonts w:ascii="Times New Roman" w:eastAsia="Times New Roman" w:hAnsi="Times New Roman" w:cs="Times New Roman"/>
            <w:color w:val="000000"/>
            <w:kern w:val="0"/>
            <w:lang w:eastAsia="zh-CN"/>
            <w14:ligatures w14:val="none"/>
          </w:rPr>
          <w:delText xml:space="preserve">and </w:delText>
        </w:r>
      </w:del>
      <w:del w:id="5010" w:author="Naiqing Lin" w:date="2026-08-28T00:00:00Z">
        <w:r>
          <w:rPr>
            <w:rFonts w:ascii="Times New Roman" w:eastAsia="Times New Roman" w:hAnsi="Times New Roman" w:cs="Times New Roman"/>
            <w:color w:val="000000"/>
            <w:kern w:val="0"/>
            <w:lang w:eastAsia="zh-CN"/>
            <w14:ligatures w14:val="none"/>
          </w:rPr>
          <w:delText xml:space="preserve">branch </w:delText>
        </w:r>
      </w:del>
      <w:del w:id="5011" w:author="Naiqing Lin" w:date="2026-08-28T00:00:00Z">
        <w:r>
          <w:rPr>
            <w:rFonts w:ascii="Times New Roman" w:eastAsia="Times New Roman" w:hAnsi="Times New Roman" w:cs="Times New Roman"/>
            <w:color w:val="000000"/>
            <w:kern w:val="0"/>
            <w:lang w:eastAsia="zh-CN"/>
            <w14:ligatures w14:val="none"/>
          </w:rPr>
          <w:delText xml:space="preserve">occupational </w:delText>
        </w:r>
      </w:del>
      <w:del w:id="5012" w:author="Naiqing Lin" w:date="2026-08-28T00:00:00Z">
        <w:r>
          <w:rPr>
            <w:rFonts w:ascii="Times New Roman" w:eastAsia="Times New Roman" w:hAnsi="Times New Roman" w:cs="Times New Roman"/>
            <w:color w:val="000000"/>
            <w:kern w:val="0"/>
            <w:lang w:eastAsia="zh-CN"/>
            <w14:ligatures w14:val="none"/>
          </w:rPr>
          <w:delText xml:space="preserve">focus group </w:delText>
        </w:r>
      </w:del>
      <w:del w:id="5013" w:author="Naiqing Lin" w:date="2026-08-28T00:00:00Z">
        <w:r>
          <w:rPr>
            <w:rFonts w:ascii="Times New Roman" w:eastAsia="Times New Roman" w:hAnsi="Times New Roman" w:cs="Times New Roman"/>
            <w:color w:val="000000"/>
            <w:kern w:val="0"/>
            <w:lang w:eastAsia="zh-CN"/>
            <w14:ligatures w14:val="none"/>
          </w:rPr>
          <w:delText xml:space="preserve">data</w:delText>
        </w:r>
      </w:del>
      <w:ins w:id="5014" w:author="Naiqing Lin" w:date="2026-08-28T00:00:00Z">
        <w:r>
          <w:rPr>
            <w:rFonts w:ascii="Times New Roman" w:eastAsia="Times New Roman" w:hAnsi="Times New Roman" w:cs="Times New Roman"/>
            <w:color w:val="000000"/>
            <w:kern w:val="0"/>
            <w:lang w:eastAsia="zh-CN"/>
            <w14:ligatures w14:val="none"/>
          </w:rPr>
          <w:t xml:space="preserve">using XGBoost models trained on O*NET, previous ARI job analysis surveys, and branch occupational focus group data (OER and OTT data became available only in v2.0 following the renewal of the contract with Putka)</w:t>
        </w:r>
      </w:ins>
      <w:r>
        <w:rPr>
          <w:rFonts w:ascii="Times New Roman" w:eastAsia="Times New Roman" w:hAnsi="Times New Roman" w:cs="Times New Roman"/>
          <w:color w:val="000000"/>
          <w:kern w:val="0"/>
          <w:lang w:eastAsia="zh-CN"/>
          <w14:ligatures w14:val="none"/>
        </w:rPr>
        <w:t xml:space="preserve">. The </w:t>
      </w:r>
      <w:commentRangeEnd w:id="1"/>
      <w:r w:rsidR="009645C4">
        <w:rPr>
          <w:rStyle w:val="CommentReference"/>
        </w:rPr>
        <w:commentReference w:id="1"/>
      </w:r>
      <w:r w:rsidRPr="00466CD5">
        <w:rPr>
          <w:rFonts w:ascii="Times New Roman" w:eastAsia="Times New Roman" w:hAnsi="Times New Roman" w:cs="Times New Roman"/>
          <w:color w:val="000000"/>
          <w:kern w:val="0"/>
          <w:lang w:eastAsia="zh-CN"/>
          <w14:ligatures w14:val="none"/>
        </w:rPr>
        <w:t>second phase (v2.0) was a complete Python/Streamlit refactor that ported the R Shiny application to a modern architecture deployable on Palantir Foundry, while maintaining full statistical parity with the legacy implementation (</w:t>
      </w:r>
      <w:proofErr w:type="gramStart"/>
      <w:r w:rsidRPr="00466CD5">
        <w:rPr>
          <w:rFonts w:ascii="Times New Roman" w:eastAsia="Times New Roman" w:hAnsi="Times New Roman" w:cs="Times New Roman"/>
          <w:color w:val="000000"/>
          <w:kern w:val="0"/>
          <w:lang w:eastAsia="zh-CN"/>
          <w14:ligatures w14:val="none"/>
        </w:rPr>
        <w:t>top-10</w:t>
      </w:r>
      <w:proofErr w:type="gramEnd"/>
      <w:r w:rsidRPr="00466CD5">
        <w:rPr>
          <w:rFonts w:ascii="Times New Roman" w:eastAsia="Times New Roman" w:hAnsi="Times New Roman" w:cs="Times New Roman"/>
          <w:color w:val="000000"/>
          <w:kern w:val="0"/>
          <w:lang w:eastAsia="zh-CN"/>
          <w14:ligatures w14:val="none"/>
        </w:rPr>
        <w:t xml:space="preserve"> KSB set match ≥ 95%, mean absolute error ≤ 1.0 on a 0–100 scale across all test cases). The current phase (</w:t>
      </w:r>
      <w:commentRangeStart w:id="2"/>
      <w:r w:rsidRPr="00466CD5">
        <w:rPr>
          <w:rFonts w:ascii="Times New Roman" w:eastAsia="Times New Roman" w:hAnsi="Times New Roman" w:cs="Times New Roman"/>
          <w:color w:val="000000"/>
          <w:kern w:val="0"/>
          <w:lang w:eastAsia="zh-CN"/>
          <w14:ligatures w14:val="none"/>
        </w:rPr>
        <w:t xml:space="preserve"/>
      </w:r>
      <w:del w:id="5015" w:author="Naiqing Lin" w:date="2026-08-28T00:00:00Z">
        <w:r>
          <w:rPr>
            <w:rFonts w:ascii="Times New Roman" w:eastAsia="Times New Roman" w:hAnsi="Times New Roman" w:cs="Times New Roman"/>
            <w:color w:val="000000"/>
            <w:kern w:val="0"/>
            <w:lang w:eastAsia="zh-CN"/>
            <w14:ligatures w14:val="none"/>
          </w:rPr>
          <w:delText xml:space="preserve">v</w:delText>
        </w:r>
      </w:del>
      <w:del w:id="5016" w:author="Naiqing Lin" w:date="2026-08-28T00:00:00Z">
        <w:r>
          <w:rPr>
            <w:rFonts w:ascii="Times New Roman" w:eastAsia="Times New Roman" w:hAnsi="Times New Roman" w:cs="Times New Roman"/>
            <w:color w:val="000000"/>
            <w:kern w:val="0"/>
            <w:lang w:eastAsia="zh-CN"/>
            <w14:ligatures w14:val="none"/>
          </w:rPr>
          <w:delText xml:space="preserve">3</w:delText>
        </w:r>
      </w:del>
      <w:del w:id="5017" w:author="Naiqing Lin" w:date="2026-08-28T00:00:00Z">
        <w:r>
          <w:rPr>
            <w:rFonts w:ascii="Times New Roman" w:eastAsia="Times New Roman" w:hAnsi="Times New Roman" w:cs="Times New Roman"/>
            <w:color w:val="000000"/>
            <w:kern w:val="0"/>
            <w:lang w:eastAsia="zh-CN"/>
            <w14:ligatures w14:val="none"/>
          </w:rPr>
          <w:delText xml:space="preserve">.1</w:delText>
        </w:r>
      </w:del>
      <w:ins w:id="5018" w:author="Naiqing Lin" w:date="2026-08-28T00:00:00Z">
        <w:r>
          <w:rPr>
            <w:rFonts w:ascii="Times New Roman" w:eastAsia="Times New Roman" w:hAnsi="Times New Roman" w:cs="Times New Roman"/>
            <w:color w:val="000000"/>
            <w:kern w:val="0"/>
            <w:lang w:eastAsia="zh-CN"/>
            <w14:ligatures w14:val="none"/>
          </w:rPr>
          <w:t xml:space="preserve">v2.1.0-dev</w:t>
        </w:r>
      </w:ins>
      <w:commentRangeEnd w:id="2"/>
      <w:r w:rsidR="008170FE">
        <w:rPr>
          <w:rStyle w:val="CommentReference"/>
        </w:rPr>
        <w:commentReference w:id="2"/>
      </w:r>
      <w:r w:rsidRPr="00466CD5">
        <w:rPr>
          <w:rFonts w:ascii="Times New Roman" w:eastAsia="Times New Roman" w:hAnsi="Times New Roman" w:cs="Times New Roman"/>
          <w:color w:val="000000"/>
          <w:kern w:val="0"/>
          <w:lang w:eastAsia="zh-CN"/>
          <w14:ligatures w14:val="none"/>
        </w:rPr>
        <w:t xml:space="preserve">, duty-collection branch) introduced an interactive Duty Collection workflow integrated into the Build Job Descriptions page, enabling Strength Managers to browse, search, reorder, annotate, and export officer job duties drawn from the </w:t>
      </w:r>
      <w:commentRangeStart w:id="3"/>
      <w:r w:rsidRPr="00466CD5">
        <w:rPr>
          <w:rFonts w:ascii="Times New Roman" w:eastAsia="Times New Roman" w:hAnsi="Times New Roman" w:cs="Times New Roman"/>
          <w:color w:val="000000"/>
          <w:kern w:val="0"/>
          <w:lang w:eastAsia="zh-CN"/>
          <w14:ligatures w14:val="none"/>
        </w:rPr>
        <w:t xml:space="preserve">Officer Task Taxonomy (OTT), with support for custom duty write-ins, memorandum annotation, and linkage to 72 Army Publications (ADP, ATTP, TC, FM). </w:t>
      </w:r>
      <w:del w:id="5019" w:author="Naiqing Lin" w:date="2026-08-28T00:00:00Z">
        <w:r>
          <w:rPr>
            <w:rFonts w:ascii="Times New Roman" w:eastAsia="Times New Roman" w:hAnsi="Times New Roman" w:cs="Times New Roman"/>
            <w:color w:val="000000"/>
            <w:kern w:val="0"/>
            <w:lang w:eastAsia="zh-CN"/>
            <w14:ligatures w14:val="none"/>
          </w:rPr>
          <w:delText xml:space="preserve">A parallel fork (v2.0.3 and v2.0.4) </w:delText>
        </w:r>
      </w:del>
      <w:commentRangeEnd w:id="3"/>
      <w:r w:rsidR="00382C9F">
        <w:rPr>
          <w:rStyle w:val="CommentReference"/>
        </w:rPr>
        <w:commentReference w:id="3"/>
      </w:r>
      <w:del w:id="5020" w:author="Naiqing Lin" w:date="2026-08-28T00:00:00Z">
        <w:r>
          <w:rPr>
            <w:rFonts w:ascii="Times New Roman" w:eastAsia="Times New Roman" w:hAnsi="Times New Roman" w:cs="Times New Roman"/>
            <w:color w:val="000000"/>
            <w:kern w:val="0"/>
            <w:lang w:eastAsia="zh-CN"/>
            <w14:ligatures w14:val="none"/>
          </w:rPr>
          <w:delText xml:space="preserve">developed by a junior researcher on the JR team explored an alternative artificial intelligence (AI)–based KSA extraction approach; this fork has not yet undergone code review or rebase integration.</w:delText>
        </w:r>
      </w:del>
      <w:ins w:id="5021" w:author="Naiqing Lin" w:date="2026-08-28T00:00:00Z">
        <w:r>
          <w:rPr>
            <w:rFonts w:ascii="Times New Roman" w:eastAsia="Times New Roman" w:hAnsi="Times New Roman" w:cs="Times New Roman"/>
            <w:color w:val="000000"/>
            <w:kern w:val="0"/>
            <w:lang w:eastAsia="zh-CN"/>
            <w14:ligatures w14:val="none"/>
          </w:rPr>
          <w:t xml:space="preserve">A parallel fork (v2.0.3 and v2.0.4), developed by a junior researcher on the JR team, explored an alternative artificial intelligence (AI)–based KSA extraction approach using large language model prompting; this fork has not yet undergone code review or rebase integration.</w:t>
        </w:r>
      </w:ins>
      <w:r>
        <w:rPr>
          <w:rFonts w:ascii="Times New Roman" w:eastAsia="Times New Roman" w:hAnsi="Times New Roman" w:cs="Times New Roman"/>
          <w:color w:val="000000"/>
          <w:kern w:val="0"/>
          <w:lang w:eastAsia="zh-CN"/>
          <w14:ligatures w14:val="none"/>
        </w:rPr>
        <w:t xml:space="preserve"> </w:t>
      </w:r>
      <w:del w:id="5022" w:author="Naiqing Lin" w:date="2026-08-28T00:00:00Z">
        <w:r>
          <w:rPr>
            <w:rFonts w:ascii="Times New Roman" w:eastAsia="Times New Roman" w:hAnsi="Times New Roman" w:cs="Times New Roman"/>
            <w:color w:val="000000"/>
            <w:kern w:val="0"/>
            <w:lang w:eastAsia="zh-CN"/>
            <w14:ligatures w14:val="none"/>
          </w:rPr>
          <w:delText xml:space="preserve">A third-generation design (v3.0) is under consideration, adopting a modular source structure while retaining the traditional XGBoost JSON model pipeline.</w:delText>
        </w:r>
      </w:del>
      <w:ins w:id="5023" w:author="Naiqing Lin" w:date="2026-08-28T00:00:00Z">
        <w:r>
          <w:rPr>
            <w:rFonts w:ascii="Times New Roman" w:eastAsia="Times New Roman" w:hAnsi="Times New Roman" w:cs="Times New Roman"/>
            <w:color w:val="000000"/>
            <w:kern w:val="0"/>
            <w:lang w:eastAsia="zh-CN"/>
            <w14:ligatures w14:val="none"/>
          </w:rPr>
          <w:t xml:space="preserve">A third-generation design (v3.0), also developed by Naiqing Lin, adopts a modular source structure (Src) while retaining the traditional XGBoost JSON model pipeline.</w:t>
        </w:r>
      </w:ins>
      <w:r>
        <w:rPr>
          <w:rFonts w:ascii="Times New Roman" w:eastAsia="Times New Roman" w:hAnsi="Times New Roman" w:cs="Times New Roman"/>
          <w:color w:val="000000"/>
          <w:kern w:val="0"/>
          <w:lang w:eastAsia="zh-CN"/>
          <w14:ligatures w14:val="none"/>
        </w:rPr>
        <w:t xml:space="preserve"> A decision on whether to adopt the AI-based KSA extraction approach, maintain the traditional supervised learning approach, or deploy both in a hybrid configuration is pending a formal JR team evaluation meeting. The application collects job requirements data directly from incumbents and personnel records, including free-text duty and task write-ins linked to </w:t>
      </w:r>
      <w:r w:rsidRPr="00466CD5">
        <w:rPr>
          <w:rFonts w:ascii="Times New Roman" w:eastAsia="Times New Roman" w:hAnsi="Times New Roman" w:cs="Times New Roman"/>
          <w:color w:val="000000"/>
          <w:kern w:val="0"/>
          <w:lang w:eastAsia="zh-CN"/>
          <w14:ligatures w14:val="none"/>
        </w:rPr>
        <w:lastRenderedPageBreak/>
        <w:t>MTOE/TDA billet information, alongside data drawn from multiple existing sources, such as the DoD Occupational Database, the 2021 ARI Army Officer Job Analysis Duty Statements, Careers in the Military (CITM), O*NET, the 2018 Survey of Talent Requirements (STR), and the OTT. The collected data trains 124 XGBoost prediction models that identify KSAs from duty descriptions, and the user-facing application serves as both a data collection instrument and an authoring aid.</w:t>
      </w:r>
    </w:p>
    <w:p w14:paraId="097408CE"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43827B10"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b. This capability establishes a continuous, low-burden mechanism for collecting current, billet-level job requirements data at scale, standardizing and improving the quality of position descriptions across the Talent Marketplace, and enabling officers to make more informed decisions about positions of interest. The Duty Collection workflow allows users to browse and search over 2,000 task statements from the OTT by keyword and area of concentration (AOC), reorder duties via interactive controls, add custom duty write-ins for tasks not represented in the OTT, annotate each duty with subject matter expert (SME) context and rationale via memorandum fields, and link duties to authoritative Army doctrine references. Duty lists can be exported as CSV or JSON for downstream analysis, supporting systematic capture of duty tasks and associated billet and organizational context. By identifying KSAs from duty descriptions through the XGBoost prediction models, the Army will be able to build more accurate talent profiles and improve person–job matching, enhancing the overall effectiveness of the Army's talent management strategy. The tool is also designed to generate a steady stream of higher-quality, up-to-date job requirements data, including real-world duty and task write-ins, with minimal user burden, facilitating downstream decisions around selection, assignment, and training.</w:t>
      </w:r>
    </w:p>
    <w:p w14:paraId="7FB7DF70"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4C03C898"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 xml:space="preserve">c. Anticipated products include a data collection capability that captures duty tasks and write-in job statements linked to billet-level information across the force; a prototype application to support generation of more standardized Army job descriptions and more rapid, reliable identification of relevant KSAs; the underlying statistical models required to perform these tasks, including 124 XGBoost models for KSA assignment from text with proven parity to the legacy R implementation; an integrated Duty Collection workflow with OTT browser and search, custom duty input, memorandum annotation, and doctrine reference linking; CSV and JSON export capability for annotated duty lists; a Storyboard Comparison tool for visualizing KSB importance ratings across data sources; and deployment support for Palantir Foundry Code Workspaces with </w:t>
      </w:r>
      <w:del w:id="5024" w:author="Naiqing Lin" w:date="2026-08-28T00:00:00Z">
        <w:r>
          <w:rPr>
            <w:rFonts w:ascii="Times New Roman" w:eastAsia="Times New Roman" w:hAnsi="Times New Roman" w:cs="Times New Roman"/>
            <w:color w:val="000000"/>
            <w:kern w:val="0"/>
            <w:lang w:eastAsia="zh-CN"/>
            <w14:ligatures w14:val="none"/>
          </w:rPr>
          <w:delText xml:space="preserve">multi-stage </w:delText>
        </w:r>
      </w:del>
      <w:commentRangeStart w:id="4"/>
      <w:del w:id="5025" w:author="Naiqing Lin" w:date="2026-08-28T00:00:00Z">
        <w:r>
          <w:rPr>
            <w:rFonts w:ascii="Times New Roman" w:eastAsia="Times New Roman" w:hAnsi="Times New Roman" w:cs="Times New Roman"/>
            <w:color w:val="000000"/>
            <w:kern w:val="0"/>
            <w:lang w:eastAsia="zh-CN"/>
            <w14:ligatures w14:val="none"/>
          </w:rPr>
          <w:delText xml:space="preserve">Docker optimization for offline intranet usage </w:delText>
        </w:r>
      </w:del>
      <w:commentRangeEnd w:id="4"/>
      <w:r w:rsidR="00301D90">
        <w:rPr>
          <w:rStyle w:val="CommentReference"/>
        </w:rPr>
        <w:commentReference w:id="4"/>
      </w:r>
      <w:del w:id="5026" w:author="Naiqing Lin" w:date="2026-08-28T00:00:00Z">
        <w:r>
          <w:rPr>
            <w:rFonts w:ascii="Times New Roman" w:eastAsia="Times New Roman" w:hAnsi="Times New Roman" w:cs="Times New Roman"/>
            <w:color w:val="000000"/>
            <w:kern w:val="0"/>
            <w:lang w:eastAsia="zh-CN"/>
            <w14:ligatures w14:val="none"/>
          </w:rPr>
          <w:delText xml:space="preserve">on Army networks without external dependencies</w:delText>
        </w:r>
      </w:del>
      <w:ins w:id="5027" w:author="Naiqing Lin" w:date="2026-08-28T00:00:00Z">
        <w:r>
          <w:rPr>
            <w:rFonts w:ascii="Times New Roman" w:eastAsia="Times New Roman" w:hAnsi="Times New Roman" w:cs="Times New Roman"/>
            <w:color w:val="000000"/>
            <w:kern w:val="0"/>
            <w:lang w:eastAsia="zh-CN"/>
            <w14:ligatures w14:val="none"/>
          </w:rPr>
          <w:t xml:space="preserve">multi-stage Docker optimization for offline intranet usage on Army networks, using a locally deployed Mistral 24B small language model to replicate LLM prompts without external dependencies, thereby mitigating vendor-lock-in risk and ensuring the application remains functional should future Palantir or cloud platform API access become unavailable to ARI</w:t>
        </w:r>
      </w:ins>
      <w:r>
        <w:rPr>
          <w:rFonts w:ascii="Times New Roman" w:eastAsia="Times New Roman" w:hAnsi="Times New Roman" w:cs="Times New Roman"/>
          <w:color w:val="000000"/>
          <w:kern w:val="0"/>
          <w:lang w:eastAsia="zh-CN"/>
          <w14:ligatures w14:val="none"/>
        </w:rPr>
        <w:t xml:space="preserve">.</w:t>
      </w:r>
    </w:p>
    <w:p w14:paraId="48334144"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715BA391"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 xml:space="preserve">d. Validation of the data collection instrument and underlying models includes assessment of the completeness and quality of collected duty task and billet-level data, KSA extraction accuracy against duty description data (maintaining top-10 KSB set match ≥ 95% and mean absolute error ≤ 1.0 on a 0–100 scale across test cases), evaluation of the quality and usefulness of generated job descriptions, and comprehensive test coverage (35 of 35 tests passing, including parity predictions, OTT loader, document references index, and page smoke tests). Parity gates enforce that the Python implementation matches R output exactly, preserving analytical continuity while </w:t>
      </w:r>
      <w:r w:rsidRPr="00466CD5">
        <w:rPr>
          <w:rFonts w:ascii="Times New Roman" w:eastAsia="Times New Roman" w:hAnsi="Times New Roman" w:cs="Times New Roman"/>
          <w:color w:val="000000"/>
          <w:kern w:val="0"/>
          <w:lang w:eastAsia="zh-CN"/>
          <w14:ligatures w14:val="none"/>
        </w:rPr>
        <w:lastRenderedPageBreak/>
        <w:t>modernizing the user interface and deployment platform. Findings are used to refine both the data collection process and model performance prior to transition.</w:t>
      </w:r>
    </w:p>
    <w:p w14:paraId="639EF805"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649DCBE1"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e. The validated data collection capability, prototype applications, and job description modeling tools are structured for transition to the U.S. Army Human Resources Command (HRC) Talent Marketplace Modernization Working Group. The current architecture supports both local development and Palantir Foundry Code Workspaces deployment, with a multi-stage Docker optimization pattern enabling offline intranet usage on Army networks without external dependencies. The application is deployment-ready for Foundry Streamlit Applications with full documentation and tested startup performance within 30-second constraints.</w:t>
      </w:r>
    </w:p>
    <w:p w14:paraId="14A35E71"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5A6AD783"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f. In-house support for this project is scheduled to conclude in FY27. In the absence of continued contract funding, this effort will be sustained as an in-house ARI research effort, with priority given to maintaining the underlying data collection capability so that duty task and billet-level job requirements data continue to be gathered across the force at low cost, preserving progress and core capability. The Python-based architecture with modular components (data loaders, text processing pipeline, KSB prediction models, plotting, and duty collection interface) ensures maintainability and extensibility for future enhancements. The pending JR team evaluation meeting will determine the strategic direction for v3.0, including whether to adopt the AI-based KSA extraction approach, maintain the traditional supervised learning approach, or deploy both in a hybrid configuration. Should funding become available in FY28, the project is positioned to resume with renewed contract support to complete remaining development, validation, and transition activities.</w:t>
      </w:r>
    </w:p>
    <w:p w14:paraId="4FDA9AD9"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48991012" w14:textId="77777777" w:rsidR="004A72A3" w:rsidRPr="001C2F96" w:rsidRDefault="004A72A3" w:rsidP="001C2F96">
      <w:pPr>
        <w:ind w:left="360"/>
        <w:rPr>
          <w:rFonts w:ascii="Times New Roman" w:hAnsi="Times New Roman" w:cs="Times New Roman"/>
        </w:rPr>
      </w:pPr>
    </w:p>
    <w:p w14:paraId="2DFFD880" w14:textId="77777777" w:rsidR="004A72A3" w:rsidRPr="001C2F96" w:rsidRDefault="004A72A3" w:rsidP="004A72A3">
      <w:pPr>
        <w:ind w:left="720"/>
        <w:rPr>
          <w:rFonts w:ascii="Times New Roman" w:hAnsi="Times New Roman" w:cs="Times New Roman"/>
        </w:rPr>
      </w:pPr>
    </w:p>
    <w:p w14:paraId="5CF535EB" w14:textId="77777777" w:rsidR="004A72A3" w:rsidRPr="001C2F96" w:rsidRDefault="004A72A3" w:rsidP="004A72A3">
      <w:pPr>
        <w:ind w:left="720"/>
        <w:rPr>
          <w:rFonts w:ascii="Times New Roman" w:hAnsi="Times New Roman" w:cs="Times New Roman"/>
        </w:rPr>
      </w:pPr>
    </w:p>
    <w:p w14:paraId="5AB128E0" w14:textId="7528E0F6" w:rsidR="004A72A3" w:rsidRPr="001C2F96" w:rsidRDefault="004A72A3" w:rsidP="004A72A3">
      <w:pPr>
        <w:ind w:left="2880" w:firstLine="720"/>
        <w:jc w:val="right"/>
        <w:rPr>
          <w:rFonts w:ascii="Times New Roman" w:hAnsi="Times New Roman" w:cs="Times New Roman"/>
        </w:rPr>
      </w:pPr>
      <w:r w:rsidRPr="001C2F96">
        <w:rPr>
          <w:rFonts w:ascii="Times New Roman" w:hAnsi="Times New Roman" w:cs="Times New Roman"/>
        </w:rPr>
        <w:t>Naiqing</w:t>
      </w:r>
      <w:r w:rsidR="00173F0F">
        <w:rPr>
          <w:rFonts w:ascii="Times New Roman" w:hAnsi="Times New Roman" w:cs="Times New Roman"/>
        </w:rPr>
        <w:t xml:space="preserve"> </w:t>
      </w:r>
      <w:r w:rsidRPr="001C2F96">
        <w:rPr>
          <w:rFonts w:ascii="Times New Roman" w:hAnsi="Times New Roman" w:cs="Times New Roman"/>
        </w:rPr>
        <w:t>Lin, DAPE-ARI-PR, 703-545-24</w:t>
      </w:r>
      <w:r w:rsidR="00383378">
        <w:rPr>
          <w:rFonts w:ascii="Times New Roman" w:hAnsi="Times New Roman" w:cs="Times New Roman"/>
        </w:rPr>
        <w:t>21</w:t>
      </w:r>
    </w:p>
    <w:p w14:paraId="5979ED38" w14:textId="77777777" w:rsidR="004A72A3" w:rsidRPr="001C2F96" w:rsidRDefault="004A72A3" w:rsidP="004A72A3">
      <w:pPr>
        <w:jc w:val="right"/>
        <w:rPr>
          <w:rFonts w:ascii="Times New Roman" w:hAnsi="Times New Roman" w:cs="Times New Roman"/>
        </w:rPr>
      </w:pPr>
      <w:r w:rsidRPr="001C2F96">
        <w:rPr>
          <w:rFonts w:ascii="Times New Roman" w:hAnsi="Times New Roman" w:cs="Times New Roman"/>
        </w:rPr>
        <w:t xml:space="preserve">                Approved by: </w:t>
      </w:r>
      <w:r w:rsidRPr="001C2F96">
        <w:rPr>
          <w:rFonts w:ascii="Times New Roman" w:hAnsi="Times New Roman" w:cs="Times New Roman"/>
          <w:szCs w:val="22"/>
          <w:highlight w:val="yellow"/>
        </w:rPr>
        <w:t>Dr. Stefanie Shaughnessy, DAPE-ARI-PR, 703-545-2346</w:t>
      </w:r>
    </w:p>
    <w:p w14:paraId="358E6100" w14:textId="77777777" w:rsidR="004A72A3" w:rsidRPr="001C2F96" w:rsidRDefault="004A72A3" w:rsidP="004A72A3">
      <w:pPr>
        <w:pStyle w:val="BodyText"/>
        <w:spacing w:after="0"/>
        <w:jc w:val="center"/>
        <w:rPr>
          <w:sz w:val="20"/>
          <w:szCs w:val="20"/>
        </w:rPr>
      </w:pPr>
    </w:p>
    <w:p w14:paraId="76114481" w14:textId="74A7F9F5" w:rsidR="00BE1D70" w:rsidRPr="001C2F96" w:rsidRDefault="00BE1D70" w:rsidP="004A72A3">
      <w:pPr>
        <w:rPr>
          <w:rFonts w:ascii="Times New Roman" w:hAnsi="Times New Roman" w:cs="Times New Roman"/>
        </w:rPr>
      </w:pPr>
    </w:p>
    <w:sectPr w:rsidR="00BE1D70" w:rsidRPr="001C2F9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n, Naiqing  (Nai) CIV USARMY HQDA (USA)" w:date="2026-07-09T15:59:00Z" w:initials="NL">
    <w:p w14:paraId="6FACDEAD" w14:textId="77777777" w:rsidR="001C2211" w:rsidRDefault="00DA340F" w:rsidP="001C2211">
      <w:pPr>
        <w:pStyle w:val="CommentText"/>
      </w:pPr>
      <w:r>
        <w:rPr>
          <w:rStyle w:val="CommentReference"/>
        </w:rPr>
        <w:annotationRef/>
      </w:r>
      <w:r w:rsidR="001C2211">
        <w:t>Other name previous called</w:t>
      </w:r>
      <w:r w:rsidR="001C2211">
        <w:br/>
      </w:r>
      <w:r w:rsidR="001C2211">
        <w:br/>
        <w:t>“Turning shiny app to data collection tools”</w:t>
      </w:r>
    </w:p>
    <w:p w14:paraId="55E78A5B" w14:textId="77777777" w:rsidR="001C2211" w:rsidRDefault="001C2211" w:rsidP="001C2211">
      <w:pPr>
        <w:pStyle w:val="CommentText"/>
      </w:pPr>
    </w:p>
    <w:p w14:paraId="2EB3BA79" w14:textId="77777777" w:rsidR="001C2211" w:rsidRDefault="001C2211" w:rsidP="001C2211">
      <w:pPr>
        <w:pStyle w:val="CommentText"/>
      </w:pPr>
      <w:r>
        <w:t>Turning profiler app into inhouse projects as a data collection tools</w:t>
      </w:r>
    </w:p>
    <w:p w14:paraId="40057FA3" w14:textId="77777777" w:rsidR="001C2211" w:rsidRDefault="001C2211" w:rsidP="001C2211">
      <w:pPr>
        <w:pStyle w:val="CommentText"/>
      </w:pPr>
    </w:p>
    <w:p w14:paraId="5D096600" w14:textId="77777777" w:rsidR="001C2211" w:rsidRDefault="001C2211" w:rsidP="001C2211">
      <w:pPr>
        <w:pStyle w:val="CommentText"/>
      </w:pPr>
      <w:r>
        <w:t xml:space="preserve">Job Designer App </w:t>
      </w:r>
    </w:p>
  </w:comment>
  <w:comment w:id="1" w:author="Lin, Naiqing  (Nai) CIV USARMY HQDA (USA)" w:date="2026-08-28T14:56:00Z" w:initials="NL">
    <w:p w14:paraId="4201A5D6" w14:textId="77777777" w:rsidR="009645C4" w:rsidRDefault="009645C4" w:rsidP="009645C4">
      <w:pPr>
        <w:pStyle w:val="CommentText"/>
      </w:pPr>
      <w:r>
        <w:rPr>
          <w:rStyle w:val="CommentReference"/>
        </w:rPr>
        <w:annotationRef/>
      </w:r>
      <w:r>
        <w:t>OER data didn’t happen recently until the contract with Putka was renewed, so OER / OTT data only happen in v2.0</w:t>
      </w:r>
    </w:p>
  </w:comment>
  <w:comment w:id="2" w:author="Lin, Naiqing  (Nai) CIV USARMY HQDA (USA)" w:date="2026-08-28T14:55:00Z" w:initials="NL">
    <w:p w14:paraId="494FBEE3" w14:textId="74EC765A" w:rsidR="008170FE" w:rsidRDefault="008170FE" w:rsidP="008170FE">
      <w:pPr>
        <w:pStyle w:val="CommentText"/>
      </w:pPr>
      <w:r>
        <w:rPr>
          <w:rStyle w:val="CommentReference"/>
        </w:rPr>
        <w:annotationRef/>
      </w:r>
      <w:r>
        <w:t>Changed to correct one</w:t>
      </w:r>
    </w:p>
  </w:comment>
  <w:comment w:id="3" w:author="Lin, Naiqing  (Nai) CIV USARMY HQDA (USA)" w:date="2026-08-28T14:57:00Z" w:initials="NL">
    <w:p w14:paraId="52109B57" w14:textId="77777777" w:rsidR="00382C9F" w:rsidRDefault="00382C9F" w:rsidP="00382C9F">
      <w:pPr>
        <w:pStyle w:val="CommentText"/>
      </w:pPr>
      <w:r>
        <w:rPr>
          <w:rStyle w:val="CommentReference"/>
        </w:rPr>
        <w:annotationRef/>
      </w:r>
      <w:r>
        <w:t>Naiqing did all these, “the Officer Task Taxonomy (OTT), with support for custom duty write-ins, memorandum annotation, and linkage to 72 Army Publications (ADP, ATTP, TC, FM). A parallel fork (v2.0.3 and v2.0.4) developed “</w:t>
      </w:r>
      <w:r>
        <w:br/>
      </w:r>
      <w:r>
        <w:br/>
        <w:t>V3.0 is the backend Src (source code separated version)</w:t>
      </w:r>
      <w:r>
        <w:br/>
      </w:r>
      <w:r>
        <w:br/>
        <w:t>Jordan did the AI based KSA part</w:t>
      </w:r>
    </w:p>
  </w:comment>
  <w:comment w:id="4" w:author="Lin, Naiqing  (Nai) CIV USARMY HQDA (USA)" w:date="2026-08-28T15:00:00Z" w:initials="NL">
    <w:p w14:paraId="42A54008" w14:textId="77777777" w:rsidR="00301D90" w:rsidRDefault="00301D90" w:rsidP="00301D90">
      <w:pPr>
        <w:pStyle w:val="CommentText"/>
      </w:pPr>
      <w:r>
        <w:rPr>
          <w:rStyle w:val="CommentReference"/>
        </w:rPr>
        <w:annotationRef/>
      </w:r>
      <w:r>
        <w:t xml:space="preserve">This part is just a replicated job not to use vantage, to migrate future risks. </w:t>
      </w:r>
      <w:r>
        <w:br/>
      </w:r>
      <w:r>
        <w:br/>
        <w:t xml:space="preserve">So basically we will use Mistral 24B SLM to replica the current prompt with Docker local deployment. Thus prevent ARI from vendor dependency just incase future PLTR contract or cloud platform API can’t be used by ARI, then ARI still can be risk free from the code didn’t working anymore.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096600" w15:done="0"/>
  <w15:commentEx w15:paraId="4201A5D6" w15:done="0"/>
  <w15:commentEx w15:paraId="494FBEE3" w15:done="0"/>
  <w15:commentEx w15:paraId="52109B57" w15:done="0"/>
  <w15:commentEx w15:paraId="42A54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386AC6" w16cex:dateUtc="2026-07-09T19:59:00Z"/>
  <w16cex:commentExtensible w16cex:durableId="4D41FC2B" w16cex:dateUtc="2026-08-28T18:56:00Z"/>
  <w16cex:commentExtensible w16cex:durableId="7715C5F1" w16cex:dateUtc="2026-08-28T18:55:00Z"/>
  <w16cex:commentExtensible w16cex:durableId="7FC568AF" w16cex:dateUtc="2026-08-28T18:57:00Z"/>
  <w16cex:commentExtensible w16cex:durableId="72B58584" w16cex:dateUtc="2026-08-28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096600" w16cid:durableId="73386AC6"/>
  <w16cid:commentId w16cid:paraId="4201A5D6" w16cid:durableId="4D41FC2B"/>
  <w16cid:commentId w16cid:paraId="494FBEE3" w16cid:durableId="7715C5F1"/>
  <w16cid:commentId w16cid:paraId="52109B57" w16cid:durableId="7FC568AF"/>
  <w16cid:commentId w16cid:paraId="42A54008" w16cid:durableId="72B585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356FF" w14:textId="77777777" w:rsidR="003E09B0" w:rsidRDefault="003E09B0" w:rsidP="00EA5525">
      <w:pPr>
        <w:spacing w:after="0" w:line="240" w:lineRule="auto"/>
      </w:pPr>
      <w:r>
        <w:separator/>
      </w:r>
    </w:p>
  </w:endnote>
  <w:endnote w:type="continuationSeparator" w:id="0">
    <w:p w14:paraId="7B5AAE6C" w14:textId="77777777" w:rsidR="003E09B0" w:rsidRDefault="003E09B0" w:rsidP="00EA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29083" w14:textId="77777777" w:rsidR="003E09B0" w:rsidRDefault="003E09B0" w:rsidP="00EA5525">
      <w:pPr>
        <w:spacing w:after="0" w:line="240" w:lineRule="auto"/>
      </w:pPr>
      <w:r>
        <w:separator/>
      </w:r>
    </w:p>
  </w:footnote>
  <w:footnote w:type="continuationSeparator" w:id="0">
    <w:p w14:paraId="58D1C0FE" w14:textId="77777777" w:rsidR="003E09B0" w:rsidRDefault="003E09B0" w:rsidP="00EA5525">
      <w:pPr>
        <w:spacing w:after="0" w:line="240" w:lineRule="auto"/>
      </w:pPr>
      <w:r>
        <w:continuationSeparator/>
      </w:r>
    </w:p>
  </w:footnote>
  <w:footnote w:id="1">
    <w:p w14:paraId="10B959D0" w14:textId="0038B7EF" w:rsidR="00EA5525" w:rsidRDefault="00EA5525">
      <w:pPr>
        <w:pStyle w:val="FootnoteText"/>
      </w:pPr>
      <w:r>
        <w:rPr>
          <w:rStyle w:val="FootnoteReference"/>
        </w:rPr>
        <w:footnoteRef/>
      </w:r>
      <w:r>
        <w:t xml:space="preserve"> Full development documentations please refer to PRD and Research Plan (Research Design)</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 Naiqing  (Nai) CIV USARMY HQDA (USA)">
    <w15:presenceInfo w15:providerId="AD" w15:userId="S::naiqing.lin.civ@army.mil::f094a945-19e5-42ad-8e9e-f2fe05c4cb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2A3"/>
    <w:rsid w:val="000868D6"/>
    <w:rsid w:val="00141E3F"/>
    <w:rsid w:val="00160835"/>
    <w:rsid w:val="00173F0F"/>
    <w:rsid w:val="00174532"/>
    <w:rsid w:val="001A4448"/>
    <w:rsid w:val="001C2211"/>
    <w:rsid w:val="001C2F96"/>
    <w:rsid w:val="00200DA0"/>
    <w:rsid w:val="00267E35"/>
    <w:rsid w:val="00272A2B"/>
    <w:rsid w:val="002E23C0"/>
    <w:rsid w:val="00301D90"/>
    <w:rsid w:val="00327722"/>
    <w:rsid w:val="00382C9F"/>
    <w:rsid w:val="00383378"/>
    <w:rsid w:val="003E09B0"/>
    <w:rsid w:val="003F5042"/>
    <w:rsid w:val="00404DF9"/>
    <w:rsid w:val="00466CD5"/>
    <w:rsid w:val="004A72A3"/>
    <w:rsid w:val="004B3C95"/>
    <w:rsid w:val="004B510F"/>
    <w:rsid w:val="0055044A"/>
    <w:rsid w:val="005823FE"/>
    <w:rsid w:val="005A2BFE"/>
    <w:rsid w:val="00666FB6"/>
    <w:rsid w:val="006732F4"/>
    <w:rsid w:val="006D21C9"/>
    <w:rsid w:val="00700666"/>
    <w:rsid w:val="00753C05"/>
    <w:rsid w:val="007E416F"/>
    <w:rsid w:val="008170FE"/>
    <w:rsid w:val="00842043"/>
    <w:rsid w:val="00865BD7"/>
    <w:rsid w:val="00882397"/>
    <w:rsid w:val="008903F1"/>
    <w:rsid w:val="008B2B43"/>
    <w:rsid w:val="00935964"/>
    <w:rsid w:val="009411E0"/>
    <w:rsid w:val="009517B1"/>
    <w:rsid w:val="009645C4"/>
    <w:rsid w:val="00A843E4"/>
    <w:rsid w:val="00A85B64"/>
    <w:rsid w:val="00AB6550"/>
    <w:rsid w:val="00AD2B0E"/>
    <w:rsid w:val="00AF6CE1"/>
    <w:rsid w:val="00B71B41"/>
    <w:rsid w:val="00B87F2B"/>
    <w:rsid w:val="00BA48F6"/>
    <w:rsid w:val="00BC7C7C"/>
    <w:rsid w:val="00BD1CDF"/>
    <w:rsid w:val="00BE1D70"/>
    <w:rsid w:val="00BE340E"/>
    <w:rsid w:val="00C114CA"/>
    <w:rsid w:val="00C60A4A"/>
    <w:rsid w:val="00CC042F"/>
    <w:rsid w:val="00D14E97"/>
    <w:rsid w:val="00D21B40"/>
    <w:rsid w:val="00D41E8C"/>
    <w:rsid w:val="00D43E0E"/>
    <w:rsid w:val="00D54D5A"/>
    <w:rsid w:val="00DA340F"/>
    <w:rsid w:val="00EA5525"/>
    <w:rsid w:val="00FB3B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F080"/>
  <w15:chartTrackingRefBased/>
  <w15:docId w15:val="{5C7A34A7-35A3-4A85-AFB2-5964E68A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2A3"/>
    <w:rPr>
      <w:rFonts w:eastAsiaTheme="majorEastAsia" w:cstheme="majorBidi"/>
      <w:color w:val="272727" w:themeColor="text1" w:themeTint="D8"/>
    </w:rPr>
  </w:style>
  <w:style w:type="paragraph" w:styleId="Title">
    <w:name w:val="Title"/>
    <w:basedOn w:val="Normal"/>
    <w:next w:val="Normal"/>
    <w:link w:val="TitleChar"/>
    <w:uiPriority w:val="10"/>
    <w:qFormat/>
    <w:rsid w:val="004A7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2A3"/>
    <w:pPr>
      <w:spacing w:before="160"/>
      <w:jc w:val="center"/>
    </w:pPr>
    <w:rPr>
      <w:i/>
      <w:iCs/>
      <w:color w:val="404040" w:themeColor="text1" w:themeTint="BF"/>
    </w:rPr>
  </w:style>
  <w:style w:type="character" w:customStyle="1" w:styleId="QuoteChar">
    <w:name w:val="Quote Char"/>
    <w:basedOn w:val="DefaultParagraphFont"/>
    <w:link w:val="Quote"/>
    <w:uiPriority w:val="29"/>
    <w:rsid w:val="004A72A3"/>
    <w:rPr>
      <w:i/>
      <w:iCs/>
      <w:color w:val="404040" w:themeColor="text1" w:themeTint="BF"/>
    </w:rPr>
  </w:style>
  <w:style w:type="paragraph" w:styleId="ListParagraph">
    <w:name w:val="List Paragraph"/>
    <w:basedOn w:val="Normal"/>
    <w:uiPriority w:val="34"/>
    <w:qFormat/>
    <w:rsid w:val="004A72A3"/>
    <w:pPr>
      <w:ind w:left="720"/>
      <w:contextualSpacing/>
    </w:pPr>
  </w:style>
  <w:style w:type="character" w:styleId="IntenseEmphasis">
    <w:name w:val="Intense Emphasis"/>
    <w:basedOn w:val="DefaultParagraphFont"/>
    <w:uiPriority w:val="21"/>
    <w:qFormat/>
    <w:rsid w:val="004A72A3"/>
    <w:rPr>
      <w:i/>
      <w:iCs/>
      <w:color w:val="0F4761" w:themeColor="accent1" w:themeShade="BF"/>
    </w:rPr>
  </w:style>
  <w:style w:type="paragraph" w:styleId="IntenseQuote">
    <w:name w:val="Intense Quote"/>
    <w:basedOn w:val="Normal"/>
    <w:next w:val="Normal"/>
    <w:link w:val="IntenseQuoteChar"/>
    <w:uiPriority w:val="30"/>
    <w:qFormat/>
    <w:rsid w:val="004A7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2A3"/>
    <w:rPr>
      <w:i/>
      <w:iCs/>
      <w:color w:val="0F4761" w:themeColor="accent1" w:themeShade="BF"/>
    </w:rPr>
  </w:style>
  <w:style w:type="character" w:styleId="IntenseReference">
    <w:name w:val="Intense Reference"/>
    <w:basedOn w:val="DefaultParagraphFont"/>
    <w:uiPriority w:val="32"/>
    <w:qFormat/>
    <w:rsid w:val="004A72A3"/>
    <w:rPr>
      <w:b/>
      <w:bCs/>
      <w:smallCaps/>
      <w:color w:val="0F4761" w:themeColor="accent1" w:themeShade="BF"/>
      <w:spacing w:val="5"/>
    </w:rPr>
  </w:style>
  <w:style w:type="paragraph" w:styleId="BodyText">
    <w:name w:val="Body Text"/>
    <w:basedOn w:val="Normal"/>
    <w:link w:val="BodyTextChar1"/>
    <w:rsid w:val="004A72A3"/>
    <w:pPr>
      <w:spacing w:after="120" w:line="240" w:lineRule="auto"/>
    </w:pPr>
    <w:rPr>
      <w:rFonts w:ascii="Times New Roman" w:eastAsia="Times New Roman" w:hAnsi="Times New Roman" w:cs="Times New Roman"/>
      <w:kern w:val="0"/>
      <w:lang w:eastAsia="en-US"/>
      <w14:ligatures w14:val="none"/>
    </w:rPr>
  </w:style>
  <w:style w:type="character" w:customStyle="1" w:styleId="BodyTextChar">
    <w:name w:val="Body Text Char"/>
    <w:basedOn w:val="DefaultParagraphFont"/>
    <w:uiPriority w:val="99"/>
    <w:semiHidden/>
    <w:rsid w:val="004A72A3"/>
  </w:style>
  <w:style w:type="character" w:customStyle="1" w:styleId="BodyTextChar1">
    <w:name w:val="Body Text Char1"/>
    <w:link w:val="BodyText"/>
    <w:locked/>
    <w:rsid w:val="004A72A3"/>
    <w:rPr>
      <w:rFonts w:ascii="Times New Roman" w:eastAsia="Times New Roman" w:hAnsi="Times New Roman" w:cs="Times New Roman"/>
      <w:kern w:val="0"/>
      <w:lang w:eastAsia="en-US"/>
      <w14:ligatures w14:val="none"/>
    </w:rPr>
  </w:style>
  <w:style w:type="paragraph" w:styleId="NormalWeb">
    <w:name w:val="Normal (Web)"/>
    <w:basedOn w:val="Normal"/>
    <w:uiPriority w:val="99"/>
    <w:semiHidden/>
    <w:unhideWhenUsed/>
    <w:rsid w:val="001C2F96"/>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1C2F96"/>
    <w:rPr>
      <w:b/>
      <w:bCs/>
    </w:rPr>
  </w:style>
  <w:style w:type="character" w:styleId="CommentReference">
    <w:name w:val="annotation reference"/>
    <w:basedOn w:val="DefaultParagraphFont"/>
    <w:uiPriority w:val="99"/>
    <w:semiHidden/>
    <w:unhideWhenUsed/>
    <w:rsid w:val="00DA340F"/>
    <w:rPr>
      <w:sz w:val="16"/>
      <w:szCs w:val="16"/>
    </w:rPr>
  </w:style>
  <w:style w:type="paragraph" w:styleId="CommentText">
    <w:name w:val="annotation text"/>
    <w:basedOn w:val="Normal"/>
    <w:link w:val="CommentTextChar"/>
    <w:uiPriority w:val="99"/>
    <w:unhideWhenUsed/>
    <w:rsid w:val="00DA340F"/>
    <w:pPr>
      <w:spacing w:line="240" w:lineRule="auto"/>
    </w:pPr>
    <w:rPr>
      <w:sz w:val="20"/>
      <w:szCs w:val="20"/>
    </w:rPr>
  </w:style>
  <w:style w:type="character" w:customStyle="1" w:styleId="CommentTextChar">
    <w:name w:val="Comment Text Char"/>
    <w:basedOn w:val="DefaultParagraphFont"/>
    <w:link w:val="CommentText"/>
    <w:uiPriority w:val="99"/>
    <w:rsid w:val="00DA340F"/>
    <w:rPr>
      <w:sz w:val="20"/>
      <w:szCs w:val="20"/>
    </w:rPr>
  </w:style>
  <w:style w:type="paragraph" w:styleId="CommentSubject">
    <w:name w:val="annotation subject"/>
    <w:basedOn w:val="CommentText"/>
    <w:next w:val="CommentText"/>
    <w:link w:val="CommentSubjectChar"/>
    <w:uiPriority w:val="99"/>
    <w:semiHidden/>
    <w:unhideWhenUsed/>
    <w:rsid w:val="00DA340F"/>
    <w:rPr>
      <w:b/>
      <w:bCs/>
    </w:rPr>
  </w:style>
  <w:style w:type="character" w:customStyle="1" w:styleId="CommentSubjectChar">
    <w:name w:val="Comment Subject Char"/>
    <w:basedOn w:val="CommentTextChar"/>
    <w:link w:val="CommentSubject"/>
    <w:uiPriority w:val="99"/>
    <w:semiHidden/>
    <w:rsid w:val="00DA340F"/>
    <w:rPr>
      <w:b/>
      <w:bCs/>
      <w:sz w:val="20"/>
      <w:szCs w:val="20"/>
    </w:rPr>
  </w:style>
  <w:style w:type="paragraph" w:styleId="Revision">
    <w:name w:val="Revision"/>
    <w:hidden/>
    <w:uiPriority w:val="99"/>
    <w:semiHidden/>
    <w:rsid w:val="00700666"/>
    <w:pPr>
      <w:spacing w:after="0" w:line="240" w:lineRule="auto"/>
    </w:pPr>
  </w:style>
  <w:style w:type="paragraph" w:styleId="HTMLPreformatted">
    <w:name w:val="HTML Preformatted"/>
    <w:basedOn w:val="Normal"/>
    <w:link w:val="HTMLPreformattedChar"/>
    <w:uiPriority w:val="99"/>
    <w:semiHidden/>
    <w:unhideWhenUsed/>
    <w:rsid w:val="00404D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4DF9"/>
    <w:rPr>
      <w:rFonts w:ascii="Consolas" w:hAnsi="Consolas"/>
      <w:sz w:val="20"/>
      <w:szCs w:val="20"/>
    </w:rPr>
  </w:style>
  <w:style w:type="paragraph" w:styleId="FootnoteText">
    <w:name w:val="footnote text"/>
    <w:basedOn w:val="Normal"/>
    <w:link w:val="FootnoteTextChar"/>
    <w:uiPriority w:val="99"/>
    <w:semiHidden/>
    <w:unhideWhenUsed/>
    <w:rsid w:val="00EA55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5525"/>
    <w:rPr>
      <w:sz w:val="20"/>
      <w:szCs w:val="20"/>
    </w:rPr>
  </w:style>
  <w:style w:type="character" w:styleId="FootnoteReference">
    <w:name w:val="footnote reference"/>
    <w:basedOn w:val="DefaultParagraphFont"/>
    <w:uiPriority w:val="99"/>
    <w:semiHidden/>
    <w:unhideWhenUsed/>
    <w:rsid w:val="00EA5525"/>
    <w:rPr>
      <w:vertAlign w:val="superscript"/>
    </w:rPr>
  </w:style>
  <w:style w:type="character" w:styleId="Hyperlink">
    <w:name w:val="Hyperlink"/>
    <w:basedOn w:val="DefaultParagraphFont"/>
    <w:uiPriority w:val="99"/>
    <w:unhideWhenUsed/>
    <w:rsid w:val="00BA48F6"/>
    <w:rPr>
      <w:color w:val="467886" w:themeColor="hyperlink"/>
      <w:u w:val="single"/>
    </w:rPr>
  </w:style>
  <w:style w:type="character" w:styleId="UnresolvedMention">
    <w:name w:val="Unresolved Mention"/>
    <w:basedOn w:val="DefaultParagraphFont"/>
    <w:uiPriority w:val="99"/>
    <w:semiHidden/>
    <w:unhideWhenUsed/>
    <w:rsid w:val="00BA4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853">
      <w:bodyDiv w:val="1"/>
      <w:marLeft w:val="0"/>
      <w:marRight w:val="0"/>
      <w:marTop w:val="0"/>
      <w:marBottom w:val="0"/>
      <w:divBdr>
        <w:top w:val="none" w:sz="0" w:space="0" w:color="auto"/>
        <w:left w:val="none" w:sz="0" w:space="0" w:color="auto"/>
        <w:bottom w:val="none" w:sz="0" w:space="0" w:color="auto"/>
        <w:right w:val="none" w:sz="0" w:space="0" w:color="auto"/>
      </w:divBdr>
    </w:div>
    <w:div w:id="83721497">
      <w:bodyDiv w:val="1"/>
      <w:marLeft w:val="0"/>
      <w:marRight w:val="0"/>
      <w:marTop w:val="0"/>
      <w:marBottom w:val="0"/>
      <w:divBdr>
        <w:top w:val="none" w:sz="0" w:space="0" w:color="auto"/>
        <w:left w:val="none" w:sz="0" w:space="0" w:color="auto"/>
        <w:bottom w:val="none" w:sz="0" w:space="0" w:color="auto"/>
        <w:right w:val="none" w:sz="0" w:space="0" w:color="auto"/>
      </w:divBdr>
    </w:div>
    <w:div w:id="117529421">
      <w:bodyDiv w:val="1"/>
      <w:marLeft w:val="0"/>
      <w:marRight w:val="0"/>
      <w:marTop w:val="0"/>
      <w:marBottom w:val="0"/>
      <w:divBdr>
        <w:top w:val="none" w:sz="0" w:space="0" w:color="auto"/>
        <w:left w:val="none" w:sz="0" w:space="0" w:color="auto"/>
        <w:bottom w:val="none" w:sz="0" w:space="0" w:color="auto"/>
        <w:right w:val="none" w:sz="0" w:space="0" w:color="auto"/>
      </w:divBdr>
    </w:div>
    <w:div w:id="120727865">
      <w:bodyDiv w:val="1"/>
      <w:marLeft w:val="0"/>
      <w:marRight w:val="0"/>
      <w:marTop w:val="0"/>
      <w:marBottom w:val="0"/>
      <w:divBdr>
        <w:top w:val="none" w:sz="0" w:space="0" w:color="auto"/>
        <w:left w:val="none" w:sz="0" w:space="0" w:color="auto"/>
        <w:bottom w:val="none" w:sz="0" w:space="0" w:color="auto"/>
        <w:right w:val="none" w:sz="0" w:space="0" w:color="auto"/>
      </w:divBdr>
    </w:div>
    <w:div w:id="297760672">
      <w:bodyDiv w:val="1"/>
      <w:marLeft w:val="0"/>
      <w:marRight w:val="0"/>
      <w:marTop w:val="0"/>
      <w:marBottom w:val="0"/>
      <w:divBdr>
        <w:top w:val="none" w:sz="0" w:space="0" w:color="auto"/>
        <w:left w:val="none" w:sz="0" w:space="0" w:color="auto"/>
        <w:bottom w:val="none" w:sz="0" w:space="0" w:color="auto"/>
        <w:right w:val="none" w:sz="0" w:space="0" w:color="auto"/>
      </w:divBdr>
    </w:div>
    <w:div w:id="332419938">
      <w:bodyDiv w:val="1"/>
      <w:marLeft w:val="0"/>
      <w:marRight w:val="0"/>
      <w:marTop w:val="0"/>
      <w:marBottom w:val="0"/>
      <w:divBdr>
        <w:top w:val="none" w:sz="0" w:space="0" w:color="auto"/>
        <w:left w:val="none" w:sz="0" w:space="0" w:color="auto"/>
        <w:bottom w:val="none" w:sz="0" w:space="0" w:color="auto"/>
        <w:right w:val="none" w:sz="0" w:space="0" w:color="auto"/>
      </w:divBdr>
    </w:div>
    <w:div w:id="371425118">
      <w:bodyDiv w:val="1"/>
      <w:marLeft w:val="0"/>
      <w:marRight w:val="0"/>
      <w:marTop w:val="0"/>
      <w:marBottom w:val="0"/>
      <w:divBdr>
        <w:top w:val="none" w:sz="0" w:space="0" w:color="auto"/>
        <w:left w:val="none" w:sz="0" w:space="0" w:color="auto"/>
        <w:bottom w:val="none" w:sz="0" w:space="0" w:color="auto"/>
        <w:right w:val="none" w:sz="0" w:space="0" w:color="auto"/>
      </w:divBdr>
    </w:div>
    <w:div w:id="449471458">
      <w:bodyDiv w:val="1"/>
      <w:marLeft w:val="0"/>
      <w:marRight w:val="0"/>
      <w:marTop w:val="0"/>
      <w:marBottom w:val="0"/>
      <w:divBdr>
        <w:top w:val="none" w:sz="0" w:space="0" w:color="auto"/>
        <w:left w:val="none" w:sz="0" w:space="0" w:color="auto"/>
        <w:bottom w:val="none" w:sz="0" w:space="0" w:color="auto"/>
        <w:right w:val="none" w:sz="0" w:space="0" w:color="auto"/>
      </w:divBdr>
    </w:div>
    <w:div w:id="478808408">
      <w:bodyDiv w:val="1"/>
      <w:marLeft w:val="0"/>
      <w:marRight w:val="0"/>
      <w:marTop w:val="0"/>
      <w:marBottom w:val="0"/>
      <w:divBdr>
        <w:top w:val="none" w:sz="0" w:space="0" w:color="auto"/>
        <w:left w:val="none" w:sz="0" w:space="0" w:color="auto"/>
        <w:bottom w:val="none" w:sz="0" w:space="0" w:color="auto"/>
        <w:right w:val="none" w:sz="0" w:space="0" w:color="auto"/>
      </w:divBdr>
    </w:div>
    <w:div w:id="570043308">
      <w:bodyDiv w:val="1"/>
      <w:marLeft w:val="0"/>
      <w:marRight w:val="0"/>
      <w:marTop w:val="0"/>
      <w:marBottom w:val="0"/>
      <w:divBdr>
        <w:top w:val="none" w:sz="0" w:space="0" w:color="auto"/>
        <w:left w:val="none" w:sz="0" w:space="0" w:color="auto"/>
        <w:bottom w:val="none" w:sz="0" w:space="0" w:color="auto"/>
        <w:right w:val="none" w:sz="0" w:space="0" w:color="auto"/>
      </w:divBdr>
    </w:div>
    <w:div w:id="706952880">
      <w:bodyDiv w:val="1"/>
      <w:marLeft w:val="0"/>
      <w:marRight w:val="0"/>
      <w:marTop w:val="0"/>
      <w:marBottom w:val="0"/>
      <w:divBdr>
        <w:top w:val="none" w:sz="0" w:space="0" w:color="auto"/>
        <w:left w:val="none" w:sz="0" w:space="0" w:color="auto"/>
        <w:bottom w:val="none" w:sz="0" w:space="0" w:color="auto"/>
        <w:right w:val="none" w:sz="0" w:space="0" w:color="auto"/>
      </w:divBdr>
    </w:div>
    <w:div w:id="788403565">
      <w:bodyDiv w:val="1"/>
      <w:marLeft w:val="0"/>
      <w:marRight w:val="0"/>
      <w:marTop w:val="0"/>
      <w:marBottom w:val="0"/>
      <w:divBdr>
        <w:top w:val="none" w:sz="0" w:space="0" w:color="auto"/>
        <w:left w:val="none" w:sz="0" w:space="0" w:color="auto"/>
        <w:bottom w:val="none" w:sz="0" w:space="0" w:color="auto"/>
        <w:right w:val="none" w:sz="0" w:space="0" w:color="auto"/>
      </w:divBdr>
    </w:div>
    <w:div w:id="800881973">
      <w:bodyDiv w:val="1"/>
      <w:marLeft w:val="0"/>
      <w:marRight w:val="0"/>
      <w:marTop w:val="0"/>
      <w:marBottom w:val="0"/>
      <w:divBdr>
        <w:top w:val="none" w:sz="0" w:space="0" w:color="auto"/>
        <w:left w:val="none" w:sz="0" w:space="0" w:color="auto"/>
        <w:bottom w:val="none" w:sz="0" w:space="0" w:color="auto"/>
        <w:right w:val="none" w:sz="0" w:space="0" w:color="auto"/>
      </w:divBdr>
    </w:div>
    <w:div w:id="835416839">
      <w:bodyDiv w:val="1"/>
      <w:marLeft w:val="0"/>
      <w:marRight w:val="0"/>
      <w:marTop w:val="0"/>
      <w:marBottom w:val="0"/>
      <w:divBdr>
        <w:top w:val="none" w:sz="0" w:space="0" w:color="auto"/>
        <w:left w:val="none" w:sz="0" w:space="0" w:color="auto"/>
        <w:bottom w:val="none" w:sz="0" w:space="0" w:color="auto"/>
        <w:right w:val="none" w:sz="0" w:space="0" w:color="auto"/>
      </w:divBdr>
    </w:div>
    <w:div w:id="845484724">
      <w:bodyDiv w:val="1"/>
      <w:marLeft w:val="0"/>
      <w:marRight w:val="0"/>
      <w:marTop w:val="0"/>
      <w:marBottom w:val="0"/>
      <w:divBdr>
        <w:top w:val="none" w:sz="0" w:space="0" w:color="auto"/>
        <w:left w:val="none" w:sz="0" w:space="0" w:color="auto"/>
        <w:bottom w:val="none" w:sz="0" w:space="0" w:color="auto"/>
        <w:right w:val="none" w:sz="0" w:space="0" w:color="auto"/>
      </w:divBdr>
    </w:div>
    <w:div w:id="957293173">
      <w:bodyDiv w:val="1"/>
      <w:marLeft w:val="0"/>
      <w:marRight w:val="0"/>
      <w:marTop w:val="0"/>
      <w:marBottom w:val="0"/>
      <w:divBdr>
        <w:top w:val="none" w:sz="0" w:space="0" w:color="auto"/>
        <w:left w:val="none" w:sz="0" w:space="0" w:color="auto"/>
        <w:bottom w:val="none" w:sz="0" w:space="0" w:color="auto"/>
        <w:right w:val="none" w:sz="0" w:space="0" w:color="auto"/>
      </w:divBdr>
    </w:div>
    <w:div w:id="977876503">
      <w:bodyDiv w:val="1"/>
      <w:marLeft w:val="0"/>
      <w:marRight w:val="0"/>
      <w:marTop w:val="0"/>
      <w:marBottom w:val="0"/>
      <w:divBdr>
        <w:top w:val="none" w:sz="0" w:space="0" w:color="auto"/>
        <w:left w:val="none" w:sz="0" w:space="0" w:color="auto"/>
        <w:bottom w:val="none" w:sz="0" w:space="0" w:color="auto"/>
        <w:right w:val="none" w:sz="0" w:space="0" w:color="auto"/>
      </w:divBdr>
    </w:div>
    <w:div w:id="1012797878">
      <w:bodyDiv w:val="1"/>
      <w:marLeft w:val="0"/>
      <w:marRight w:val="0"/>
      <w:marTop w:val="0"/>
      <w:marBottom w:val="0"/>
      <w:divBdr>
        <w:top w:val="none" w:sz="0" w:space="0" w:color="auto"/>
        <w:left w:val="none" w:sz="0" w:space="0" w:color="auto"/>
        <w:bottom w:val="none" w:sz="0" w:space="0" w:color="auto"/>
        <w:right w:val="none" w:sz="0" w:space="0" w:color="auto"/>
      </w:divBdr>
    </w:div>
    <w:div w:id="1172061640">
      <w:bodyDiv w:val="1"/>
      <w:marLeft w:val="0"/>
      <w:marRight w:val="0"/>
      <w:marTop w:val="0"/>
      <w:marBottom w:val="0"/>
      <w:divBdr>
        <w:top w:val="none" w:sz="0" w:space="0" w:color="auto"/>
        <w:left w:val="none" w:sz="0" w:space="0" w:color="auto"/>
        <w:bottom w:val="none" w:sz="0" w:space="0" w:color="auto"/>
        <w:right w:val="none" w:sz="0" w:space="0" w:color="auto"/>
      </w:divBdr>
    </w:div>
    <w:div w:id="1204371625">
      <w:bodyDiv w:val="1"/>
      <w:marLeft w:val="0"/>
      <w:marRight w:val="0"/>
      <w:marTop w:val="0"/>
      <w:marBottom w:val="0"/>
      <w:divBdr>
        <w:top w:val="none" w:sz="0" w:space="0" w:color="auto"/>
        <w:left w:val="none" w:sz="0" w:space="0" w:color="auto"/>
        <w:bottom w:val="none" w:sz="0" w:space="0" w:color="auto"/>
        <w:right w:val="none" w:sz="0" w:space="0" w:color="auto"/>
      </w:divBdr>
    </w:div>
    <w:div w:id="1242176197">
      <w:bodyDiv w:val="1"/>
      <w:marLeft w:val="0"/>
      <w:marRight w:val="0"/>
      <w:marTop w:val="0"/>
      <w:marBottom w:val="0"/>
      <w:divBdr>
        <w:top w:val="none" w:sz="0" w:space="0" w:color="auto"/>
        <w:left w:val="none" w:sz="0" w:space="0" w:color="auto"/>
        <w:bottom w:val="none" w:sz="0" w:space="0" w:color="auto"/>
        <w:right w:val="none" w:sz="0" w:space="0" w:color="auto"/>
      </w:divBdr>
    </w:div>
    <w:div w:id="1243762218">
      <w:bodyDiv w:val="1"/>
      <w:marLeft w:val="0"/>
      <w:marRight w:val="0"/>
      <w:marTop w:val="0"/>
      <w:marBottom w:val="0"/>
      <w:divBdr>
        <w:top w:val="none" w:sz="0" w:space="0" w:color="auto"/>
        <w:left w:val="none" w:sz="0" w:space="0" w:color="auto"/>
        <w:bottom w:val="none" w:sz="0" w:space="0" w:color="auto"/>
        <w:right w:val="none" w:sz="0" w:space="0" w:color="auto"/>
      </w:divBdr>
    </w:div>
    <w:div w:id="1254516014">
      <w:bodyDiv w:val="1"/>
      <w:marLeft w:val="0"/>
      <w:marRight w:val="0"/>
      <w:marTop w:val="0"/>
      <w:marBottom w:val="0"/>
      <w:divBdr>
        <w:top w:val="none" w:sz="0" w:space="0" w:color="auto"/>
        <w:left w:val="none" w:sz="0" w:space="0" w:color="auto"/>
        <w:bottom w:val="none" w:sz="0" w:space="0" w:color="auto"/>
        <w:right w:val="none" w:sz="0" w:space="0" w:color="auto"/>
      </w:divBdr>
    </w:div>
    <w:div w:id="1256090054">
      <w:bodyDiv w:val="1"/>
      <w:marLeft w:val="0"/>
      <w:marRight w:val="0"/>
      <w:marTop w:val="0"/>
      <w:marBottom w:val="0"/>
      <w:divBdr>
        <w:top w:val="none" w:sz="0" w:space="0" w:color="auto"/>
        <w:left w:val="none" w:sz="0" w:space="0" w:color="auto"/>
        <w:bottom w:val="none" w:sz="0" w:space="0" w:color="auto"/>
        <w:right w:val="none" w:sz="0" w:space="0" w:color="auto"/>
      </w:divBdr>
    </w:div>
    <w:div w:id="1289512382">
      <w:bodyDiv w:val="1"/>
      <w:marLeft w:val="0"/>
      <w:marRight w:val="0"/>
      <w:marTop w:val="0"/>
      <w:marBottom w:val="0"/>
      <w:divBdr>
        <w:top w:val="none" w:sz="0" w:space="0" w:color="auto"/>
        <w:left w:val="none" w:sz="0" w:space="0" w:color="auto"/>
        <w:bottom w:val="none" w:sz="0" w:space="0" w:color="auto"/>
        <w:right w:val="none" w:sz="0" w:space="0" w:color="auto"/>
      </w:divBdr>
    </w:div>
    <w:div w:id="1307776958">
      <w:bodyDiv w:val="1"/>
      <w:marLeft w:val="0"/>
      <w:marRight w:val="0"/>
      <w:marTop w:val="0"/>
      <w:marBottom w:val="0"/>
      <w:divBdr>
        <w:top w:val="none" w:sz="0" w:space="0" w:color="auto"/>
        <w:left w:val="none" w:sz="0" w:space="0" w:color="auto"/>
        <w:bottom w:val="none" w:sz="0" w:space="0" w:color="auto"/>
        <w:right w:val="none" w:sz="0" w:space="0" w:color="auto"/>
      </w:divBdr>
    </w:div>
    <w:div w:id="1418163358">
      <w:bodyDiv w:val="1"/>
      <w:marLeft w:val="0"/>
      <w:marRight w:val="0"/>
      <w:marTop w:val="0"/>
      <w:marBottom w:val="0"/>
      <w:divBdr>
        <w:top w:val="none" w:sz="0" w:space="0" w:color="auto"/>
        <w:left w:val="none" w:sz="0" w:space="0" w:color="auto"/>
        <w:bottom w:val="none" w:sz="0" w:space="0" w:color="auto"/>
        <w:right w:val="none" w:sz="0" w:space="0" w:color="auto"/>
      </w:divBdr>
    </w:div>
    <w:div w:id="1440250934">
      <w:bodyDiv w:val="1"/>
      <w:marLeft w:val="0"/>
      <w:marRight w:val="0"/>
      <w:marTop w:val="0"/>
      <w:marBottom w:val="0"/>
      <w:divBdr>
        <w:top w:val="none" w:sz="0" w:space="0" w:color="auto"/>
        <w:left w:val="none" w:sz="0" w:space="0" w:color="auto"/>
        <w:bottom w:val="none" w:sz="0" w:space="0" w:color="auto"/>
        <w:right w:val="none" w:sz="0" w:space="0" w:color="auto"/>
      </w:divBdr>
    </w:div>
    <w:div w:id="1450971019">
      <w:bodyDiv w:val="1"/>
      <w:marLeft w:val="0"/>
      <w:marRight w:val="0"/>
      <w:marTop w:val="0"/>
      <w:marBottom w:val="0"/>
      <w:divBdr>
        <w:top w:val="none" w:sz="0" w:space="0" w:color="auto"/>
        <w:left w:val="none" w:sz="0" w:space="0" w:color="auto"/>
        <w:bottom w:val="none" w:sz="0" w:space="0" w:color="auto"/>
        <w:right w:val="none" w:sz="0" w:space="0" w:color="auto"/>
      </w:divBdr>
    </w:div>
    <w:div w:id="1455825791">
      <w:bodyDiv w:val="1"/>
      <w:marLeft w:val="0"/>
      <w:marRight w:val="0"/>
      <w:marTop w:val="0"/>
      <w:marBottom w:val="0"/>
      <w:divBdr>
        <w:top w:val="none" w:sz="0" w:space="0" w:color="auto"/>
        <w:left w:val="none" w:sz="0" w:space="0" w:color="auto"/>
        <w:bottom w:val="none" w:sz="0" w:space="0" w:color="auto"/>
        <w:right w:val="none" w:sz="0" w:space="0" w:color="auto"/>
      </w:divBdr>
    </w:div>
    <w:div w:id="1549103738">
      <w:bodyDiv w:val="1"/>
      <w:marLeft w:val="0"/>
      <w:marRight w:val="0"/>
      <w:marTop w:val="0"/>
      <w:marBottom w:val="0"/>
      <w:divBdr>
        <w:top w:val="none" w:sz="0" w:space="0" w:color="auto"/>
        <w:left w:val="none" w:sz="0" w:space="0" w:color="auto"/>
        <w:bottom w:val="none" w:sz="0" w:space="0" w:color="auto"/>
        <w:right w:val="none" w:sz="0" w:space="0" w:color="auto"/>
      </w:divBdr>
    </w:div>
    <w:div w:id="1590699988">
      <w:bodyDiv w:val="1"/>
      <w:marLeft w:val="0"/>
      <w:marRight w:val="0"/>
      <w:marTop w:val="0"/>
      <w:marBottom w:val="0"/>
      <w:divBdr>
        <w:top w:val="none" w:sz="0" w:space="0" w:color="auto"/>
        <w:left w:val="none" w:sz="0" w:space="0" w:color="auto"/>
        <w:bottom w:val="none" w:sz="0" w:space="0" w:color="auto"/>
        <w:right w:val="none" w:sz="0" w:space="0" w:color="auto"/>
      </w:divBdr>
    </w:div>
    <w:div w:id="1793092348">
      <w:bodyDiv w:val="1"/>
      <w:marLeft w:val="0"/>
      <w:marRight w:val="0"/>
      <w:marTop w:val="0"/>
      <w:marBottom w:val="0"/>
      <w:divBdr>
        <w:top w:val="none" w:sz="0" w:space="0" w:color="auto"/>
        <w:left w:val="none" w:sz="0" w:space="0" w:color="auto"/>
        <w:bottom w:val="none" w:sz="0" w:space="0" w:color="auto"/>
        <w:right w:val="none" w:sz="0" w:space="0" w:color="auto"/>
      </w:divBdr>
    </w:div>
    <w:div w:id="1800952055">
      <w:bodyDiv w:val="1"/>
      <w:marLeft w:val="0"/>
      <w:marRight w:val="0"/>
      <w:marTop w:val="0"/>
      <w:marBottom w:val="0"/>
      <w:divBdr>
        <w:top w:val="none" w:sz="0" w:space="0" w:color="auto"/>
        <w:left w:val="none" w:sz="0" w:space="0" w:color="auto"/>
        <w:bottom w:val="none" w:sz="0" w:space="0" w:color="auto"/>
        <w:right w:val="none" w:sz="0" w:space="0" w:color="auto"/>
      </w:divBdr>
    </w:div>
    <w:div w:id="2026513795">
      <w:bodyDiv w:val="1"/>
      <w:marLeft w:val="0"/>
      <w:marRight w:val="0"/>
      <w:marTop w:val="0"/>
      <w:marBottom w:val="0"/>
      <w:divBdr>
        <w:top w:val="none" w:sz="0" w:space="0" w:color="auto"/>
        <w:left w:val="none" w:sz="0" w:space="0" w:color="auto"/>
        <w:bottom w:val="none" w:sz="0" w:space="0" w:color="auto"/>
        <w:right w:val="none" w:sz="0" w:space="0" w:color="auto"/>
      </w:divBdr>
    </w:div>
    <w:div w:id="2031562449">
      <w:bodyDiv w:val="1"/>
      <w:marLeft w:val="0"/>
      <w:marRight w:val="0"/>
      <w:marTop w:val="0"/>
      <w:marBottom w:val="0"/>
      <w:divBdr>
        <w:top w:val="none" w:sz="0" w:space="0" w:color="auto"/>
        <w:left w:val="none" w:sz="0" w:space="0" w:color="auto"/>
        <w:bottom w:val="none" w:sz="0" w:space="0" w:color="auto"/>
        <w:right w:val="none" w:sz="0" w:space="0" w:color="auto"/>
      </w:divBdr>
    </w:div>
    <w:div w:id="208059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4960a6d-5f5c-446f-94a6-b3f8c6e8f535">
      <Terms xmlns="http://schemas.microsoft.com/office/infopath/2007/PartnerControls"/>
    </lcf76f155ced4ddcb4097134ff3c332f>
    <TaxCatchAll xmlns="ad569f1f-aa5b-464c-9a70-75fc7e86ef0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1200C4669C7540944D01FA0901F1B0" ma:contentTypeVersion="17" ma:contentTypeDescription="Create a new document." ma:contentTypeScope="" ma:versionID="13f6c767a7696d4faca3efe2445570ad">
  <xsd:schema xmlns:xsd="http://www.w3.org/2001/XMLSchema" xmlns:xs="http://www.w3.org/2001/XMLSchema" xmlns:p="http://schemas.microsoft.com/office/2006/metadata/properties" xmlns:ns1="http://schemas.microsoft.com/sharepoint/v3" xmlns:ns2="84960a6d-5f5c-446f-94a6-b3f8c6e8f535" xmlns:ns3="ad569f1f-aa5b-464c-9a70-75fc7e86ef0b" targetNamespace="http://schemas.microsoft.com/office/2006/metadata/properties" ma:root="true" ma:fieldsID="a5988b3c44212f9ad688a585bb2f31a9" ns1:_="" ns2:_="" ns3:_="">
    <xsd:import namespace="http://schemas.microsoft.com/sharepoint/v3"/>
    <xsd:import namespace="84960a6d-5f5c-446f-94a6-b3f8c6e8f535"/>
    <xsd:import namespace="ad569f1f-aa5b-464c-9a70-75fc7e86ef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60a6d-5f5c-446f-94a6-b3f8c6e8f5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569f1f-aa5b-464c-9a70-75fc7e86ef0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e209791-307b-4de5-86f6-98e03fd22642}" ma:internalName="TaxCatchAll" ma:showField="CatchAllData" ma:web="ad569f1f-aa5b-464c-9a70-75fc7e86ef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9AC340-3152-4BEE-BB64-539F1A59DACB}">
  <ds:schemaRefs>
    <ds:schemaRef ds:uri="http://schemas.microsoft.com/sharepoint/v3/contenttype/forms"/>
  </ds:schemaRefs>
</ds:datastoreItem>
</file>

<file path=customXml/itemProps2.xml><?xml version="1.0" encoding="utf-8"?>
<ds:datastoreItem xmlns:ds="http://schemas.openxmlformats.org/officeDocument/2006/customXml" ds:itemID="{40D58EC9-A3AF-4032-80BC-F0675F404D30}">
  <ds:schemaRefs>
    <ds:schemaRef ds:uri="http://schemas.microsoft.com/office/2006/metadata/properties"/>
    <ds:schemaRef ds:uri="http://schemas.microsoft.com/office/infopath/2007/PartnerControls"/>
    <ds:schemaRef ds:uri="http://schemas.microsoft.com/sharepoint/v3"/>
    <ds:schemaRef ds:uri="84960a6d-5f5c-446f-94a6-b3f8c6e8f535"/>
    <ds:schemaRef ds:uri="ad569f1f-aa5b-464c-9a70-75fc7e86ef0b"/>
  </ds:schemaRefs>
</ds:datastoreItem>
</file>

<file path=customXml/itemProps3.xml><?xml version="1.0" encoding="utf-8"?>
<ds:datastoreItem xmlns:ds="http://schemas.openxmlformats.org/officeDocument/2006/customXml" ds:itemID="{61DF7A5A-0589-4D91-A393-6560EBDBF5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4960a6d-5f5c-446f-94a6-b3f8c6e8f535"/>
    <ds:schemaRef ds:uri="ad569f1f-aa5b-464c-9a70-75fc7e86e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3</Pages>
  <Words>1278</Words>
  <Characters>7287</Characters>
  <Application>Microsoft Office Word</Application>
  <DocSecurity>2</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JC-Tools Information Paper V2.3</dc:title>
  <dc:subject/>
  <dc:creator>Lin, Naiqing  (Nai) CIV USARMY HQDA (USA);limynet@gmail.com</dc:creator>
  <cp:keywords/>
  <dc:description/>
  <cp:lastModifiedBy>Lin, Naiqing  (Nai) CIV USARMY HQDA (USA)</cp:lastModifiedBy>
  <cp:revision>13</cp:revision>
  <cp:lastPrinted>2026-07-10T15:15:00Z</cp:lastPrinted>
  <dcterms:created xsi:type="dcterms:W3CDTF">2026-08-28T18:47:00Z</dcterms:created>
  <dcterms:modified xsi:type="dcterms:W3CDTF">2026-08-28T19:00:00Z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0x010100F61200C4669C7540944D01FA0901F1B0</vt:lpwstr>
  </property>
  <property fmtid="{D5CDD505-2E9C-101B-9397-08002B2CF9AE}" pid="3" name="MediaServiceImageTags">
    <vt:lpwstr/>
  </property>
</Properties>
</file>